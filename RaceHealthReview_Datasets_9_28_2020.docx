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2F2BF5" w14:textId="68256F97" w:rsidR="00D156AD" w:rsidRPr="00637F62" w:rsidRDefault="00781446" w:rsidP="005068B2">
      <w:pPr>
        <w:ind w:firstLine="360"/>
        <w:jc w:val="center"/>
        <w:rPr>
          <w:rFonts w:asciiTheme="majorHAnsi" w:hAnsiTheme="majorHAnsi" w:cstheme="majorHAnsi"/>
          <w:b/>
          <w:bCs/>
          <w:sz w:val="32"/>
          <w:szCs w:val="32"/>
          <w:rPrChange w:id="0" w:author="Cong" w:date="2020-10-02T19:21:00Z">
            <w:rPr>
              <w:rFonts w:asciiTheme="majorHAnsi" w:hAnsiTheme="majorHAnsi" w:cstheme="majorHAnsi"/>
              <w:sz w:val="22"/>
              <w:szCs w:val="22"/>
            </w:rPr>
          </w:rPrChange>
        </w:rPr>
      </w:pPr>
      <w:r w:rsidRPr="00637F62">
        <w:rPr>
          <w:rFonts w:asciiTheme="majorHAnsi" w:hAnsiTheme="majorHAnsi" w:cstheme="majorHAnsi"/>
          <w:b/>
          <w:bCs/>
          <w:sz w:val="32"/>
          <w:szCs w:val="32"/>
          <w:rPrChange w:id="1" w:author="Cong" w:date="2020-10-02T19:21:00Z">
            <w:rPr>
              <w:rFonts w:asciiTheme="majorHAnsi" w:hAnsiTheme="majorHAnsi" w:cstheme="majorHAnsi"/>
              <w:sz w:val="22"/>
              <w:szCs w:val="22"/>
            </w:rPr>
          </w:rPrChange>
        </w:rPr>
        <w:t xml:space="preserve">A Guide to Public-Use Research </w:t>
      </w:r>
      <w:r w:rsidR="00841BB5" w:rsidRPr="00637F62">
        <w:rPr>
          <w:rFonts w:asciiTheme="majorHAnsi" w:hAnsiTheme="majorHAnsi" w:cstheme="majorHAnsi"/>
          <w:b/>
          <w:bCs/>
          <w:sz w:val="32"/>
          <w:szCs w:val="32"/>
          <w:rPrChange w:id="2" w:author="Cong" w:date="2020-10-02T19:21:00Z">
            <w:rPr>
              <w:rFonts w:asciiTheme="majorHAnsi" w:hAnsiTheme="majorHAnsi" w:cstheme="majorHAnsi"/>
              <w:sz w:val="22"/>
              <w:szCs w:val="22"/>
            </w:rPr>
          </w:rPrChange>
        </w:rPr>
        <w:t xml:space="preserve">Data Sources </w:t>
      </w:r>
      <w:r w:rsidRPr="00637F62">
        <w:rPr>
          <w:rFonts w:asciiTheme="majorHAnsi" w:hAnsiTheme="majorHAnsi" w:cstheme="majorHAnsi"/>
          <w:b/>
          <w:bCs/>
          <w:sz w:val="32"/>
          <w:szCs w:val="32"/>
          <w:rPrChange w:id="3" w:author="Cong" w:date="2020-10-02T19:21:00Z">
            <w:rPr>
              <w:rFonts w:asciiTheme="majorHAnsi" w:hAnsiTheme="majorHAnsi" w:cstheme="majorHAnsi"/>
              <w:sz w:val="22"/>
              <w:szCs w:val="22"/>
            </w:rPr>
          </w:rPrChange>
        </w:rPr>
        <w:t>Containing</w:t>
      </w:r>
      <w:r w:rsidR="00115C0E" w:rsidRPr="00637F62">
        <w:rPr>
          <w:rFonts w:asciiTheme="majorHAnsi" w:hAnsiTheme="majorHAnsi" w:cstheme="majorHAnsi"/>
          <w:b/>
          <w:bCs/>
          <w:sz w:val="32"/>
          <w:szCs w:val="32"/>
          <w:rPrChange w:id="4" w:author="Cong" w:date="2020-10-02T19:21:00Z">
            <w:rPr>
              <w:rFonts w:asciiTheme="majorHAnsi" w:hAnsiTheme="majorHAnsi" w:cstheme="majorHAnsi"/>
              <w:sz w:val="22"/>
              <w:szCs w:val="22"/>
            </w:rPr>
          </w:rPrChange>
        </w:rPr>
        <w:t xml:space="preserve"> </w:t>
      </w:r>
      <w:r w:rsidRPr="00637F62">
        <w:rPr>
          <w:rFonts w:asciiTheme="majorHAnsi" w:hAnsiTheme="majorHAnsi" w:cstheme="majorHAnsi"/>
          <w:b/>
          <w:bCs/>
          <w:sz w:val="32"/>
          <w:szCs w:val="32"/>
          <w:rPrChange w:id="5" w:author="Cong" w:date="2020-10-02T19:21:00Z">
            <w:rPr>
              <w:rFonts w:asciiTheme="majorHAnsi" w:hAnsiTheme="majorHAnsi" w:cstheme="majorHAnsi"/>
              <w:sz w:val="22"/>
              <w:szCs w:val="22"/>
            </w:rPr>
          </w:rPrChange>
        </w:rPr>
        <w:t>Race and</w:t>
      </w:r>
      <w:r w:rsidR="00115C0E" w:rsidRPr="00637F62">
        <w:rPr>
          <w:rFonts w:asciiTheme="majorHAnsi" w:hAnsiTheme="majorHAnsi" w:cstheme="majorHAnsi"/>
          <w:b/>
          <w:bCs/>
          <w:sz w:val="32"/>
          <w:szCs w:val="32"/>
          <w:rPrChange w:id="6" w:author="Cong" w:date="2020-10-02T19:21:00Z">
            <w:rPr>
              <w:rFonts w:asciiTheme="majorHAnsi" w:hAnsiTheme="majorHAnsi" w:cstheme="majorHAnsi"/>
              <w:sz w:val="22"/>
              <w:szCs w:val="22"/>
            </w:rPr>
          </w:rPrChange>
        </w:rPr>
        <w:t xml:space="preserve"> </w:t>
      </w:r>
      <w:r w:rsidRPr="00637F62">
        <w:rPr>
          <w:rFonts w:asciiTheme="majorHAnsi" w:hAnsiTheme="majorHAnsi" w:cstheme="majorHAnsi"/>
          <w:b/>
          <w:bCs/>
          <w:sz w:val="32"/>
          <w:szCs w:val="32"/>
          <w:rPrChange w:id="7" w:author="Cong" w:date="2020-10-02T19:21:00Z">
            <w:rPr>
              <w:rFonts w:asciiTheme="majorHAnsi" w:hAnsiTheme="majorHAnsi" w:cstheme="majorHAnsi"/>
              <w:sz w:val="22"/>
              <w:szCs w:val="22"/>
            </w:rPr>
          </w:rPrChange>
        </w:rPr>
        <w:t>H</w:t>
      </w:r>
      <w:r w:rsidR="00115C0E" w:rsidRPr="00637F62">
        <w:rPr>
          <w:rFonts w:asciiTheme="majorHAnsi" w:hAnsiTheme="majorHAnsi" w:cstheme="majorHAnsi"/>
          <w:b/>
          <w:bCs/>
          <w:sz w:val="32"/>
          <w:szCs w:val="32"/>
          <w:rPrChange w:id="8" w:author="Cong" w:date="2020-10-02T19:21:00Z">
            <w:rPr>
              <w:rFonts w:asciiTheme="majorHAnsi" w:hAnsiTheme="majorHAnsi" w:cstheme="majorHAnsi"/>
              <w:sz w:val="22"/>
              <w:szCs w:val="22"/>
            </w:rPr>
          </w:rPrChange>
        </w:rPr>
        <w:t xml:space="preserve">ealth </w:t>
      </w:r>
      <w:r w:rsidRPr="00637F62">
        <w:rPr>
          <w:rFonts w:asciiTheme="majorHAnsi" w:hAnsiTheme="majorHAnsi" w:cstheme="majorHAnsi"/>
          <w:b/>
          <w:bCs/>
          <w:sz w:val="32"/>
          <w:szCs w:val="32"/>
          <w:rPrChange w:id="9" w:author="Cong" w:date="2020-10-02T19:21:00Z">
            <w:rPr>
              <w:rFonts w:asciiTheme="majorHAnsi" w:hAnsiTheme="majorHAnsi" w:cstheme="majorHAnsi"/>
              <w:sz w:val="22"/>
              <w:szCs w:val="22"/>
            </w:rPr>
          </w:rPrChange>
        </w:rPr>
        <w:t>O</w:t>
      </w:r>
      <w:r w:rsidR="00115C0E" w:rsidRPr="00637F62">
        <w:rPr>
          <w:rFonts w:asciiTheme="majorHAnsi" w:hAnsiTheme="majorHAnsi" w:cstheme="majorHAnsi"/>
          <w:b/>
          <w:bCs/>
          <w:sz w:val="32"/>
          <w:szCs w:val="32"/>
          <w:rPrChange w:id="10" w:author="Cong" w:date="2020-10-02T19:21:00Z">
            <w:rPr>
              <w:rFonts w:asciiTheme="majorHAnsi" w:hAnsiTheme="majorHAnsi" w:cstheme="majorHAnsi"/>
              <w:sz w:val="22"/>
              <w:szCs w:val="22"/>
            </w:rPr>
          </w:rPrChange>
        </w:rPr>
        <w:t>utcomes</w:t>
      </w:r>
    </w:p>
    <w:p w14:paraId="1AF3EF11" w14:textId="6838C0F7" w:rsidR="001A5E58" w:rsidRPr="00637F62" w:rsidRDefault="001A5E58" w:rsidP="005068B2">
      <w:pPr>
        <w:ind w:firstLine="360"/>
        <w:rPr>
          <w:rFonts w:asciiTheme="majorHAnsi" w:hAnsiTheme="majorHAnsi" w:cstheme="majorHAnsi"/>
          <w:b/>
          <w:sz w:val="22"/>
          <w:szCs w:val="22"/>
          <w:rPrChange w:id="11" w:author="Cong" w:date="2020-10-02T19:21:00Z">
            <w:rPr>
              <w:rFonts w:asciiTheme="majorHAnsi" w:hAnsiTheme="majorHAnsi" w:cstheme="majorHAnsi"/>
              <w:b/>
              <w:sz w:val="22"/>
              <w:szCs w:val="22"/>
            </w:rPr>
          </w:rPrChange>
        </w:rPr>
      </w:pPr>
    </w:p>
    <w:p w14:paraId="644FB312" w14:textId="1C8BB6EC" w:rsidR="00781446" w:rsidRDefault="00781446" w:rsidP="005068B2">
      <w:pPr>
        <w:ind w:firstLine="360"/>
        <w:rPr>
          <w:ins w:id="12" w:author="Cong" w:date="2020-10-02T19:33:00Z"/>
          <w:rFonts w:asciiTheme="majorHAnsi" w:hAnsiTheme="majorHAnsi" w:cstheme="majorHAnsi"/>
          <w:b/>
          <w:sz w:val="22"/>
          <w:szCs w:val="22"/>
        </w:rPr>
      </w:pPr>
      <w:r w:rsidRPr="00637F62">
        <w:rPr>
          <w:rFonts w:asciiTheme="majorHAnsi" w:hAnsiTheme="majorHAnsi" w:cstheme="majorHAnsi"/>
          <w:b/>
          <w:sz w:val="22"/>
          <w:szCs w:val="22"/>
          <w:rPrChange w:id="13" w:author="Cong" w:date="2020-10-02T19:21:00Z">
            <w:rPr>
              <w:rFonts w:asciiTheme="majorHAnsi" w:hAnsiTheme="majorHAnsi" w:cstheme="majorHAnsi"/>
              <w:b/>
              <w:sz w:val="22"/>
              <w:szCs w:val="22"/>
            </w:rPr>
          </w:rPrChange>
        </w:rPr>
        <w:t xml:space="preserve">Proposed list of authors in alpha order: Marcela </w:t>
      </w:r>
      <w:proofErr w:type="spellStart"/>
      <w:r w:rsidRPr="00637F62">
        <w:rPr>
          <w:rFonts w:asciiTheme="majorHAnsi" w:hAnsiTheme="majorHAnsi" w:cstheme="majorHAnsi"/>
          <w:b/>
          <w:sz w:val="22"/>
          <w:szCs w:val="22"/>
          <w:rPrChange w:id="14" w:author="Cong" w:date="2020-10-02T19:21:00Z">
            <w:rPr>
              <w:rFonts w:asciiTheme="majorHAnsi" w:hAnsiTheme="majorHAnsi" w:cstheme="majorHAnsi"/>
              <w:b/>
              <w:sz w:val="22"/>
              <w:szCs w:val="22"/>
            </w:rPr>
          </w:rPrChange>
        </w:rPr>
        <w:t>Alsan</w:t>
      </w:r>
      <w:proofErr w:type="spellEnd"/>
      <w:r w:rsidRPr="00637F62">
        <w:rPr>
          <w:rFonts w:asciiTheme="majorHAnsi" w:hAnsiTheme="majorHAnsi" w:cstheme="majorHAnsi"/>
          <w:b/>
          <w:sz w:val="22"/>
          <w:szCs w:val="22"/>
          <w:rPrChange w:id="15" w:author="Cong" w:date="2020-10-02T19:21:00Z">
            <w:rPr>
              <w:rFonts w:asciiTheme="majorHAnsi" w:hAnsiTheme="majorHAnsi" w:cstheme="majorHAnsi"/>
              <w:b/>
              <w:sz w:val="22"/>
              <w:szCs w:val="22"/>
            </w:rPr>
          </w:rPrChange>
        </w:rPr>
        <w:t xml:space="preserve">, Cong Gian and </w:t>
      </w:r>
      <w:proofErr w:type="spellStart"/>
      <w:r w:rsidRPr="00637F62">
        <w:rPr>
          <w:rFonts w:asciiTheme="majorHAnsi" w:hAnsiTheme="majorHAnsi" w:cstheme="majorHAnsi"/>
          <w:b/>
          <w:sz w:val="22"/>
          <w:szCs w:val="22"/>
          <w:rPrChange w:id="16" w:author="Cong" w:date="2020-10-02T19:21:00Z">
            <w:rPr>
              <w:rFonts w:asciiTheme="majorHAnsi" w:hAnsiTheme="majorHAnsi" w:cstheme="majorHAnsi"/>
              <w:b/>
              <w:sz w:val="22"/>
              <w:szCs w:val="22"/>
            </w:rPr>
          </w:rPrChange>
        </w:rPr>
        <w:t>Kosali</w:t>
      </w:r>
      <w:proofErr w:type="spellEnd"/>
      <w:r w:rsidRPr="00637F62">
        <w:rPr>
          <w:rFonts w:asciiTheme="majorHAnsi" w:hAnsiTheme="majorHAnsi" w:cstheme="majorHAnsi"/>
          <w:b/>
          <w:sz w:val="22"/>
          <w:szCs w:val="22"/>
          <w:rPrChange w:id="17" w:author="Cong" w:date="2020-10-02T19:21:00Z">
            <w:rPr>
              <w:rFonts w:asciiTheme="majorHAnsi" w:hAnsiTheme="majorHAnsi" w:cstheme="majorHAnsi"/>
              <w:b/>
              <w:sz w:val="22"/>
              <w:szCs w:val="22"/>
            </w:rPr>
          </w:rPrChange>
        </w:rPr>
        <w:t xml:space="preserve"> Simon </w:t>
      </w:r>
      <w:r w:rsidRPr="00637F62">
        <w:rPr>
          <w:rStyle w:val="FootnoteReference"/>
          <w:rFonts w:asciiTheme="majorHAnsi" w:hAnsiTheme="majorHAnsi" w:cstheme="majorHAnsi"/>
          <w:sz w:val="22"/>
          <w:szCs w:val="22"/>
          <w:rPrChange w:id="18" w:author="Cong" w:date="2020-10-02T19:21:00Z">
            <w:rPr>
              <w:rStyle w:val="FootnoteReference"/>
              <w:rFonts w:asciiTheme="majorHAnsi" w:hAnsiTheme="majorHAnsi" w:cstheme="majorHAnsi"/>
              <w:sz w:val="22"/>
              <w:szCs w:val="22"/>
            </w:rPr>
          </w:rPrChange>
        </w:rPr>
        <w:footnoteReference w:id="1"/>
      </w:r>
    </w:p>
    <w:p w14:paraId="36F52D6A" w14:textId="1833D2DE" w:rsidR="001B28D6" w:rsidRDefault="001B28D6" w:rsidP="005068B2">
      <w:pPr>
        <w:ind w:firstLine="360"/>
        <w:rPr>
          <w:ins w:id="29" w:author="Cong" w:date="2020-10-02T19:33:00Z"/>
          <w:rFonts w:asciiTheme="majorHAnsi" w:hAnsiTheme="majorHAnsi" w:cstheme="majorHAnsi"/>
          <w:b/>
          <w:sz w:val="22"/>
          <w:szCs w:val="22"/>
        </w:rPr>
      </w:pPr>
    </w:p>
    <w:p w14:paraId="172D42E0" w14:textId="3E6B5601" w:rsidR="001B28D6" w:rsidRDefault="001B28D6" w:rsidP="005068B2">
      <w:pPr>
        <w:ind w:firstLine="360"/>
        <w:rPr>
          <w:ins w:id="30" w:author="Cong" w:date="2020-10-02T19:33:00Z"/>
          <w:rFonts w:asciiTheme="majorHAnsi" w:hAnsiTheme="majorHAnsi" w:cstheme="majorHAnsi"/>
          <w:b/>
          <w:sz w:val="22"/>
          <w:szCs w:val="22"/>
        </w:rPr>
      </w:pPr>
    </w:p>
    <w:p w14:paraId="36CF3AE8" w14:textId="4713A841" w:rsidR="001B28D6" w:rsidRDefault="001B28D6" w:rsidP="005068B2">
      <w:pPr>
        <w:ind w:firstLine="360"/>
        <w:rPr>
          <w:ins w:id="31" w:author="Cong" w:date="2020-10-02T19:33:00Z"/>
          <w:rFonts w:asciiTheme="majorHAnsi" w:hAnsiTheme="majorHAnsi" w:cstheme="majorHAnsi"/>
          <w:b/>
          <w:sz w:val="22"/>
          <w:szCs w:val="22"/>
        </w:rPr>
      </w:pPr>
    </w:p>
    <w:p w14:paraId="582A9483" w14:textId="749049B1" w:rsidR="001B28D6" w:rsidRDefault="001B28D6" w:rsidP="005068B2">
      <w:pPr>
        <w:ind w:firstLine="360"/>
        <w:rPr>
          <w:ins w:id="32" w:author="Cong" w:date="2020-10-02T19:33:00Z"/>
          <w:rFonts w:asciiTheme="majorHAnsi" w:hAnsiTheme="majorHAnsi" w:cstheme="majorHAnsi"/>
          <w:b/>
          <w:sz w:val="22"/>
          <w:szCs w:val="22"/>
        </w:rPr>
      </w:pPr>
    </w:p>
    <w:p w14:paraId="5E67FEEA" w14:textId="56AB3B56" w:rsidR="001B28D6" w:rsidRDefault="001B28D6" w:rsidP="005068B2">
      <w:pPr>
        <w:ind w:firstLine="360"/>
        <w:rPr>
          <w:ins w:id="33" w:author="Cong" w:date="2020-10-02T19:33:00Z"/>
          <w:rFonts w:asciiTheme="majorHAnsi" w:hAnsiTheme="majorHAnsi" w:cstheme="majorHAnsi"/>
          <w:b/>
          <w:sz w:val="22"/>
          <w:szCs w:val="22"/>
        </w:rPr>
      </w:pPr>
    </w:p>
    <w:p w14:paraId="02103467" w14:textId="42B704F2" w:rsidR="001B28D6" w:rsidRDefault="001B28D6" w:rsidP="005068B2">
      <w:pPr>
        <w:ind w:firstLine="360"/>
        <w:rPr>
          <w:ins w:id="34" w:author="Cong" w:date="2020-10-02T19:33:00Z"/>
          <w:rFonts w:asciiTheme="majorHAnsi" w:hAnsiTheme="majorHAnsi" w:cstheme="majorHAnsi"/>
          <w:b/>
          <w:sz w:val="22"/>
          <w:szCs w:val="22"/>
        </w:rPr>
      </w:pPr>
    </w:p>
    <w:p w14:paraId="0245943B" w14:textId="42545D85" w:rsidR="001B28D6" w:rsidRDefault="001B28D6" w:rsidP="005068B2">
      <w:pPr>
        <w:ind w:firstLine="360"/>
        <w:rPr>
          <w:ins w:id="35" w:author="Cong" w:date="2020-10-02T19:33:00Z"/>
          <w:rFonts w:asciiTheme="majorHAnsi" w:hAnsiTheme="majorHAnsi" w:cstheme="majorHAnsi"/>
          <w:b/>
          <w:sz w:val="22"/>
          <w:szCs w:val="22"/>
        </w:rPr>
      </w:pPr>
    </w:p>
    <w:p w14:paraId="3994991A" w14:textId="14C24680" w:rsidR="001B28D6" w:rsidRDefault="001B28D6" w:rsidP="005068B2">
      <w:pPr>
        <w:ind w:firstLine="360"/>
        <w:rPr>
          <w:ins w:id="36" w:author="Cong" w:date="2020-10-02T19:33:00Z"/>
          <w:rFonts w:asciiTheme="majorHAnsi" w:hAnsiTheme="majorHAnsi" w:cstheme="majorHAnsi"/>
          <w:b/>
          <w:sz w:val="22"/>
          <w:szCs w:val="22"/>
        </w:rPr>
      </w:pPr>
    </w:p>
    <w:p w14:paraId="7C175DFC" w14:textId="277D834F" w:rsidR="001B28D6" w:rsidRDefault="001B28D6" w:rsidP="005068B2">
      <w:pPr>
        <w:ind w:firstLine="360"/>
        <w:rPr>
          <w:ins w:id="37" w:author="Cong" w:date="2020-10-02T19:33:00Z"/>
          <w:rFonts w:asciiTheme="majorHAnsi" w:hAnsiTheme="majorHAnsi" w:cstheme="majorHAnsi"/>
          <w:b/>
          <w:sz w:val="22"/>
          <w:szCs w:val="22"/>
        </w:rPr>
      </w:pPr>
    </w:p>
    <w:p w14:paraId="152343CB" w14:textId="04EC9146" w:rsidR="001B28D6" w:rsidRDefault="001B28D6" w:rsidP="005068B2">
      <w:pPr>
        <w:ind w:firstLine="360"/>
        <w:rPr>
          <w:ins w:id="38" w:author="Cong" w:date="2020-10-02T19:33:00Z"/>
          <w:rFonts w:asciiTheme="majorHAnsi" w:hAnsiTheme="majorHAnsi" w:cstheme="majorHAnsi"/>
          <w:b/>
          <w:sz w:val="22"/>
          <w:szCs w:val="22"/>
        </w:rPr>
      </w:pPr>
    </w:p>
    <w:p w14:paraId="028DEBB2" w14:textId="1997C729" w:rsidR="001B28D6" w:rsidRDefault="001B28D6" w:rsidP="005068B2">
      <w:pPr>
        <w:ind w:firstLine="360"/>
        <w:rPr>
          <w:ins w:id="39" w:author="Cong" w:date="2020-10-02T19:33:00Z"/>
          <w:rFonts w:asciiTheme="majorHAnsi" w:hAnsiTheme="majorHAnsi" w:cstheme="majorHAnsi"/>
          <w:b/>
          <w:sz w:val="22"/>
          <w:szCs w:val="22"/>
        </w:rPr>
      </w:pPr>
    </w:p>
    <w:p w14:paraId="6EC02BE9" w14:textId="5D618D71" w:rsidR="001B28D6" w:rsidRDefault="001B28D6" w:rsidP="005068B2">
      <w:pPr>
        <w:ind w:firstLine="360"/>
        <w:rPr>
          <w:ins w:id="40" w:author="Cong" w:date="2020-10-02T19:33:00Z"/>
          <w:rFonts w:asciiTheme="majorHAnsi" w:hAnsiTheme="majorHAnsi" w:cstheme="majorHAnsi"/>
          <w:b/>
          <w:sz w:val="22"/>
          <w:szCs w:val="22"/>
        </w:rPr>
      </w:pPr>
    </w:p>
    <w:p w14:paraId="027C1560" w14:textId="6D4CB7DF" w:rsidR="001B28D6" w:rsidRDefault="001B28D6" w:rsidP="005068B2">
      <w:pPr>
        <w:ind w:firstLine="360"/>
        <w:rPr>
          <w:ins w:id="41" w:author="Cong" w:date="2020-10-02T19:33:00Z"/>
          <w:rFonts w:asciiTheme="majorHAnsi" w:hAnsiTheme="majorHAnsi" w:cstheme="majorHAnsi"/>
          <w:b/>
          <w:sz w:val="22"/>
          <w:szCs w:val="22"/>
        </w:rPr>
      </w:pPr>
    </w:p>
    <w:p w14:paraId="3336E877" w14:textId="5C80F0C6" w:rsidR="001B28D6" w:rsidRDefault="001B28D6" w:rsidP="005068B2">
      <w:pPr>
        <w:ind w:firstLine="360"/>
        <w:rPr>
          <w:ins w:id="42" w:author="Cong" w:date="2020-10-02T19:33:00Z"/>
          <w:rFonts w:asciiTheme="majorHAnsi" w:hAnsiTheme="majorHAnsi" w:cstheme="majorHAnsi"/>
          <w:b/>
          <w:sz w:val="22"/>
          <w:szCs w:val="22"/>
        </w:rPr>
      </w:pPr>
    </w:p>
    <w:p w14:paraId="59A1CA13" w14:textId="2ED21531" w:rsidR="001B28D6" w:rsidRDefault="001B28D6" w:rsidP="005068B2">
      <w:pPr>
        <w:ind w:firstLine="360"/>
        <w:rPr>
          <w:ins w:id="43" w:author="Cong" w:date="2020-10-02T19:33:00Z"/>
          <w:rFonts w:asciiTheme="majorHAnsi" w:hAnsiTheme="majorHAnsi" w:cstheme="majorHAnsi"/>
          <w:b/>
          <w:sz w:val="22"/>
          <w:szCs w:val="22"/>
        </w:rPr>
      </w:pPr>
    </w:p>
    <w:p w14:paraId="4C83CDEB" w14:textId="777F9765" w:rsidR="001B28D6" w:rsidRDefault="001B28D6" w:rsidP="005068B2">
      <w:pPr>
        <w:ind w:firstLine="360"/>
        <w:rPr>
          <w:ins w:id="44" w:author="Cong" w:date="2020-10-02T19:33:00Z"/>
          <w:rFonts w:asciiTheme="majorHAnsi" w:hAnsiTheme="majorHAnsi" w:cstheme="majorHAnsi"/>
          <w:b/>
          <w:sz w:val="22"/>
          <w:szCs w:val="22"/>
        </w:rPr>
      </w:pPr>
    </w:p>
    <w:p w14:paraId="74DFF486" w14:textId="4EB4BC2E" w:rsidR="001B28D6" w:rsidRDefault="001B28D6" w:rsidP="005068B2">
      <w:pPr>
        <w:ind w:firstLine="360"/>
        <w:rPr>
          <w:ins w:id="45" w:author="Cong" w:date="2020-10-02T19:33:00Z"/>
          <w:rFonts w:asciiTheme="majorHAnsi" w:hAnsiTheme="majorHAnsi" w:cstheme="majorHAnsi"/>
          <w:b/>
          <w:sz w:val="22"/>
          <w:szCs w:val="22"/>
        </w:rPr>
      </w:pPr>
    </w:p>
    <w:p w14:paraId="06A40229" w14:textId="5CF3A361" w:rsidR="001B28D6" w:rsidRDefault="001B28D6" w:rsidP="005068B2">
      <w:pPr>
        <w:ind w:firstLine="360"/>
        <w:rPr>
          <w:ins w:id="46" w:author="Cong" w:date="2020-10-02T19:33:00Z"/>
          <w:rFonts w:asciiTheme="majorHAnsi" w:hAnsiTheme="majorHAnsi" w:cstheme="majorHAnsi"/>
          <w:b/>
          <w:sz w:val="22"/>
          <w:szCs w:val="22"/>
        </w:rPr>
      </w:pPr>
    </w:p>
    <w:p w14:paraId="09CF9AD5" w14:textId="7C7381A4" w:rsidR="001B28D6" w:rsidRDefault="001B28D6" w:rsidP="005068B2">
      <w:pPr>
        <w:ind w:firstLine="360"/>
        <w:rPr>
          <w:ins w:id="47" w:author="Cong" w:date="2020-10-02T19:33:00Z"/>
          <w:rFonts w:asciiTheme="majorHAnsi" w:hAnsiTheme="majorHAnsi" w:cstheme="majorHAnsi"/>
          <w:b/>
          <w:sz w:val="22"/>
          <w:szCs w:val="22"/>
        </w:rPr>
      </w:pPr>
    </w:p>
    <w:p w14:paraId="76416D7B" w14:textId="47120018" w:rsidR="001B28D6" w:rsidRDefault="001B28D6" w:rsidP="005068B2">
      <w:pPr>
        <w:ind w:firstLine="360"/>
        <w:rPr>
          <w:ins w:id="48" w:author="Cong" w:date="2020-10-02T19:33:00Z"/>
          <w:rFonts w:asciiTheme="majorHAnsi" w:hAnsiTheme="majorHAnsi" w:cstheme="majorHAnsi"/>
          <w:b/>
          <w:sz w:val="22"/>
          <w:szCs w:val="22"/>
        </w:rPr>
      </w:pPr>
    </w:p>
    <w:p w14:paraId="189A6EAA" w14:textId="77943058" w:rsidR="001B28D6" w:rsidRDefault="001B28D6" w:rsidP="005068B2">
      <w:pPr>
        <w:ind w:firstLine="360"/>
        <w:rPr>
          <w:ins w:id="49" w:author="Cong" w:date="2020-10-02T19:33:00Z"/>
          <w:rFonts w:asciiTheme="majorHAnsi" w:hAnsiTheme="majorHAnsi" w:cstheme="majorHAnsi"/>
          <w:b/>
          <w:sz w:val="22"/>
          <w:szCs w:val="22"/>
        </w:rPr>
      </w:pPr>
    </w:p>
    <w:p w14:paraId="0B0F8FD7" w14:textId="6F0DE5EC" w:rsidR="001B28D6" w:rsidRDefault="001B28D6" w:rsidP="005068B2">
      <w:pPr>
        <w:ind w:firstLine="360"/>
        <w:rPr>
          <w:ins w:id="50" w:author="Cong" w:date="2020-10-02T19:33:00Z"/>
          <w:rFonts w:asciiTheme="majorHAnsi" w:hAnsiTheme="majorHAnsi" w:cstheme="majorHAnsi"/>
          <w:b/>
          <w:sz w:val="22"/>
          <w:szCs w:val="22"/>
        </w:rPr>
      </w:pPr>
    </w:p>
    <w:p w14:paraId="033A7F21" w14:textId="762BDA25" w:rsidR="001B28D6" w:rsidRDefault="001B28D6" w:rsidP="005068B2">
      <w:pPr>
        <w:ind w:firstLine="360"/>
        <w:rPr>
          <w:ins w:id="51" w:author="Cong" w:date="2020-10-02T19:33:00Z"/>
          <w:rFonts w:asciiTheme="majorHAnsi" w:hAnsiTheme="majorHAnsi" w:cstheme="majorHAnsi"/>
          <w:b/>
          <w:sz w:val="22"/>
          <w:szCs w:val="22"/>
        </w:rPr>
      </w:pPr>
    </w:p>
    <w:p w14:paraId="0B5CB063" w14:textId="7DE78294" w:rsidR="001B28D6" w:rsidRDefault="001B28D6" w:rsidP="005068B2">
      <w:pPr>
        <w:ind w:firstLine="360"/>
        <w:rPr>
          <w:ins w:id="52" w:author="Cong" w:date="2020-10-02T19:33:00Z"/>
          <w:rFonts w:asciiTheme="majorHAnsi" w:hAnsiTheme="majorHAnsi" w:cstheme="majorHAnsi"/>
          <w:b/>
          <w:sz w:val="22"/>
          <w:szCs w:val="22"/>
        </w:rPr>
      </w:pPr>
    </w:p>
    <w:p w14:paraId="358965F2" w14:textId="7318CA41" w:rsidR="001B28D6" w:rsidRDefault="001B28D6" w:rsidP="005068B2">
      <w:pPr>
        <w:ind w:firstLine="360"/>
        <w:rPr>
          <w:ins w:id="53" w:author="Cong" w:date="2020-10-02T19:33:00Z"/>
          <w:rFonts w:asciiTheme="majorHAnsi" w:hAnsiTheme="majorHAnsi" w:cstheme="majorHAnsi"/>
          <w:b/>
          <w:sz w:val="22"/>
          <w:szCs w:val="22"/>
        </w:rPr>
      </w:pPr>
    </w:p>
    <w:p w14:paraId="19141B8C" w14:textId="33718E1F" w:rsidR="001B28D6" w:rsidRDefault="001B28D6" w:rsidP="005068B2">
      <w:pPr>
        <w:ind w:firstLine="360"/>
        <w:rPr>
          <w:ins w:id="54" w:author="Cong" w:date="2020-10-02T19:33:00Z"/>
          <w:rFonts w:asciiTheme="majorHAnsi" w:hAnsiTheme="majorHAnsi" w:cstheme="majorHAnsi"/>
          <w:b/>
          <w:sz w:val="22"/>
          <w:szCs w:val="22"/>
        </w:rPr>
      </w:pPr>
    </w:p>
    <w:p w14:paraId="266600F2" w14:textId="323F1AE8" w:rsidR="001B28D6" w:rsidRDefault="001B28D6" w:rsidP="005068B2">
      <w:pPr>
        <w:ind w:firstLine="360"/>
        <w:rPr>
          <w:ins w:id="55" w:author="Cong" w:date="2020-10-02T19:33:00Z"/>
          <w:rFonts w:asciiTheme="majorHAnsi" w:hAnsiTheme="majorHAnsi" w:cstheme="majorHAnsi"/>
          <w:b/>
          <w:sz w:val="22"/>
          <w:szCs w:val="22"/>
        </w:rPr>
      </w:pPr>
    </w:p>
    <w:p w14:paraId="39F80BB3" w14:textId="7BE5AE8F" w:rsidR="001B28D6" w:rsidRDefault="001B28D6" w:rsidP="005068B2">
      <w:pPr>
        <w:ind w:firstLine="360"/>
        <w:rPr>
          <w:ins w:id="56" w:author="Cong" w:date="2020-10-02T19:33:00Z"/>
          <w:rFonts w:asciiTheme="majorHAnsi" w:hAnsiTheme="majorHAnsi" w:cstheme="majorHAnsi"/>
          <w:b/>
          <w:sz w:val="22"/>
          <w:szCs w:val="22"/>
        </w:rPr>
      </w:pPr>
    </w:p>
    <w:p w14:paraId="3566B0AA" w14:textId="3F944865" w:rsidR="001B28D6" w:rsidRDefault="001B28D6" w:rsidP="005068B2">
      <w:pPr>
        <w:ind w:firstLine="360"/>
        <w:rPr>
          <w:ins w:id="57" w:author="Cong" w:date="2020-10-02T19:33:00Z"/>
          <w:rFonts w:asciiTheme="majorHAnsi" w:hAnsiTheme="majorHAnsi" w:cstheme="majorHAnsi"/>
          <w:b/>
          <w:sz w:val="22"/>
          <w:szCs w:val="22"/>
        </w:rPr>
      </w:pPr>
    </w:p>
    <w:p w14:paraId="36AA0DFA" w14:textId="34E70E02" w:rsidR="001B28D6" w:rsidRDefault="001B28D6" w:rsidP="005068B2">
      <w:pPr>
        <w:ind w:firstLine="360"/>
        <w:rPr>
          <w:ins w:id="58" w:author="Cong" w:date="2020-10-02T19:33:00Z"/>
          <w:rFonts w:asciiTheme="majorHAnsi" w:hAnsiTheme="majorHAnsi" w:cstheme="majorHAnsi"/>
          <w:b/>
          <w:sz w:val="22"/>
          <w:szCs w:val="22"/>
        </w:rPr>
      </w:pPr>
    </w:p>
    <w:p w14:paraId="1F112291" w14:textId="6F67E539" w:rsidR="001B28D6" w:rsidRDefault="001B28D6" w:rsidP="005068B2">
      <w:pPr>
        <w:ind w:firstLine="360"/>
        <w:rPr>
          <w:ins w:id="59" w:author="Cong" w:date="2020-10-02T19:33:00Z"/>
          <w:rFonts w:asciiTheme="majorHAnsi" w:hAnsiTheme="majorHAnsi" w:cstheme="majorHAnsi"/>
          <w:b/>
          <w:sz w:val="22"/>
          <w:szCs w:val="22"/>
        </w:rPr>
      </w:pPr>
    </w:p>
    <w:p w14:paraId="7FD19FA8" w14:textId="27E6FC39" w:rsidR="001B28D6" w:rsidRDefault="001B28D6" w:rsidP="005068B2">
      <w:pPr>
        <w:ind w:firstLine="360"/>
        <w:rPr>
          <w:ins w:id="60" w:author="Cong" w:date="2020-10-02T19:33:00Z"/>
          <w:rFonts w:asciiTheme="majorHAnsi" w:hAnsiTheme="majorHAnsi" w:cstheme="majorHAnsi"/>
          <w:b/>
          <w:sz w:val="22"/>
          <w:szCs w:val="22"/>
        </w:rPr>
      </w:pPr>
    </w:p>
    <w:p w14:paraId="6366EADA" w14:textId="7E4C865B" w:rsidR="001B28D6" w:rsidRDefault="001B28D6" w:rsidP="005068B2">
      <w:pPr>
        <w:ind w:firstLine="360"/>
        <w:rPr>
          <w:ins w:id="61" w:author="Cong" w:date="2020-10-02T19:33:00Z"/>
          <w:rFonts w:asciiTheme="majorHAnsi" w:hAnsiTheme="majorHAnsi" w:cstheme="majorHAnsi"/>
          <w:b/>
          <w:sz w:val="22"/>
          <w:szCs w:val="22"/>
        </w:rPr>
      </w:pPr>
    </w:p>
    <w:p w14:paraId="58CB571B" w14:textId="0BD97F01" w:rsidR="001B28D6" w:rsidRDefault="001B28D6" w:rsidP="005068B2">
      <w:pPr>
        <w:ind w:firstLine="360"/>
        <w:rPr>
          <w:ins w:id="62" w:author="Cong" w:date="2020-10-02T19:33:00Z"/>
          <w:rFonts w:asciiTheme="majorHAnsi" w:hAnsiTheme="majorHAnsi" w:cstheme="majorHAnsi"/>
          <w:b/>
          <w:sz w:val="22"/>
          <w:szCs w:val="22"/>
        </w:rPr>
      </w:pPr>
    </w:p>
    <w:p w14:paraId="31E9F4D3" w14:textId="7762039D" w:rsidR="001B28D6" w:rsidRDefault="001B28D6" w:rsidP="005068B2">
      <w:pPr>
        <w:ind w:firstLine="360"/>
        <w:rPr>
          <w:ins w:id="63" w:author="Cong" w:date="2020-10-02T19:33:00Z"/>
          <w:rFonts w:asciiTheme="majorHAnsi" w:hAnsiTheme="majorHAnsi" w:cstheme="majorHAnsi"/>
          <w:b/>
          <w:sz w:val="22"/>
          <w:szCs w:val="22"/>
        </w:rPr>
      </w:pPr>
    </w:p>
    <w:p w14:paraId="06318A63" w14:textId="35969E41" w:rsidR="001B28D6" w:rsidRDefault="001B28D6" w:rsidP="005068B2">
      <w:pPr>
        <w:ind w:firstLine="360"/>
        <w:rPr>
          <w:ins w:id="64" w:author="Cong" w:date="2020-10-02T19:33:00Z"/>
          <w:rFonts w:asciiTheme="majorHAnsi" w:hAnsiTheme="majorHAnsi" w:cstheme="majorHAnsi"/>
          <w:b/>
          <w:sz w:val="22"/>
          <w:szCs w:val="22"/>
        </w:rPr>
      </w:pPr>
    </w:p>
    <w:p w14:paraId="6E41F67B" w14:textId="7399C8D6" w:rsidR="001B28D6" w:rsidRDefault="001B28D6" w:rsidP="005068B2">
      <w:pPr>
        <w:ind w:firstLine="360"/>
        <w:rPr>
          <w:ins w:id="65" w:author="Cong" w:date="2020-10-02T19:33:00Z"/>
          <w:rFonts w:asciiTheme="majorHAnsi" w:hAnsiTheme="majorHAnsi" w:cstheme="majorHAnsi"/>
          <w:b/>
          <w:sz w:val="22"/>
          <w:szCs w:val="22"/>
        </w:rPr>
      </w:pPr>
    </w:p>
    <w:p w14:paraId="6DBAB931" w14:textId="2F5F8BF5" w:rsidR="001B28D6" w:rsidRDefault="001B28D6" w:rsidP="005068B2">
      <w:pPr>
        <w:ind w:firstLine="360"/>
        <w:rPr>
          <w:ins w:id="66" w:author="Cong" w:date="2020-10-02T19:33:00Z"/>
          <w:rFonts w:asciiTheme="majorHAnsi" w:hAnsiTheme="majorHAnsi" w:cstheme="majorHAnsi"/>
          <w:b/>
          <w:sz w:val="22"/>
          <w:szCs w:val="22"/>
        </w:rPr>
      </w:pPr>
    </w:p>
    <w:p w14:paraId="7F88F2EB" w14:textId="43DC150F" w:rsidR="001B28D6" w:rsidRDefault="001B28D6" w:rsidP="005068B2">
      <w:pPr>
        <w:ind w:firstLine="360"/>
        <w:rPr>
          <w:ins w:id="67" w:author="Cong" w:date="2020-10-02T19:33:00Z"/>
          <w:rFonts w:asciiTheme="majorHAnsi" w:hAnsiTheme="majorHAnsi" w:cstheme="majorHAnsi"/>
          <w:b/>
          <w:sz w:val="22"/>
          <w:szCs w:val="22"/>
        </w:rPr>
      </w:pPr>
    </w:p>
    <w:p w14:paraId="6D20CBAB" w14:textId="77777777" w:rsidR="001B28D6" w:rsidRPr="00637F62" w:rsidRDefault="001B28D6" w:rsidP="005068B2">
      <w:pPr>
        <w:ind w:firstLine="360"/>
        <w:rPr>
          <w:rFonts w:asciiTheme="majorHAnsi" w:hAnsiTheme="majorHAnsi" w:cstheme="majorHAnsi"/>
          <w:b/>
          <w:sz w:val="22"/>
          <w:szCs w:val="22"/>
          <w:rPrChange w:id="68" w:author="Cong" w:date="2020-10-02T19:21:00Z">
            <w:rPr>
              <w:rFonts w:asciiTheme="majorHAnsi" w:hAnsiTheme="majorHAnsi" w:cstheme="majorHAnsi"/>
              <w:b/>
              <w:sz w:val="22"/>
              <w:szCs w:val="22"/>
            </w:rPr>
          </w:rPrChange>
        </w:rPr>
      </w:pPr>
    </w:p>
    <w:customXmlInsRangeStart w:id="69" w:author="Cong" w:date="2020-10-02T19:37:00Z"/>
    <w:sdt>
      <w:sdtPr>
        <w:rPr>
          <w:b/>
          <w:bCs/>
          <w:color w:val="auto"/>
          <w:rPrChange w:id="70" w:author="Cong" w:date="2020-10-02T20:26:00Z">
            <w:rPr/>
          </w:rPrChange>
        </w:rPr>
        <w:id w:val="-2071953667"/>
        <w:docPartObj>
          <w:docPartGallery w:val="Table of Contents"/>
          <w:docPartUnique/>
        </w:docPartObj>
      </w:sdtPr>
      <w:sdtEndPr>
        <w:rPr>
          <w:rFonts w:asciiTheme="minorHAnsi" w:eastAsiaTheme="minorEastAsia" w:hAnsiTheme="minorHAnsi" w:cstheme="minorBidi"/>
          <w:noProof/>
          <w:sz w:val="24"/>
          <w:szCs w:val="24"/>
        </w:rPr>
      </w:sdtEndPr>
      <w:sdtContent>
        <w:customXmlInsRangeEnd w:id="69"/>
        <w:p w14:paraId="4C2F21BE" w14:textId="6FE1BDEF" w:rsidR="00C575CA" w:rsidRPr="0057052A" w:rsidRDefault="00C575CA">
          <w:pPr>
            <w:pStyle w:val="TOCHeading"/>
            <w:rPr>
              <w:ins w:id="71" w:author="Cong" w:date="2020-10-02T19:37:00Z"/>
              <w:b/>
              <w:bCs/>
              <w:color w:val="auto"/>
              <w:rPrChange w:id="72" w:author="Cong" w:date="2020-10-02T20:26:00Z">
                <w:rPr>
                  <w:ins w:id="73" w:author="Cong" w:date="2020-10-02T19:37:00Z"/>
                </w:rPr>
              </w:rPrChange>
            </w:rPr>
          </w:pPr>
          <w:ins w:id="74" w:author="Cong" w:date="2020-10-02T19:37:00Z">
            <w:r w:rsidRPr="0057052A">
              <w:rPr>
                <w:b/>
                <w:bCs/>
                <w:color w:val="auto"/>
                <w:rPrChange w:id="75" w:author="Cong" w:date="2020-10-02T20:26:00Z">
                  <w:rPr/>
                </w:rPrChange>
              </w:rPr>
              <w:t>Table of Contents</w:t>
            </w:r>
          </w:ins>
        </w:p>
        <w:p w14:paraId="06C512D2" w14:textId="1EF87DD6" w:rsidR="00E871F3" w:rsidRDefault="00C575CA">
          <w:pPr>
            <w:pStyle w:val="TOC1"/>
            <w:tabs>
              <w:tab w:val="right" w:leader="dot" w:pos="8630"/>
            </w:tabs>
            <w:rPr>
              <w:ins w:id="76" w:author="Cong" w:date="2020-10-02T20:56:00Z"/>
              <w:noProof/>
              <w:sz w:val="22"/>
              <w:szCs w:val="22"/>
            </w:rPr>
          </w:pPr>
          <w:ins w:id="77" w:author="Cong" w:date="2020-10-02T19:37:00Z">
            <w:r w:rsidRPr="0057052A">
              <w:rPr>
                <w:rFonts w:asciiTheme="majorHAnsi" w:hAnsiTheme="majorHAnsi" w:cstheme="majorHAnsi"/>
                <w:rPrChange w:id="78" w:author="Cong" w:date="2020-10-02T20:27:00Z">
                  <w:rPr/>
                </w:rPrChange>
              </w:rPr>
              <w:fldChar w:fldCharType="begin"/>
            </w:r>
            <w:r w:rsidRPr="0057052A">
              <w:rPr>
                <w:rFonts w:asciiTheme="majorHAnsi" w:hAnsiTheme="majorHAnsi" w:cstheme="majorHAnsi"/>
                <w:rPrChange w:id="79" w:author="Cong" w:date="2020-10-02T20:27:00Z">
                  <w:rPr/>
                </w:rPrChange>
              </w:rPr>
              <w:instrText xml:space="preserve"> TOC \o "1-3" \h \z \u </w:instrText>
            </w:r>
            <w:r w:rsidRPr="0057052A">
              <w:rPr>
                <w:rFonts w:asciiTheme="majorHAnsi" w:hAnsiTheme="majorHAnsi" w:cstheme="majorHAnsi"/>
                <w:rPrChange w:id="80" w:author="Cong" w:date="2020-10-02T20:27:00Z">
                  <w:rPr/>
                </w:rPrChange>
              </w:rPr>
              <w:fldChar w:fldCharType="separate"/>
            </w:r>
          </w:ins>
          <w:bookmarkStart w:id="81" w:name="_GoBack"/>
          <w:bookmarkEnd w:id="81"/>
          <w:ins w:id="82" w:author="Cong" w:date="2020-10-02T20:56:00Z">
            <w:r w:rsidR="00E871F3" w:rsidRPr="00004FBE">
              <w:rPr>
                <w:rStyle w:val="Hyperlink"/>
                <w:noProof/>
              </w:rPr>
              <w:fldChar w:fldCharType="begin"/>
            </w:r>
            <w:r w:rsidR="00E871F3" w:rsidRPr="00004FBE">
              <w:rPr>
                <w:rStyle w:val="Hyperlink"/>
                <w:noProof/>
              </w:rPr>
              <w:instrText xml:space="preserve"> </w:instrText>
            </w:r>
            <w:r w:rsidR="00E871F3">
              <w:rPr>
                <w:noProof/>
              </w:rPr>
              <w:instrText>HYPERLINK \l "_Toc52564614"</w:instrText>
            </w:r>
            <w:r w:rsidR="00E871F3" w:rsidRPr="00004FBE">
              <w:rPr>
                <w:rStyle w:val="Hyperlink"/>
                <w:noProof/>
              </w:rPr>
              <w:instrText xml:space="preserve"> </w:instrText>
            </w:r>
            <w:r w:rsidR="00E871F3" w:rsidRPr="00004FBE">
              <w:rPr>
                <w:rStyle w:val="Hyperlink"/>
                <w:noProof/>
              </w:rPr>
            </w:r>
            <w:r w:rsidR="00E871F3" w:rsidRPr="00004FBE">
              <w:rPr>
                <w:rStyle w:val="Hyperlink"/>
                <w:noProof/>
              </w:rPr>
              <w:fldChar w:fldCharType="separate"/>
            </w:r>
            <w:r w:rsidR="00E871F3" w:rsidRPr="00004FBE">
              <w:rPr>
                <w:rStyle w:val="Hyperlink"/>
                <w:b/>
                <w:bCs/>
                <w:noProof/>
              </w:rPr>
              <w:t>Introduction</w:t>
            </w:r>
            <w:r w:rsidR="00E871F3">
              <w:rPr>
                <w:noProof/>
                <w:webHidden/>
              </w:rPr>
              <w:tab/>
            </w:r>
            <w:r w:rsidR="00E871F3">
              <w:rPr>
                <w:noProof/>
                <w:webHidden/>
              </w:rPr>
              <w:fldChar w:fldCharType="begin"/>
            </w:r>
            <w:r w:rsidR="00E871F3">
              <w:rPr>
                <w:noProof/>
                <w:webHidden/>
              </w:rPr>
              <w:instrText xml:space="preserve"> PAGEREF _Toc52564614 \h </w:instrText>
            </w:r>
            <w:r w:rsidR="00E871F3">
              <w:rPr>
                <w:noProof/>
                <w:webHidden/>
              </w:rPr>
            </w:r>
          </w:ins>
          <w:r w:rsidR="00E871F3">
            <w:rPr>
              <w:noProof/>
              <w:webHidden/>
            </w:rPr>
            <w:fldChar w:fldCharType="separate"/>
          </w:r>
          <w:ins w:id="83" w:author="Cong" w:date="2020-10-02T20:56:00Z">
            <w:r w:rsidR="00E871F3">
              <w:rPr>
                <w:noProof/>
                <w:webHidden/>
              </w:rPr>
              <w:t>3</w:t>
            </w:r>
            <w:r w:rsidR="00E871F3">
              <w:rPr>
                <w:noProof/>
                <w:webHidden/>
              </w:rPr>
              <w:fldChar w:fldCharType="end"/>
            </w:r>
            <w:r w:rsidR="00E871F3" w:rsidRPr="00004FBE">
              <w:rPr>
                <w:rStyle w:val="Hyperlink"/>
                <w:noProof/>
              </w:rPr>
              <w:fldChar w:fldCharType="end"/>
            </w:r>
          </w:ins>
        </w:p>
        <w:p w14:paraId="516FAFD8" w14:textId="197AC443" w:rsidR="00E871F3" w:rsidRDefault="00E871F3">
          <w:pPr>
            <w:pStyle w:val="TOC1"/>
            <w:tabs>
              <w:tab w:val="right" w:leader="dot" w:pos="8630"/>
            </w:tabs>
            <w:rPr>
              <w:ins w:id="84" w:author="Cong" w:date="2020-10-02T20:56:00Z"/>
              <w:noProof/>
              <w:sz w:val="22"/>
              <w:szCs w:val="22"/>
            </w:rPr>
          </w:pPr>
          <w:ins w:id="85" w:author="Cong" w:date="2020-10-02T20:56:00Z">
            <w:r w:rsidRPr="00004FBE">
              <w:rPr>
                <w:rStyle w:val="Hyperlink"/>
                <w:noProof/>
              </w:rPr>
              <w:fldChar w:fldCharType="begin"/>
            </w:r>
            <w:r w:rsidRPr="00004FBE">
              <w:rPr>
                <w:rStyle w:val="Hyperlink"/>
                <w:noProof/>
              </w:rPr>
              <w:instrText xml:space="preserve"> </w:instrText>
            </w:r>
            <w:r>
              <w:rPr>
                <w:noProof/>
              </w:rPr>
              <w:instrText>HYPERLINK \l "_Toc52564615"</w:instrText>
            </w:r>
            <w:r w:rsidRPr="00004FBE">
              <w:rPr>
                <w:rStyle w:val="Hyperlink"/>
                <w:noProof/>
              </w:rPr>
              <w:instrText xml:space="preserve"> </w:instrText>
            </w:r>
            <w:r w:rsidRPr="00004FBE">
              <w:rPr>
                <w:rStyle w:val="Hyperlink"/>
                <w:noProof/>
              </w:rPr>
            </w:r>
            <w:r w:rsidRPr="00004FBE">
              <w:rPr>
                <w:rStyle w:val="Hyperlink"/>
                <w:noProof/>
              </w:rPr>
              <w:fldChar w:fldCharType="separate"/>
            </w:r>
            <w:r w:rsidRPr="00004FBE">
              <w:rPr>
                <w:rStyle w:val="Hyperlink"/>
                <w:b/>
                <w:bCs/>
                <w:noProof/>
              </w:rPr>
              <w:t>A. Description</w:t>
            </w:r>
            <w:r>
              <w:rPr>
                <w:noProof/>
                <w:webHidden/>
              </w:rPr>
              <w:tab/>
            </w:r>
            <w:r>
              <w:rPr>
                <w:noProof/>
                <w:webHidden/>
              </w:rPr>
              <w:fldChar w:fldCharType="begin"/>
            </w:r>
            <w:r>
              <w:rPr>
                <w:noProof/>
                <w:webHidden/>
              </w:rPr>
              <w:instrText xml:space="preserve"> PAGEREF _Toc52564615 \h </w:instrText>
            </w:r>
            <w:r>
              <w:rPr>
                <w:noProof/>
                <w:webHidden/>
              </w:rPr>
            </w:r>
          </w:ins>
          <w:r>
            <w:rPr>
              <w:noProof/>
              <w:webHidden/>
            </w:rPr>
            <w:fldChar w:fldCharType="separate"/>
          </w:r>
          <w:ins w:id="86" w:author="Cong" w:date="2020-10-02T20:56:00Z">
            <w:r>
              <w:rPr>
                <w:noProof/>
                <w:webHidden/>
              </w:rPr>
              <w:t>4</w:t>
            </w:r>
            <w:r>
              <w:rPr>
                <w:noProof/>
                <w:webHidden/>
              </w:rPr>
              <w:fldChar w:fldCharType="end"/>
            </w:r>
            <w:r w:rsidRPr="00004FBE">
              <w:rPr>
                <w:rStyle w:val="Hyperlink"/>
                <w:noProof/>
              </w:rPr>
              <w:fldChar w:fldCharType="end"/>
            </w:r>
          </w:ins>
        </w:p>
        <w:p w14:paraId="44B9DC17" w14:textId="5DA7709A" w:rsidR="00E871F3" w:rsidRDefault="00E871F3">
          <w:pPr>
            <w:pStyle w:val="TOC2"/>
            <w:rPr>
              <w:ins w:id="87" w:author="Cong" w:date="2020-10-02T20:56:00Z"/>
              <w:rFonts w:asciiTheme="minorHAnsi" w:hAnsiTheme="minorHAnsi" w:cstheme="minorBidi"/>
              <w:b w:val="0"/>
              <w:bCs w:val="0"/>
              <w:sz w:val="22"/>
              <w:szCs w:val="22"/>
            </w:rPr>
          </w:pPr>
          <w:ins w:id="88" w:author="Cong" w:date="2020-10-02T20:56:00Z">
            <w:r w:rsidRPr="00004FBE">
              <w:rPr>
                <w:rStyle w:val="Hyperlink"/>
              </w:rPr>
              <w:fldChar w:fldCharType="begin"/>
            </w:r>
            <w:r w:rsidRPr="00004FBE">
              <w:rPr>
                <w:rStyle w:val="Hyperlink"/>
              </w:rPr>
              <w:instrText xml:space="preserve"> </w:instrText>
            </w:r>
            <w:r>
              <w:instrText>HYPERLINK \l "_Toc52564616"</w:instrText>
            </w:r>
            <w:r w:rsidRPr="00004FBE">
              <w:rPr>
                <w:rStyle w:val="Hyperlink"/>
              </w:rPr>
              <w:instrText xml:space="preserve"> </w:instrText>
            </w:r>
            <w:r w:rsidRPr="00004FBE">
              <w:rPr>
                <w:rStyle w:val="Hyperlink"/>
              </w:rPr>
            </w:r>
            <w:r w:rsidRPr="00004FBE">
              <w:rPr>
                <w:rStyle w:val="Hyperlink"/>
              </w:rPr>
              <w:fldChar w:fldCharType="separate"/>
            </w:r>
            <w:r w:rsidRPr="00004FBE">
              <w:rPr>
                <w:rStyle w:val="Hyperlink"/>
              </w:rPr>
              <w:t>1. Behavioral Risk Factor Surveillance System (BRFSS)</w:t>
            </w:r>
            <w:r>
              <w:rPr>
                <w:webHidden/>
              </w:rPr>
              <w:tab/>
            </w:r>
            <w:r>
              <w:rPr>
                <w:webHidden/>
              </w:rPr>
              <w:fldChar w:fldCharType="begin"/>
            </w:r>
            <w:r>
              <w:rPr>
                <w:webHidden/>
              </w:rPr>
              <w:instrText xml:space="preserve"> PAGEREF _Toc52564616 \h </w:instrText>
            </w:r>
            <w:r>
              <w:rPr>
                <w:webHidden/>
              </w:rPr>
            </w:r>
          </w:ins>
          <w:r>
            <w:rPr>
              <w:webHidden/>
            </w:rPr>
            <w:fldChar w:fldCharType="separate"/>
          </w:r>
          <w:ins w:id="89" w:author="Cong" w:date="2020-10-02T20:56:00Z">
            <w:r>
              <w:rPr>
                <w:webHidden/>
              </w:rPr>
              <w:t>4</w:t>
            </w:r>
            <w:r>
              <w:rPr>
                <w:webHidden/>
              </w:rPr>
              <w:fldChar w:fldCharType="end"/>
            </w:r>
            <w:r w:rsidRPr="00004FBE">
              <w:rPr>
                <w:rStyle w:val="Hyperlink"/>
              </w:rPr>
              <w:fldChar w:fldCharType="end"/>
            </w:r>
          </w:ins>
        </w:p>
        <w:p w14:paraId="293D4A67" w14:textId="537BF198" w:rsidR="00E871F3" w:rsidRDefault="00E871F3">
          <w:pPr>
            <w:pStyle w:val="TOC2"/>
            <w:rPr>
              <w:ins w:id="90" w:author="Cong" w:date="2020-10-02T20:56:00Z"/>
              <w:rFonts w:asciiTheme="minorHAnsi" w:hAnsiTheme="minorHAnsi" w:cstheme="minorBidi"/>
              <w:b w:val="0"/>
              <w:bCs w:val="0"/>
              <w:sz w:val="22"/>
              <w:szCs w:val="22"/>
            </w:rPr>
          </w:pPr>
          <w:ins w:id="91" w:author="Cong" w:date="2020-10-02T20:56:00Z">
            <w:r w:rsidRPr="00004FBE">
              <w:rPr>
                <w:rStyle w:val="Hyperlink"/>
              </w:rPr>
              <w:fldChar w:fldCharType="begin"/>
            </w:r>
            <w:r w:rsidRPr="00004FBE">
              <w:rPr>
                <w:rStyle w:val="Hyperlink"/>
              </w:rPr>
              <w:instrText xml:space="preserve"> </w:instrText>
            </w:r>
            <w:r>
              <w:instrText>HYPERLINK \l "_Toc52564617"</w:instrText>
            </w:r>
            <w:r w:rsidRPr="00004FBE">
              <w:rPr>
                <w:rStyle w:val="Hyperlink"/>
              </w:rPr>
              <w:instrText xml:space="preserve"> </w:instrText>
            </w:r>
            <w:r w:rsidRPr="00004FBE">
              <w:rPr>
                <w:rStyle w:val="Hyperlink"/>
              </w:rPr>
            </w:r>
            <w:r w:rsidRPr="00004FBE">
              <w:rPr>
                <w:rStyle w:val="Hyperlink"/>
              </w:rPr>
              <w:fldChar w:fldCharType="separate"/>
            </w:r>
            <w:r w:rsidRPr="00004FBE">
              <w:rPr>
                <w:rStyle w:val="Hyperlink"/>
              </w:rPr>
              <w:t>2. Rand Health Retirement Study Longitudinal (HRS)</w:t>
            </w:r>
            <w:r>
              <w:rPr>
                <w:webHidden/>
              </w:rPr>
              <w:tab/>
            </w:r>
            <w:r>
              <w:rPr>
                <w:webHidden/>
              </w:rPr>
              <w:fldChar w:fldCharType="begin"/>
            </w:r>
            <w:r>
              <w:rPr>
                <w:webHidden/>
              </w:rPr>
              <w:instrText xml:space="preserve"> PAGEREF _Toc52564617 \h </w:instrText>
            </w:r>
            <w:r>
              <w:rPr>
                <w:webHidden/>
              </w:rPr>
            </w:r>
          </w:ins>
          <w:r>
            <w:rPr>
              <w:webHidden/>
            </w:rPr>
            <w:fldChar w:fldCharType="separate"/>
          </w:r>
          <w:ins w:id="92" w:author="Cong" w:date="2020-10-02T20:56:00Z">
            <w:r>
              <w:rPr>
                <w:webHidden/>
              </w:rPr>
              <w:t>5</w:t>
            </w:r>
            <w:r>
              <w:rPr>
                <w:webHidden/>
              </w:rPr>
              <w:fldChar w:fldCharType="end"/>
            </w:r>
            <w:r w:rsidRPr="00004FBE">
              <w:rPr>
                <w:rStyle w:val="Hyperlink"/>
              </w:rPr>
              <w:fldChar w:fldCharType="end"/>
            </w:r>
          </w:ins>
        </w:p>
        <w:p w14:paraId="2F5C2869" w14:textId="6718C01D" w:rsidR="00E871F3" w:rsidRDefault="00E871F3">
          <w:pPr>
            <w:pStyle w:val="TOC2"/>
            <w:rPr>
              <w:ins w:id="93" w:author="Cong" w:date="2020-10-02T20:56:00Z"/>
              <w:rFonts w:asciiTheme="minorHAnsi" w:hAnsiTheme="minorHAnsi" w:cstheme="minorBidi"/>
              <w:b w:val="0"/>
              <w:bCs w:val="0"/>
              <w:sz w:val="22"/>
              <w:szCs w:val="22"/>
            </w:rPr>
          </w:pPr>
          <w:ins w:id="94" w:author="Cong" w:date="2020-10-02T20:56:00Z">
            <w:r w:rsidRPr="00004FBE">
              <w:rPr>
                <w:rStyle w:val="Hyperlink"/>
              </w:rPr>
              <w:fldChar w:fldCharType="begin"/>
            </w:r>
            <w:r w:rsidRPr="00004FBE">
              <w:rPr>
                <w:rStyle w:val="Hyperlink"/>
              </w:rPr>
              <w:instrText xml:space="preserve"> </w:instrText>
            </w:r>
            <w:r>
              <w:instrText>HYPERLINK \l "_Toc52564618"</w:instrText>
            </w:r>
            <w:r w:rsidRPr="00004FBE">
              <w:rPr>
                <w:rStyle w:val="Hyperlink"/>
              </w:rPr>
              <w:instrText xml:space="preserve"> </w:instrText>
            </w:r>
            <w:r w:rsidRPr="00004FBE">
              <w:rPr>
                <w:rStyle w:val="Hyperlink"/>
              </w:rPr>
            </w:r>
            <w:r w:rsidRPr="00004FBE">
              <w:rPr>
                <w:rStyle w:val="Hyperlink"/>
              </w:rPr>
              <w:fldChar w:fldCharType="separate"/>
            </w:r>
            <w:r w:rsidRPr="00004FBE">
              <w:rPr>
                <w:rStyle w:val="Hyperlink"/>
              </w:rPr>
              <w:t>3. National Health and Nutrition Examination Survey (NHANES)</w:t>
            </w:r>
            <w:r>
              <w:rPr>
                <w:webHidden/>
              </w:rPr>
              <w:tab/>
            </w:r>
            <w:r>
              <w:rPr>
                <w:webHidden/>
              </w:rPr>
              <w:fldChar w:fldCharType="begin"/>
            </w:r>
            <w:r>
              <w:rPr>
                <w:webHidden/>
              </w:rPr>
              <w:instrText xml:space="preserve"> PAGEREF _Toc52564618 \h </w:instrText>
            </w:r>
            <w:r>
              <w:rPr>
                <w:webHidden/>
              </w:rPr>
            </w:r>
          </w:ins>
          <w:r>
            <w:rPr>
              <w:webHidden/>
            </w:rPr>
            <w:fldChar w:fldCharType="separate"/>
          </w:r>
          <w:ins w:id="95" w:author="Cong" w:date="2020-10-02T20:56:00Z">
            <w:r>
              <w:rPr>
                <w:webHidden/>
              </w:rPr>
              <w:t>6</w:t>
            </w:r>
            <w:r>
              <w:rPr>
                <w:webHidden/>
              </w:rPr>
              <w:fldChar w:fldCharType="end"/>
            </w:r>
            <w:r w:rsidRPr="00004FBE">
              <w:rPr>
                <w:rStyle w:val="Hyperlink"/>
              </w:rPr>
              <w:fldChar w:fldCharType="end"/>
            </w:r>
          </w:ins>
        </w:p>
        <w:p w14:paraId="7D87198F" w14:textId="4DD409A2" w:rsidR="00E871F3" w:rsidRDefault="00E871F3">
          <w:pPr>
            <w:pStyle w:val="TOC2"/>
            <w:rPr>
              <w:ins w:id="96" w:author="Cong" w:date="2020-10-02T20:56:00Z"/>
              <w:rFonts w:asciiTheme="minorHAnsi" w:hAnsiTheme="minorHAnsi" w:cstheme="minorBidi"/>
              <w:b w:val="0"/>
              <w:bCs w:val="0"/>
              <w:sz w:val="22"/>
              <w:szCs w:val="22"/>
            </w:rPr>
          </w:pPr>
          <w:ins w:id="97" w:author="Cong" w:date="2020-10-02T20:56:00Z">
            <w:r w:rsidRPr="00004FBE">
              <w:rPr>
                <w:rStyle w:val="Hyperlink"/>
              </w:rPr>
              <w:fldChar w:fldCharType="begin"/>
            </w:r>
            <w:r w:rsidRPr="00004FBE">
              <w:rPr>
                <w:rStyle w:val="Hyperlink"/>
              </w:rPr>
              <w:instrText xml:space="preserve"> </w:instrText>
            </w:r>
            <w:r>
              <w:instrText>HYPERLINK \l "_Toc52564619"</w:instrText>
            </w:r>
            <w:r w:rsidRPr="00004FBE">
              <w:rPr>
                <w:rStyle w:val="Hyperlink"/>
              </w:rPr>
              <w:instrText xml:space="preserve"> </w:instrText>
            </w:r>
            <w:r w:rsidRPr="00004FBE">
              <w:rPr>
                <w:rStyle w:val="Hyperlink"/>
              </w:rPr>
            </w:r>
            <w:r w:rsidRPr="00004FBE">
              <w:rPr>
                <w:rStyle w:val="Hyperlink"/>
              </w:rPr>
              <w:fldChar w:fldCharType="separate"/>
            </w:r>
            <w:r w:rsidRPr="00004FBE">
              <w:rPr>
                <w:rStyle w:val="Hyperlink"/>
              </w:rPr>
              <w:t>4. National Health Interview Survey (NHIS)</w:t>
            </w:r>
            <w:r>
              <w:rPr>
                <w:webHidden/>
              </w:rPr>
              <w:tab/>
            </w:r>
            <w:r>
              <w:rPr>
                <w:webHidden/>
              </w:rPr>
              <w:fldChar w:fldCharType="begin"/>
            </w:r>
            <w:r>
              <w:rPr>
                <w:webHidden/>
              </w:rPr>
              <w:instrText xml:space="preserve"> PAGEREF _Toc52564619 \h </w:instrText>
            </w:r>
            <w:r>
              <w:rPr>
                <w:webHidden/>
              </w:rPr>
            </w:r>
          </w:ins>
          <w:r>
            <w:rPr>
              <w:webHidden/>
            </w:rPr>
            <w:fldChar w:fldCharType="separate"/>
          </w:r>
          <w:ins w:id="98" w:author="Cong" w:date="2020-10-02T20:56:00Z">
            <w:r>
              <w:rPr>
                <w:webHidden/>
              </w:rPr>
              <w:t>8</w:t>
            </w:r>
            <w:r>
              <w:rPr>
                <w:webHidden/>
              </w:rPr>
              <w:fldChar w:fldCharType="end"/>
            </w:r>
            <w:r w:rsidRPr="00004FBE">
              <w:rPr>
                <w:rStyle w:val="Hyperlink"/>
              </w:rPr>
              <w:fldChar w:fldCharType="end"/>
            </w:r>
          </w:ins>
        </w:p>
        <w:p w14:paraId="42EC85D9" w14:textId="11D36B4B" w:rsidR="00E871F3" w:rsidRDefault="00E871F3">
          <w:pPr>
            <w:pStyle w:val="TOC2"/>
            <w:rPr>
              <w:ins w:id="99" w:author="Cong" w:date="2020-10-02T20:56:00Z"/>
              <w:rFonts w:asciiTheme="minorHAnsi" w:hAnsiTheme="minorHAnsi" w:cstheme="minorBidi"/>
              <w:b w:val="0"/>
              <w:bCs w:val="0"/>
              <w:sz w:val="22"/>
              <w:szCs w:val="22"/>
            </w:rPr>
          </w:pPr>
          <w:ins w:id="100" w:author="Cong" w:date="2020-10-02T20:56:00Z">
            <w:r w:rsidRPr="00004FBE">
              <w:rPr>
                <w:rStyle w:val="Hyperlink"/>
              </w:rPr>
              <w:fldChar w:fldCharType="begin"/>
            </w:r>
            <w:r w:rsidRPr="00004FBE">
              <w:rPr>
                <w:rStyle w:val="Hyperlink"/>
              </w:rPr>
              <w:instrText xml:space="preserve"> </w:instrText>
            </w:r>
            <w:r>
              <w:instrText>HYPERLINK \l "_Toc52564620"</w:instrText>
            </w:r>
            <w:r w:rsidRPr="00004FBE">
              <w:rPr>
                <w:rStyle w:val="Hyperlink"/>
              </w:rPr>
              <w:instrText xml:space="preserve"> </w:instrText>
            </w:r>
            <w:r w:rsidRPr="00004FBE">
              <w:rPr>
                <w:rStyle w:val="Hyperlink"/>
              </w:rPr>
            </w:r>
            <w:r w:rsidRPr="00004FBE">
              <w:rPr>
                <w:rStyle w:val="Hyperlink"/>
              </w:rPr>
              <w:fldChar w:fldCharType="separate"/>
            </w:r>
            <w:r w:rsidRPr="00004FBE">
              <w:rPr>
                <w:rStyle w:val="Hyperlink"/>
              </w:rPr>
              <w:t>5. Medical Expenditure Panel Survey (MEPS)</w:t>
            </w:r>
            <w:r>
              <w:rPr>
                <w:webHidden/>
              </w:rPr>
              <w:tab/>
            </w:r>
            <w:r>
              <w:rPr>
                <w:webHidden/>
              </w:rPr>
              <w:fldChar w:fldCharType="begin"/>
            </w:r>
            <w:r>
              <w:rPr>
                <w:webHidden/>
              </w:rPr>
              <w:instrText xml:space="preserve"> PAGEREF _Toc52564620 \h </w:instrText>
            </w:r>
            <w:r>
              <w:rPr>
                <w:webHidden/>
              </w:rPr>
            </w:r>
          </w:ins>
          <w:r>
            <w:rPr>
              <w:webHidden/>
            </w:rPr>
            <w:fldChar w:fldCharType="separate"/>
          </w:r>
          <w:ins w:id="101" w:author="Cong" w:date="2020-10-02T20:56:00Z">
            <w:r>
              <w:rPr>
                <w:webHidden/>
              </w:rPr>
              <w:t>10</w:t>
            </w:r>
            <w:r>
              <w:rPr>
                <w:webHidden/>
              </w:rPr>
              <w:fldChar w:fldCharType="end"/>
            </w:r>
            <w:r w:rsidRPr="00004FBE">
              <w:rPr>
                <w:rStyle w:val="Hyperlink"/>
              </w:rPr>
              <w:fldChar w:fldCharType="end"/>
            </w:r>
          </w:ins>
        </w:p>
        <w:p w14:paraId="06D7BC43" w14:textId="114DE642" w:rsidR="00E871F3" w:rsidRDefault="00E871F3">
          <w:pPr>
            <w:pStyle w:val="TOC1"/>
            <w:tabs>
              <w:tab w:val="right" w:leader="dot" w:pos="8630"/>
            </w:tabs>
            <w:rPr>
              <w:ins w:id="102" w:author="Cong" w:date="2020-10-02T20:56:00Z"/>
              <w:noProof/>
              <w:sz w:val="22"/>
              <w:szCs w:val="22"/>
            </w:rPr>
          </w:pPr>
          <w:ins w:id="103" w:author="Cong" w:date="2020-10-02T20:56:00Z">
            <w:r w:rsidRPr="00004FBE">
              <w:rPr>
                <w:rStyle w:val="Hyperlink"/>
                <w:noProof/>
              </w:rPr>
              <w:fldChar w:fldCharType="begin"/>
            </w:r>
            <w:r w:rsidRPr="00004FBE">
              <w:rPr>
                <w:rStyle w:val="Hyperlink"/>
                <w:noProof/>
              </w:rPr>
              <w:instrText xml:space="preserve"> </w:instrText>
            </w:r>
            <w:r>
              <w:rPr>
                <w:noProof/>
              </w:rPr>
              <w:instrText>HYPERLINK \l "_Toc52564621"</w:instrText>
            </w:r>
            <w:r w:rsidRPr="00004FBE">
              <w:rPr>
                <w:rStyle w:val="Hyperlink"/>
                <w:noProof/>
              </w:rPr>
              <w:instrText xml:space="preserve"> </w:instrText>
            </w:r>
            <w:r w:rsidRPr="00004FBE">
              <w:rPr>
                <w:rStyle w:val="Hyperlink"/>
                <w:noProof/>
              </w:rPr>
            </w:r>
            <w:r w:rsidRPr="00004FBE">
              <w:rPr>
                <w:rStyle w:val="Hyperlink"/>
                <w:noProof/>
              </w:rPr>
              <w:fldChar w:fldCharType="separate"/>
            </w:r>
            <w:r w:rsidRPr="00004FBE">
              <w:rPr>
                <w:rStyle w:val="Hyperlink"/>
                <w:b/>
                <w:bCs/>
                <w:noProof/>
              </w:rPr>
              <w:t>B. Comparison and harmonization of health variables across data sets</w:t>
            </w:r>
            <w:r>
              <w:rPr>
                <w:noProof/>
                <w:webHidden/>
              </w:rPr>
              <w:tab/>
            </w:r>
            <w:r>
              <w:rPr>
                <w:noProof/>
                <w:webHidden/>
              </w:rPr>
              <w:fldChar w:fldCharType="begin"/>
            </w:r>
            <w:r>
              <w:rPr>
                <w:noProof/>
                <w:webHidden/>
              </w:rPr>
              <w:instrText xml:space="preserve"> PAGEREF _Toc52564621 \h </w:instrText>
            </w:r>
            <w:r>
              <w:rPr>
                <w:noProof/>
                <w:webHidden/>
              </w:rPr>
            </w:r>
          </w:ins>
          <w:r>
            <w:rPr>
              <w:noProof/>
              <w:webHidden/>
            </w:rPr>
            <w:fldChar w:fldCharType="separate"/>
          </w:r>
          <w:ins w:id="104" w:author="Cong" w:date="2020-10-02T20:56:00Z">
            <w:r>
              <w:rPr>
                <w:noProof/>
                <w:webHidden/>
              </w:rPr>
              <w:t>12</w:t>
            </w:r>
            <w:r>
              <w:rPr>
                <w:noProof/>
                <w:webHidden/>
              </w:rPr>
              <w:fldChar w:fldCharType="end"/>
            </w:r>
            <w:r w:rsidRPr="00004FBE">
              <w:rPr>
                <w:rStyle w:val="Hyperlink"/>
                <w:noProof/>
              </w:rPr>
              <w:fldChar w:fldCharType="end"/>
            </w:r>
          </w:ins>
        </w:p>
        <w:p w14:paraId="1D5E156F" w14:textId="4F31EFCF" w:rsidR="00E871F3" w:rsidRDefault="00E871F3">
          <w:pPr>
            <w:pStyle w:val="TOC1"/>
            <w:tabs>
              <w:tab w:val="right" w:leader="dot" w:pos="8630"/>
            </w:tabs>
            <w:rPr>
              <w:ins w:id="105" w:author="Cong" w:date="2020-10-02T20:56:00Z"/>
              <w:noProof/>
              <w:sz w:val="22"/>
              <w:szCs w:val="22"/>
            </w:rPr>
          </w:pPr>
          <w:ins w:id="106" w:author="Cong" w:date="2020-10-02T20:56:00Z">
            <w:r w:rsidRPr="00004FBE">
              <w:rPr>
                <w:rStyle w:val="Hyperlink"/>
                <w:noProof/>
              </w:rPr>
              <w:fldChar w:fldCharType="begin"/>
            </w:r>
            <w:r w:rsidRPr="00004FBE">
              <w:rPr>
                <w:rStyle w:val="Hyperlink"/>
                <w:noProof/>
              </w:rPr>
              <w:instrText xml:space="preserve"> </w:instrText>
            </w:r>
            <w:r>
              <w:rPr>
                <w:noProof/>
              </w:rPr>
              <w:instrText>HYPERLINK \l "_Toc52564622"</w:instrText>
            </w:r>
            <w:r w:rsidRPr="00004FBE">
              <w:rPr>
                <w:rStyle w:val="Hyperlink"/>
                <w:noProof/>
              </w:rPr>
              <w:instrText xml:space="preserve"> </w:instrText>
            </w:r>
            <w:r w:rsidRPr="00004FBE">
              <w:rPr>
                <w:rStyle w:val="Hyperlink"/>
                <w:noProof/>
              </w:rPr>
            </w:r>
            <w:r w:rsidRPr="00004FBE">
              <w:rPr>
                <w:rStyle w:val="Hyperlink"/>
                <w:noProof/>
              </w:rPr>
              <w:fldChar w:fldCharType="separate"/>
            </w:r>
            <w:r w:rsidRPr="00004FBE">
              <w:rPr>
                <w:rStyle w:val="Hyperlink"/>
                <w:b/>
                <w:bCs/>
                <w:noProof/>
              </w:rPr>
              <w:t>C. Stata Code</w:t>
            </w:r>
            <w:r>
              <w:rPr>
                <w:noProof/>
                <w:webHidden/>
              </w:rPr>
              <w:tab/>
            </w:r>
            <w:r>
              <w:rPr>
                <w:noProof/>
                <w:webHidden/>
              </w:rPr>
              <w:fldChar w:fldCharType="begin"/>
            </w:r>
            <w:r>
              <w:rPr>
                <w:noProof/>
                <w:webHidden/>
              </w:rPr>
              <w:instrText xml:space="preserve"> PAGEREF _Toc52564622 \h </w:instrText>
            </w:r>
            <w:r>
              <w:rPr>
                <w:noProof/>
                <w:webHidden/>
              </w:rPr>
            </w:r>
          </w:ins>
          <w:r>
            <w:rPr>
              <w:noProof/>
              <w:webHidden/>
            </w:rPr>
            <w:fldChar w:fldCharType="separate"/>
          </w:r>
          <w:ins w:id="107" w:author="Cong" w:date="2020-10-02T20:56:00Z">
            <w:r>
              <w:rPr>
                <w:noProof/>
                <w:webHidden/>
              </w:rPr>
              <w:t>18</w:t>
            </w:r>
            <w:r>
              <w:rPr>
                <w:noProof/>
                <w:webHidden/>
              </w:rPr>
              <w:fldChar w:fldCharType="end"/>
            </w:r>
            <w:r w:rsidRPr="00004FBE">
              <w:rPr>
                <w:rStyle w:val="Hyperlink"/>
                <w:noProof/>
              </w:rPr>
              <w:fldChar w:fldCharType="end"/>
            </w:r>
          </w:ins>
        </w:p>
        <w:p w14:paraId="3D68F48D" w14:textId="38130917" w:rsidR="00E871F3" w:rsidRDefault="00E871F3">
          <w:pPr>
            <w:pStyle w:val="TOC1"/>
            <w:tabs>
              <w:tab w:val="right" w:leader="dot" w:pos="8630"/>
            </w:tabs>
            <w:rPr>
              <w:ins w:id="108" w:author="Cong" w:date="2020-10-02T20:56:00Z"/>
              <w:noProof/>
              <w:sz w:val="22"/>
              <w:szCs w:val="22"/>
            </w:rPr>
          </w:pPr>
          <w:ins w:id="109" w:author="Cong" w:date="2020-10-02T20:56:00Z">
            <w:r w:rsidRPr="00004FBE">
              <w:rPr>
                <w:rStyle w:val="Hyperlink"/>
                <w:noProof/>
              </w:rPr>
              <w:fldChar w:fldCharType="begin"/>
            </w:r>
            <w:r w:rsidRPr="00004FBE">
              <w:rPr>
                <w:rStyle w:val="Hyperlink"/>
                <w:noProof/>
              </w:rPr>
              <w:instrText xml:space="preserve"> </w:instrText>
            </w:r>
            <w:r>
              <w:rPr>
                <w:noProof/>
              </w:rPr>
              <w:instrText>HYPERLINK \l "_Toc52564623"</w:instrText>
            </w:r>
            <w:r w:rsidRPr="00004FBE">
              <w:rPr>
                <w:rStyle w:val="Hyperlink"/>
                <w:noProof/>
              </w:rPr>
              <w:instrText xml:space="preserve"> </w:instrText>
            </w:r>
            <w:r w:rsidRPr="00004FBE">
              <w:rPr>
                <w:rStyle w:val="Hyperlink"/>
                <w:noProof/>
              </w:rPr>
            </w:r>
            <w:r w:rsidRPr="00004FBE">
              <w:rPr>
                <w:rStyle w:val="Hyperlink"/>
                <w:noProof/>
              </w:rPr>
              <w:fldChar w:fldCharType="separate"/>
            </w:r>
            <w:r w:rsidRPr="00004FBE">
              <w:rPr>
                <w:rStyle w:val="Hyperlink"/>
                <w:b/>
                <w:bCs/>
                <w:noProof/>
              </w:rPr>
              <w:t>D. GitHub Storage and Sharing of Codes and Documents</w:t>
            </w:r>
            <w:r>
              <w:rPr>
                <w:noProof/>
                <w:webHidden/>
              </w:rPr>
              <w:tab/>
            </w:r>
            <w:r>
              <w:rPr>
                <w:noProof/>
                <w:webHidden/>
              </w:rPr>
              <w:fldChar w:fldCharType="begin"/>
            </w:r>
            <w:r>
              <w:rPr>
                <w:noProof/>
                <w:webHidden/>
              </w:rPr>
              <w:instrText xml:space="preserve"> PAGEREF _Toc52564623 \h </w:instrText>
            </w:r>
            <w:r>
              <w:rPr>
                <w:noProof/>
                <w:webHidden/>
              </w:rPr>
            </w:r>
          </w:ins>
          <w:r>
            <w:rPr>
              <w:noProof/>
              <w:webHidden/>
            </w:rPr>
            <w:fldChar w:fldCharType="separate"/>
          </w:r>
          <w:ins w:id="110" w:author="Cong" w:date="2020-10-02T20:56:00Z">
            <w:r>
              <w:rPr>
                <w:noProof/>
                <w:webHidden/>
              </w:rPr>
              <w:t>19</w:t>
            </w:r>
            <w:r>
              <w:rPr>
                <w:noProof/>
                <w:webHidden/>
              </w:rPr>
              <w:fldChar w:fldCharType="end"/>
            </w:r>
            <w:r w:rsidRPr="00004FBE">
              <w:rPr>
                <w:rStyle w:val="Hyperlink"/>
                <w:noProof/>
              </w:rPr>
              <w:fldChar w:fldCharType="end"/>
            </w:r>
          </w:ins>
        </w:p>
        <w:p w14:paraId="28D1F64C" w14:textId="7E7AAC05" w:rsidR="00C575CA" w:rsidRPr="0057052A" w:rsidDel="00FE79AF" w:rsidRDefault="00C575CA">
          <w:pPr>
            <w:pStyle w:val="TOC1"/>
            <w:tabs>
              <w:tab w:val="right" w:leader="dot" w:pos="8630"/>
            </w:tabs>
            <w:rPr>
              <w:del w:id="111" w:author="Cong" w:date="2020-10-02T20:27:00Z"/>
              <w:rFonts w:asciiTheme="majorHAnsi" w:hAnsiTheme="majorHAnsi" w:cstheme="majorHAnsi"/>
              <w:noProof/>
              <w:rPrChange w:id="112" w:author="Cong" w:date="2020-10-02T20:27:00Z">
                <w:rPr>
                  <w:del w:id="113" w:author="Cong" w:date="2020-10-02T20:27:00Z"/>
                  <w:noProof/>
                  <w:sz w:val="22"/>
                  <w:szCs w:val="22"/>
                </w:rPr>
              </w:rPrChange>
            </w:rPr>
          </w:pPr>
          <w:del w:id="114" w:author="Cong" w:date="2020-10-02T20:27:00Z">
            <w:r w:rsidRPr="00FE79AF" w:rsidDel="00FE79AF">
              <w:rPr>
                <w:rStyle w:val="Hyperlink"/>
                <w:rFonts w:asciiTheme="majorHAnsi" w:hAnsiTheme="majorHAnsi" w:cstheme="majorHAnsi"/>
                <w:b/>
                <w:bCs/>
                <w:noProof/>
                <w:rPrChange w:id="115" w:author="Cong" w:date="2020-10-02T20:27:00Z">
                  <w:rPr>
                    <w:rStyle w:val="Hyperlink"/>
                    <w:b/>
                    <w:bCs/>
                    <w:noProof/>
                  </w:rPr>
                </w:rPrChange>
              </w:rPr>
              <w:delText>Introduction</w:delText>
            </w:r>
            <w:r w:rsidRPr="0057052A" w:rsidDel="00FE79AF">
              <w:rPr>
                <w:rFonts w:asciiTheme="majorHAnsi" w:hAnsiTheme="majorHAnsi" w:cstheme="majorHAnsi"/>
                <w:noProof/>
                <w:webHidden/>
                <w:rPrChange w:id="116" w:author="Cong" w:date="2020-10-02T20:27:00Z">
                  <w:rPr>
                    <w:noProof/>
                    <w:webHidden/>
                  </w:rPr>
                </w:rPrChange>
              </w:rPr>
              <w:tab/>
              <w:delText>3</w:delText>
            </w:r>
          </w:del>
        </w:p>
        <w:p w14:paraId="19E27E9B" w14:textId="42C06161" w:rsidR="00C575CA" w:rsidRPr="0057052A" w:rsidDel="00FE79AF" w:rsidRDefault="00C575CA">
          <w:pPr>
            <w:pStyle w:val="TOC1"/>
            <w:tabs>
              <w:tab w:val="right" w:leader="dot" w:pos="8630"/>
            </w:tabs>
            <w:rPr>
              <w:del w:id="117" w:author="Cong" w:date="2020-10-02T20:27:00Z"/>
              <w:rFonts w:asciiTheme="majorHAnsi" w:hAnsiTheme="majorHAnsi" w:cstheme="majorHAnsi"/>
              <w:noProof/>
              <w:rPrChange w:id="118" w:author="Cong" w:date="2020-10-02T20:27:00Z">
                <w:rPr>
                  <w:del w:id="119" w:author="Cong" w:date="2020-10-02T20:27:00Z"/>
                  <w:noProof/>
                  <w:sz w:val="22"/>
                  <w:szCs w:val="22"/>
                </w:rPr>
              </w:rPrChange>
            </w:rPr>
          </w:pPr>
          <w:del w:id="120" w:author="Cong" w:date="2020-10-02T20:27:00Z">
            <w:r w:rsidRPr="00FE79AF" w:rsidDel="00FE79AF">
              <w:rPr>
                <w:rStyle w:val="Hyperlink"/>
                <w:rFonts w:asciiTheme="majorHAnsi" w:hAnsiTheme="majorHAnsi" w:cstheme="majorHAnsi"/>
                <w:b/>
                <w:bCs/>
                <w:noProof/>
                <w:rPrChange w:id="121" w:author="Cong" w:date="2020-10-02T20:27:00Z">
                  <w:rPr>
                    <w:rStyle w:val="Hyperlink"/>
                    <w:b/>
                    <w:bCs/>
                    <w:noProof/>
                  </w:rPr>
                </w:rPrChange>
              </w:rPr>
              <w:delText>A. Description</w:delText>
            </w:r>
            <w:r w:rsidRPr="0057052A" w:rsidDel="00FE79AF">
              <w:rPr>
                <w:rFonts w:asciiTheme="majorHAnsi" w:hAnsiTheme="majorHAnsi" w:cstheme="majorHAnsi"/>
                <w:noProof/>
                <w:webHidden/>
                <w:rPrChange w:id="122" w:author="Cong" w:date="2020-10-02T20:27:00Z">
                  <w:rPr>
                    <w:noProof/>
                    <w:webHidden/>
                  </w:rPr>
                </w:rPrChange>
              </w:rPr>
              <w:tab/>
              <w:delText>4</w:delText>
            </w:r>
          </w:del>
        </w:p>
        <w:p w14:paraId="211FAE3E" w14:textId="799713E2" w:rsidR="00C575CA" w:rsidRPr="0057052A" w:rsidDel="00FE79AF" w:rsidRDefault="00C575CA">
          <w:pPr>
            <w:pStyle w:val="TOC2"/>
            <w:rPr>
              <w:del w:id="123" w:author="Cong" w:date="2020-10-02T20:27:00Z"/>
              <w:b w:val="0"/>
              <w:bCs w:val="0"/>
              <w:rPrChange w:id="124" w:author="Cong" w:date="2020-10-02T20:27:00Z">
                <w:rPr>
                  <w:del w:id="125" w:author="Cong" w:date="2020-10-02T20:27:00Z"/>
                  <w:rFonts w:asciiTheme="minorHAnsi" w:hAnsiTheme="minorHAnsi" w:cstheme="minorBidi"/>
                  <w:b w:val="0"/>
                  <w:bCs w:val="0"/>
                  <w:sz w:val="22"/>
                  <w:szCs w:val="22"/>
                </w:rPr>
              </w:rPrChange>
            </w:rPr>
          </w:pPr>
          <w:del w:id="126" w:author="Cong" w:date="2020-10-02T20:27:00Z">
            <w:r w:rsidRPr="00FE79AF" w:rsidDel="00FE79AF">
              <w:rPr>
                <w:rStyle w:val="Hyperlink"/>
                <w:rPrChange w:id="127" w:author="Cong" w:date="2020-10-02T20:27:00Z">
                  <w:rPr>
                    <w:rStyle w:val="Hyperlink"/>
                  </w:rPr>
                </w:rPrChange>
              </w:rPr>
              <w:delText>1. Behavioral Risk Factor Surveillance System (BRFSS)</w:delText>
            </w:r>
            <w:r w:rsidRPr="0057052A" w:rsidDel="00FE79AF">
              <w:rPr>
                <w:webHidden/>
                <w:rPrChange w:id="128" w:author="Cong" w:date="2020-10-02T20:27:00Z">
                  <w:rPr>
                    <w:webHidden/>
                  </w:rPr>
                </w:rPrChange>
              </w:rPr>
              <w:tab/>
            </w:r>
            <w:r w:rsidRPr="0057052A" w:rsidDel="00FE79AF">
              <w:rPr>
                <w:webHidden/>
                <w:rPrChange w:id="129" w:author="Cong" w:date="2020-10-02T20:27:00Z">
                  <w:rPr>
                    <w:webHidden/>
                  </w:rPr>
                </w:rPrChange>
              </w:rPr>
              <w:delText>4</w:delText>
            </w:r>
          </w:del>
        </w:p>
        <w:p w14:paraId="576C4143" w14:textId="2325238E" w:rsidR="00C575CA" w:rsidRPr="0057052A" w:rsidDel="00FE79AF" w:rsidRDefault="00C575CA">
          <w:pPr>
            <w:pStyle w:val="TOC2"/>
            <w:rPr>
              <w:del w:id="130" w:author="Cong" w:date="2020-10-02T20:27:00Z"/>
              <w:b w:val="0"/>
              <w:bCs w:val="0"/>
              <w:rPrChange w:id="131" w:author="Cong" w:date="2020-10-02T20:27:00Z">
                <w:rPr>
                  <w:del w:id="132" w:author="Cong" w:date="2020-10-02T20:27:00Z"/>
                  <w:rFonts w:asciiTheme="minorHAnsi" w:hAnsiTheme="minorHAnsi" w:cstheme="minorBidi"/>
                  <w:b w:val="0"/>
                  <w:bCs w:val="0"/>
                  <w:sz w:val="22"/>
                  <w:szCs w:val="22"/>
                </w:rPr>
              </w:rPrChange>
            </w:rPr>
          </w:pPr>
          <w:del w:id="133" w:author="Cong" w:date="2020-10-02T20:27:00Z">
            <w:r w:rsidRPr="00FE79AF" w:rsidDel="00FE79AF">
              <w:rPr>
                <w:rStyle w:val="Hyperlink"/>
                <w:rPrChange w:id="134" w:author="Cong" w:date="2020-10-02T20:27:00Z">
                  <w:rPr>
                    <w:rStyle w:val="Hyperlink"/>
                  </w:rPr>
                </w:rPrChange>
              </w:rPr>
              <w:delText>2. Rand Health Retirement Study Longitudinal (HRS)</w:delText>
            </w:r>
            <w:r w:rsidRPr="0057052A" w:rsidDel="00FE79AF">
              <w:rPr>
                <w:webHidden/>
                <w:rPrChange w:id="135" w:author="Cong" w:date="2020-10-02T20:27:00Z">
                  <w:rPr>
                    <w:webHidden/>
                  </w:rPr>
                </w:rPrChange>
              </w:rPr>
              <w:tab/>
              <w:delText>5</w:delText>
            </w:r>
          </w:del>
        </w:p>
        <w:p w14:paraId="6F107EC7" w14:textId="3537D852" w:rsidR="00C575CA" w:rsidRPr="0057052A" w:rsidDel="00FE79AF" w:rsidRDefault="00C575CA">
          <w:pPr>
            <w:pStyle w:val="TOC2"/>
            <w:rPr>
              <w:del w:id="136" w:author="Cong" w:date="2020-10-02T20:27:00Z"/>
              <w:b w:val="0"/>
              <w:bCs w:val="0"/>
              <w:rPrChange w:id="137" w:author="Cong" w:date="2020-10-02T20:27:00Z">
                <w:rPr>
                  <w:del w:id="138" w:author="Cong" w:date="2020-10-02T20:27:00Z"/>
                  <w:rFonts w:asciiTheme="minorHAnsi" w:hAnsiTheme="minorHAnsi" w:cstheme="minorBidi"/>
                  <w:b w:val="0"/>
                  <w:bCs w:val="0"/>
                  <w:sz w:val="22"/>
                  <w:szCs w:val="22"/>
                </w:rPr>
              </w:rPrChange>
            </w:rPr>
          </w:pPr>
          <w:del w:id="139" w:author="Cong" w:date="2020-10-02T20:27:00Z">
            <w:r w:rsidRPr="00FE79AF" w:rsidDel="00FE79AF">
              <w:rPr>
                <w:rStyle w:val="Hyperlink"/>
                <w:rPrChange w:id="140" w:author="Cong" w:date="2020-10-02T20:27:00Z">
                  <w:rPr>
                    <w:rStyle w:val="Hyperlink"/>
                  </w:rPr>
                </w:rPrChange>
              </w:rPr>
              <w:delText>3. National Health and Nutrition Examination Survey (NHANES)</w:delText>
            </w:r>
            <w:r w:rsidRPr="0057052A" w:rsidDel="00FE79AF">
              <w:rPr>
                <w:webHidden/>
                <w:rPrChange w:id="141" w:author="Cong" w:date="2020-10-02T20:27:00Z">
                  <w:rPr>
                    <w:webHidden/>
                  </w:rPr>
                </w:rPrChange>
              </w:rPr>
              <w:tab/>
              <w:delText>6</w:delText>
            </w:r>
          </w:del>
        </w:p>
        <w:p w14:paraId="66DC9785" w14:textId="1CEA3F3C" w:rsidR="00C575CA" w:rsidRPr="0057052A" w:rsidDel="00FE79AF" w:rsidRDefault="00C575CA">
          <w:pPr>
            <w:pStyle w:val="TOC2"/>
            <w:rPr>
              <w:del w:id="142" w:author="Cong" w:date="2020-10-02T20:27:00Z"/>
              <w:b w:val="0"/>
              <w:bCs w:val="0"/>
              <w:rPrChange w:id="143" w:author="Cong" w:date="2020-10-02T20:27:00Z">
                <w:rPr>
                  <w:del w:id="144" w:author="Cong" w:date="2020-10-02T20:27:00Z"/>
                  <w:rFonts w:asciiTheme="minorHAnsi" w:hAnsiTheme="minorHAnsi" w:cstheme="minorBidi"/>
                  <w:b w:val="0"/>
                  <w:bCs w:val="0"/>
                  <w:sz w:val="22"/>
                  <w:szCs w:val="22"/>
                </w:rPr>
              </w:rPrChange>
            </w:rPr>
          </w:pPr>
          <w:del w:id="145" w:author="Cong" w:date="2020-10-02T20:27:00Z">
            <w:r w:rsidRPr="00FE79AF" w:rsidDel="00FE79AF">
              <w:rPr>
                <w:rStyle w:val="Hyperlink"/>
                <w:rPrChange w:id="146" w:author="Cong" w:date="2020-10-02T20:27:00Z">
                  <w:rPr>
                    <w:rStyle w:val="Hyperlink"/>
                  </w:rPr>
                </w:rPrChange>
              </w:rPr>
              <w:delText>4. National Health Interview Survey (NHIS)</w:delText>
            </w:r>
            <w:r w:rsidRPr="0057052A" w:rsidDel="00FE79AF">
              <w:rPr>
                <w:webHidden/>
                <w:rPrChange w:id="147" w:author="Cong" w:date="2020-10-02T20:27:00Z">
                  <w:rPr>
                    <w:webHidden/>
                  </w:rPr>
                </w:rPrChange>
              </w:rPr>
              <w:tab/>
              <w:delText>8</w:delText>
            </w:r>
          </w:del>
        </w:p>
        <w:p w14:paraId="37ADB3A4" w14:textId="0D7A9B9E" w:rsidR="00C575CA" w:rsidRPr="0057052A" w:rsidDel="00FE79AF" w:rsidRDefault="00C575CA">
          <w:pPr>
            <w:pStyle w:val="TOC2"/>
            <w:rPr>
              <w:del w:id="148" w:author="Cong" w:date="2020-10-02T20:27:00Z"/>
              <w:b w:val="0"/>
              <w:bCs w:val="0"/>
              <w:rPrChange w:id="149" w:author="Cong" w:date="2020-10-02T20:27:00Z">
                <w:rPr>
                  <w:del w:id="150" w:author="Cong" w:date="2020-10-02T20:27:00Z"/>
                  <w:rFonts w:asciiTheme="minorHAnsi" w:hAnsiTheme="minorHAnsi" w:cstheme="minorBidi"/>
                  <w:b w:val="0"/>
                  <w:bCs w:val="0"/>
                  <w:sz w:val="22"/>
                  <w:szCs w:val="22"/>
                </w:rPr>
              </w:rPrChange>
            </w:rPr>
          </w:pPr>
          <w:del w:id="151" w:author="Cong" w:date="2020-10-02T20:27:00Z">
            <w:r w:rsidRPr="00FE79AF" w:rsidDel="00FE79AF">
              <w:rPr>
                <w:rStyle w:val="Hyperlink"/>
                <w:rPrChange w:id="152" w:author="Cong" w:date="2020-10-02T20:27:00Z">
                  <w:rPr>
                    <w:rStyle w:val="Hyperlink"/>
                  </w:rPr>
                </w:rPrChange>
              </w:rPr>
              <w:delText>5. Medical Expenditure Panel Survey (MEPS)</w:delText>
            </w:r>
            <w:r w:rsidRPr="0057052A" w:rsidDel="00FE79AF">
              <w:rPr>
                <w:webHidden/>
                <w:rPrChange w:id="153" w:author="Cong" w:date="2020-10-02T20:27:00Z">
                  <w:rPr>
                    <w:webHidden/>
                  </w:rPr>
                </w:rPrChange>
              </w:rPr>
              <w:tab/>
              <w:delText>10</w:delText>
            </w:r>
          </w:del>
        </w:p>
        <w:p w14:paraId="1DD16AC1" w14:textId="24E2F793" w:rsidR="00C575CA" w:rsidRPr="0057052A" w:rsidDel="00FE79AF" w:rsidRDefault="00C575CA">
          <w:pPr>
            <w:pStyle w:val="TOC1"/>
            <w:tabs>
              <w:tab w:val="right" w:leader="dot" w:pos="8630"/>
            </w:tabs>
            <w:rPr>
              <w:del w:id="154" w:author="Cong" w:date="2020-10-02T20:27:00Z"/>
              <w:rFonts w:asciiTheme="majorHAnsi" w:hAnsiTheme="majorHAnsi" w:cstheme="majorHAnsi"/>
              <w:noProof/>
              <w:rPrChange w:id="155" w:author="Cong" w:date="2020-10-02T20:27:00Z">
                <w:rPr>
                  <w:del w:id="156" w:author="Cong" w:date="2020-10-02T20:27:00Z"/>
                  <w:noProof/>
                  <w:sz w:val="22"/>
                  <w:szCs w:val="22"/>
                </w:rPr>
              </w:rPrChange>
            </w:rPr>
          </w:pPr>
          <w:del w:id="157" w:author="Cong" w:date="2020-10-02T20:27:00Z">
            <w:r w:rsidRPr="00FE79AF" w:rsidDel="00FE79AF">
              <w:rPr>
                <w:rStyle w:val="Hyperlink"/>
                <w:rFonts w:asciiTheme="majorHAnsi" w:hAnsiTheme="majorHAnsi" w:cstheme="majorHAnsi"/>
                <w:b/>
                <w:bCs/>
                <w:noProof/>
                <w:rPrChange w:id="158" w:author="Cong" w:date="2020-10-02T20:27:00Z">
                  <w:rPr>
                    <w:rStyle w:val="Hyperlink"/>
                    <w:b/>
                    <w:bCs/>
                    <w:noProof/>
                  </w:rPr>
                </w:rPrChange>
              </w:rPr>
              <w:delText>B. Comparison and harmonization of health variables across data sets</w:delText>
            </w:r>
            <w:r w:rsidRPr="0057052A" w:rsidDel="00FE79AF">
              <w:rPr>
                <w:rFonts w:asciiTheme="majorHAnsi" w:hAnsiTheme="majorHAnsi" w:cstheme="majorHAnsi"/>
                <w:noProof/>
                <w:webHidden/>
                <w:rPrChange w:id="159" w:author="Cong" w:date="2020-10-02T20:27:00Z">
                  <w:rPr>
                    <w:noProof/>
                    <w:webHidden/>
                  </w:rPr>
                </w:rPrChange>
              </w:rPr>
              <w:tab/>
              <w:delText>12</w:delText>
            </w:r>
          </w:del>
        </w:p>
        <w:p w14:paraId="05F92F3B" w14:textId="36EE5D4E" w:rsidR="00C575CA" w:rsidRPr="0057052A" w:rsidDel="00FE79AF" w:rsidRDefault="00C575CA">
          <w:pPr>
            <w:pStyle w:val="TOC1"/>
            <w:tabs>
              <w:tab w:val="right" w:leader="dot" w:pos="8630"/>
            </w:tabs>
            <w:rPr>
              <w:del w:id="160" w:author="Cong" w:date="2020-10-02T20:27:00Z"/>
              <w:rFonts w:asciiTheme="majorHAnsi" w:hAnsiTheme="majorHAnsi" w:cstheme="majorHAnsi"/>
              <w:noProof/>
              <w:rPrChange w:id="161" w:author="Cong" w:date="2020-10-02T20:27:00Z">
                <w:rPr>
                  <w:del w:id="162" w:author="Cong" w:date="2020-10-02T20:27:00Z"/>
                  <w:noProof/>
                  <w:sz w:val="22"/>
                  <w:szCs w:val="22"/>
                </w:rPr>
              </w:rPrChange>
            </w:rPr>
          </w:pPr>
          <w:del w:id="163" w:author="Cong" w:date="2020-10-02T20:27:00Z">
            <w:r w:rsidRPr="00FE79AF" w:rsidDel="00FE79AF">
              <w:rPr>
                <w:rStyle w:val="Hyperlink"/>
                <w:rFonts w:asciiTheme="majorHAnsi" w:hAnsiTheme="majorHAnsi" w:cstheme="majorHAnsi"/>
                <w:b/>
                <w:bCs/>
                <w:noProof/>
                <w:rPrChange w:id="164" w:author="Cong" w:date="2020-10-02T20:27:00Z">
                  <w:rPr>
                    <w:rStyle w:val="Hyperlink"/>
                    <w:b/>
                    <w:bCs/>
                    <w:noProof/>
                  </w:rPr>
                </w:rPrChange>
              </w:rPr>
              <w:delText>C. How to convert .xpt to .dta files</w:delText>
            </w:r>
            <w:r w:rsidRPr="0057052A" w:rsidDel="00FE79AF">
              <w:rPr>
                <w:rFonts w:asciiTheme="majorHAnsi" w:hAnsiTheme="majorHAnsi" w:cstheme="majorHAnsi"/>
                <w:noProof/>
                <w:webHidden/>
                <w:rPrChange w:id="165" w:author="Cong" w:date="2020-10-02T20:27:00Z">
                  <w:rPr>
                    <w:noProof/>
                    <w:webHidden/>
                  </w:rPr>
                </w:rPrChange>
              </w:rPr>
              <w:tab/>
              <w:delText>15</w:delText>
            </w:r>
          </w:del>
        </w:p>
        <w:p w14:paraId="472E5448" w14:textId="26C1B24B" w:rsidR="00C575CA" w:rsidRDefault="00C575CA">
          <w:pPr>
            <w:rPr>
              <w:ins w:id="166" w:author="Cong" w:date="2020-10-02T19:37:00Z"/>
            </w:rPr>
          </w:pPr>
          <w:ins w:id="167" w:author="Cong" w:date="2020-10-02T19:37:00Z">
            <w:r w:rsidRPr="0057052A">
              <w:rPr>
                <w:rFonts w:asciiTheme="majorHAnsi" w:hAnsiTheme="majorHAnsi" w:cstheme="majorHAnsi"/>
                <w:b/>
                <w:bCs/>
                <w:noProof/>
                <w:rPrChange w:id="168" w:author="Cong" w:date="2020-10-02T20:27:00Z">
                  <w:rPr>
                    <w:b/>
                    <w:bCs/>
                    <w:noProof/>
                  </w:rPr>
                </w:rPrChange>
              </w:rPr>
              <w:fldChar w:fldCharType="end"/>
            </w:r>
          </w:ins>
        </w:p>
        <w:customXmlInsRangeStart w:id="169" w:author="Cong" w:date="2020-10-02T19:37:00Z"/>
      </w:sdtContent>
    </w:sdt>
    <w:customXmlInsRangeEnd w:id="169"/>
    <w:p w14:paraId="16989352" w14:textId="5E1F8196" w:rsidR="001B28D6" w:rsidRDefault="001B28D6">
      <w:pPr>
        <w:rPr>
          <w:ins w:id="170" w:author="Cong" w:date="2020-10-02T19:34:00Z"/>
          <w:b/>
          <w:bCs/>
          <w:noProof/>
        </w:rPr>
      </w:pPr>
    </w:p>
    <w:p w14:paraId="79BB3E5E" w14:textId="1F54850D" w:rsidR="001B28D6" w:rsidRDefault="001B28D6">
      <w:pPr>
        <w:rPr>
          <w:ins w:id="171" w:author="Cong" w:date="2020-10-02T19:34:00Z"/>
          <w:b/>
          <w:bCs/>
          <w:noProof/>
        </w:rPr>
      </w:pPr>
    </w:p>
    <w:p w14:paraId="08810297" w14:textId="584D1D8A" w:rsidR="001B28D6" w:rsidRDefault="001B28D6">
      <w:pPr>
        <w:rPr>
          <w:ins w:id="172" w:author="Cong" w:date="2020-10-02T19:34:00Z"/>
          <w:b/>
          <w:bCs/>
          <w:noProof/>
        </w:rPr>
      </w:pPr>
    </w:p>
    <w:p w14:paraId="21732A4D" w14:textId="5A2A866A" w:rsidR="001B28D6" w:rsidRDefault="001B28D6">
      <w:pPr>
        <w:rPr>
          <w:ins w:id="173" w:author="Cong" w:date="2020-10-02T19:34:00Z"/>
          <w:b/>
          <w:bCs/>
          <w:noProof/>
        </w:rPr>
      </w:pPr>
    </w:p>
    <w:p w14:paraId="2C73846C" w14:textId="66ABFCFF" w:rsidR="001B28D6" w:rsidRDefault="001B28D6">
      <w:pPr>
        <w:rPr>
          <w:ins w:id="174" w:author="Cong" w:date="2020-10-02T19:34:00Z"/>
          <w:b/>
          <w:bCs/>
          <w:noProof/>
        </w:rPr>
      </w:pPr>
    </w:p>
    <w:p w14:paraId="6F15B3B3" w14:textId="2E9BDDE7" w:rsidR="001B28D6" w:rsidRDefault="001B28D6">
      <w:pPr>
        <w:rPr>
          <w:ins w:id="175" w:author="Cong" w:date="2020-10-02T19:34:00Z"/>
          <w:b/>
          <w:bCs/>
          <w:noProof/>
        </w:rPr>
      </w:pPr>
    </w:p>
    <w:p w14:paraId="2C9CB4C5" w14:textId="12CFB8D8" w:rsidR="001B28D6" w:rsidRDefault="001B28D6">
      <w:pPr>
        <w:rPr>
          <w:ins w:id="176" w:author="Cong" w:date="2020-10-02T19:34:00Z"/>
          <w:b/>
          <w:bCs/>
          <w:noProof/>
        </w:rPr>
      </w:pPr>
    </w:p>
    <w:p w14:paraId="45F2F0B0" w14:textId="14086EF3" w:rsidR="001B28D6" w:rsidRDefault="001B28D6">
      <w:pPr>
        <w:rPr>
          <w:ins w:id="177" w:author="Cong" w:date="2020-10-02T19:34:00Z"/>
          <w:b/>
          <w:bCs/>
          <w:noProof/>
        </w:rPr>
      </w:pPr>
    </w:p>
    <w:p w14:paraId="2295200B" w14:textId="4DFB0F93" w:rsidR="001B28D6" w:rsidRDefault="001B28D6">
      <w:pPr>
        <w:rPr>
          <w:ins w:id="178" w:author="Cong" w:date="2020-10-02T19:34:00Z"/>
          <w:b/>
          <w:bCs/>
          <w:noProof/>
        </w:rPr>
      </w:pPr>
    </w:p>
    <w:p w14:paraId="3391627B" w14:textId="6B7BC79F" w:rsidR="001B28D6" w:rsidRDefault="001B28D6">
      <w:pPr>
        <w:rPr>
          <w:ins w:id="179" w:author="Cong" w:date="2020-10-02T19:34:00Z"/>
          <w:b/>
          <w:bCs/>
          <w:noProof/>
        </w:rPr>
      </w:pPr>
    </w:p>
    <w:p w14:paraId="06A60EC9" w14:textId="2B91D76A" w:rsidR="001B28D6" w:rsidRDefault="001B28D6">
      <w:pPr>
        <w:rPr>
          <w:ins w:id="180" w:author="Cong" w:date="2020-10-02T19:34:00Z"/>
          <w:b/>
          <w:bCs/>
          <w:noProof/>
        </w:rPr>
      </w:pPr>
    </w:p>
    <w:p w14:paraId="1501BF4C" w14:textId="7F148C84" w:rsidR="001B28D6" w:rsidRDefault="001B28D6">
      <w:pPr>
        <w:rPr>
          <w:ins w:id="181" w:author="Cong" w:date="2020-10-02T19:34:00Z"/>
          <w:b/>
          <w:bCs/>
          <w:noProof/>
        </w:rPr>
      </w:pPr>
    </w:p>
    <w:p w14:paraId="525F8FD9" w14:textId="371E6740" w:rsidR="001B28D6" w:rsidRDefault="001B28D6">
      <w:pPr>
        <w:rPr>
          <w:ins w:id="182" w:author="Cong" w:date="2020-10-02T19:34:00Z"/>
          <w:b/>
          <w:bCs/>
          <w:noProof/>
        </w:rPr>
      </w:pPr>
    </w:p>
    <w:p w14:paraId="246BDFEA" w14:textId="5979C96E" w:rsidR="001B28D6" w:rsidRDefault="001B28D6">
      <w:pPr>
        <w:rPr>
          <w:ins w:id="183" w:author="Cong" w:date="2020-10-02T19:34:00Z"/>
          <w:b/>
          <w:bCs/>
          <w:noProof/>
        </w:rPr>
      </w:pPr>
    </w:p>
    <w:p w14:paraId="30316E5C" w14:textId="73637A63" w:rsidR="001B28D6" w:rsidRDefault="001B28D6">
      <w:pPr>
        <w:rPr>
          <w:ins w:id="184" w:author="Cong" w:date="2020-10-02T19:34:00Z"/>
          <w:b/>
          <w:bCs/>
          <w:noProof/>
        </w:rPr>
      </w:pPr>
    </w:p>
    <w:p w14:paraId="4A5B264B" w14:textId="25D8EEAE" w:rsidR="001B28D6" w:rsidRDefault="001B28D6">
      <w:pPr>
        <w:rPr>
          <w:ins w:id="185" w:author="Cong" w:date="2020-10-02T19:34:00Z"/>
          <w:b/>
          <w:bCs/>
          <w:noProof/>
        </w:rPr>
      </w:pPr>
    </w:p>
    <w:p w14:paraId="0E493E1D" w14:textId="2AE09B27" w:rsidR="001B28D6" w:rsidRDefault="001B28D6">
      <w:pPr>
        <w:rPr>
          <w:ins w:id="186" w:author="Cong" w:date="2020-10-02T19:34:00Z"/>
          <w:b/>
          <w:bCs/>
          <w:noProof/>
        </w:rPr>
      </w:pPr>
    </w:p>
    <w:p w14:paraId="05ACFEFD" w14:textId="58BEDEE4" w:rsidR="001B28D6" w:rsidRDefault="001B28D6">
      <w:pPr>
        <w:rPr>
          <w:ins w:id="187" w:author="Cong" w:date="2020-10-02T19:34:00Z"/>
          <w:b/>
          <w:bCs/>
          <w:noProof/>
        </w:rPr>
      </w:pPr>
    </w:p>
    <w:p w14:paraId="2D79A666" w14:textId="2EF15B2A" w:rsidR="001B28D6" w:rsidRDefault="001B28D6">
      <w:pPr>
        <w:rPr>
          <w:ins w:id="188" w:author="Cong" w:date="2020-10-02T19:34:00Z"/>
          <w:b/>
          <w:bCs/>
          <w:noProof/>
        </w:rPr>
      </w:pPr>
    </w:p>
    <w:p w14:paraId="7C43385D" w14:textId="39D64D62" w:rsidR="001B28D6" w:rsidRDefault="001B28D6">
      <w:pPr>
        <w:rPr>
          <w:ins w:id="189" w:author="Cong" w:date="2020-10-02T19:34:00Z"/>
          <w:b/>
          <w:bCs/>
          <w:noProof/>
        </w:rPr>
      </w:pPr>
    </w:p>
    <w:p w14:paraId="6D637D58" w14:textId="1CCC8385" w:rsidR="001B28D6" w:rsidRDefault="001B28D6">
      <w:pPr>
        <w:rPr>
          <w:ins w:id="190" w:author="Cong" w:date="2020-10-02T19:34:00Z"/>
          <w:b/>
          <w:bCs/>
          <w:noProof/>
        </w:rPr>
      </w:pPr>
    </w:p>
    <w:p w14:paraId="6CDE442E" w14:textId="25EA81C3" w:rsidR="001B28D6" w:rsidRDefault="001B28D6">
      <w:pPr>
        <w:rPr>
          <w:ins w:id="191" w:author="Cong" w:date="2020-10-02T19:34:00Z"/>
          <w:b/>
          <w:bCs/>
          <w:noProof/>
        </w:rPr>
      </w:pPr>
    </w:p>
    <w:p w14:paraId="3080E2CB" w14:textId="5B894E20" w:rsidR="001B28D6" w:rsidRDefault="001B28D6">
      <w:pPr>
        <w:rPr>
          <w:ins w:id="192" w:author="Cong" w:date="2020-10-02T19:34:00Z"/>
          <w:b/>
          <w:bCs/>
          <w:noProof/>
        </w:rPr>
      </w:pPr>
    </w:p>
    <w:p w14:paraId="3D870D4C" w14:textId="0115F720" w:rsidR="001B28D6" w:rsidRDefault="001B28D6">
      <w:pPr>
        <w:rPr>
          <w:ins w:id="193" w:author="Cong" w:date="2020-10-02T19:34:00Z"/>
          <w:b/>
          <w:bCs/>
          <w:noProof/>
        </w:rPr>
      </w:pPr>
    </w:p>
    <w:p w14:paraId="42B64A49" w14:textId="664CAD2F" w:rsidR="001B28D6" w:rsidRDefault="001B28D6">
      <w:pPr>
        <w:rPr>
          <w:ins w:id="194" w:author="Cong" w:date="2020-10-02T19:34:00Z"/>
          <w:b/>
          <w:bCs/>
          <w:noProof/>
        </w:rPr>
      </w:pPr>
    </w:p>
    <w:p w14:paraId="269CC123" w14:textId="66AA261E" w:rsidR="001B28D6" w:rsidRDefault="001B28D6">
      <w:pPr>
        <w:rPr>
          <w:ins w:id="195" w:author="Cong" w:date="2020-10-02T19:34:00Z"/>
          <w:b/>
          <w:bCs/>
          <w:noProof/>
        </w:rPr>
      </w:pPr>
    </w:p>
    <w:p w14:paraId="288534E7" w14:textId="194B39E4" w:rsidR="001B28D6" w:rsidRDefault="001B28D6">
      <w:pPr>
        <w:rPr>
          <w:ins w:id="196" w:author="Cong" w:date="2020-10-02T19:34:00Z"/>
          <w:b/>
          <w:bCs/>
          <w:noProof/>
        </w:rPr>
      </w:pPr>
    </w:p>
    <w:p w14:paraId="75F8AD9A" w14:textId="6028DB9D" w:rsidR="001B28D6" w:rsidRDefault="001B28D6">
      <w:pPr>
        <w:rPr>
          <w:ins w:id="197" w:author="Cong" w:date="2020-10-02T19:34:00Z"/>
          <w:b/>
          <w:bCs/>
          <w:noProof/>
        </w:rPr>
      </w:pPr>
    </w:p>
    <w:p w14:paraId="69875BDF" w14:textId="77777777" w:rsidR="001B28D6" w:rsidRPr="001B28D6" w:rsidRDefault="001B28D6">
      <w:pPr>
        <w:rPr>
          <w:ins w:id="198" w:author="Cong" w:date="2020-10-02T19:32:00Z"/>
          <w:b/>
          <w:bCs/>
          <w:noProof/>
          <w:rPrChange w:id="199" w:author="Cong" w:date="2020-10-02T19:34:00Z">
            <w:rPr>
              <w:ins w:id="200" w:author="Cong" w:date="2020-10-02T19:32:00Z"/>
            </w:rPr>
          </w:rPrChange>
        </w:rPr>
      </w:pPr>
    </w:p>
    <w:p w14:paraId="6A8AC520" w14:textId="2683A02E" w:rsidR="00781446" w:rsidRPr="001B28D6" w:rsidRDefault="001B28D6" w:rsidP="001B28D6">
      <w:pPr>
        <w:pStyle w:val="Heading1"/>
        <w:rPr>
          <w:b/>
          <w:bCs/>
          <w:rPrChange w:id="201" w:author="Cong" w:date="2020-10-02T19:33:00Z">
            <w:rPr>
              <w:rFonts w:asciiTheme="majorHAnsi" w:hAnsiTheme="majorHAnsi" w:cstheme="majorHAnsi"/>
              <w:bCs/>
              <w:sz w:val="22"/>
              <w:szCs w:val="22"/>
            </w:rPr>
          </w:rPrChange>
        </w:rPr>
        <w:pPrChange w:id="202" w:author="Cong" w:date="2020-10-02T19:33:00Z">
          <w:pPr>
            <w:ind w:firstLine="360"/>
          </w:pPr>
        </w:pPrChange>
      </w:pPr>
      <w:bookmarkStart w:id="203" w:name="_Toc52564614"/>
      <w:ins w:id="204" w:author="Cong" w:date="2020-10-02T19:33:00Z">
        <w:r w:rsidRPr="001B28D6">
          <w:rPr>
            <w:b/>
            <w:bCs/>
            <w:rPrChange w:id="205" w:author="Cong" w:date="2020-10-02T19:33:00Z">
              <w:rPr>
                <w:rFonts w:asciiTheme="majorHAnsi" w:hAnsiTheme="majorHAnsi" w:cstheme="majorHAnsi"/>
                <w:bCs/>
                <w:sz w:val="22"/>
                <w:szCs w:val="22"/>
              </w:rPr>
            </w:rPrChange>
          </w:rPr>
          <w:t>Introduction</w:t>
        </w:r>
      </w:ins>
      <w:bookmarkEnd w:id="203"/>
    </w:p>
    <w:p w14:paraId="2619C915" w14:textId="43ADC17B" w:rsidR="00781446" w:rsidRDefault="00781446" w:rsidP="00841BB5">
      <w:pPr>
        <w:ind w:firstLine="360"/>
        <w:rPr>
          <w:ins w:id="206" w:author="Cong" w:date="2020-10-02T19:35:00Z"/>
          <w:rFonts w:asciiTheme="majorHAnsi" w:hAnsiTheme="majorHAnsi" w:cstheme="majorHAnsi"/>
          <w:bCs/>
          <w:sz w:val="22"/>
          <w:szCs w:val="22"/>
        </w:rPr>
      </w:pPr>
      <w:del w:id="207" w:author="Cong" w:date="2020-10-02T18:54:00Z">
        <w:r w:rsidRPr="00637F62" w:rsidDel="00BE03B2">
          <w:rPr>
            <w:rFonts w:asciiTheme="majorHAnsi" w:hAnsiTheme="majorHAnsi" w:cstheme="majorHAnsi"/>
            <w:bCs/>
            <w:sz w:val="22"/>
            <w:szCs w:val="22"/>
            <w:rPrChange w:id="208" w:author="Cong" w:date="2020-10-02T19:21:00Z">
              <w:rPr>
                <w:rFonts w:asciiTheme="majorHAnsi" w:hAnsiTheme="majorHAnsi" w:cstheme="majorHAnsi"/>
                <w:bCs/>
                <w:sz w:val="22"/>
                <w:szCs w:val="22"/>
              </w:rPr>
            </w:rPrChange>
          </w:rPr>
          <w:delText xml:space="preserve">Below, </w:delText>
        </w:r>
      </w:del>
      <w:ins w:id="209" w:author="Cong" w:date="2020-10-02T18:54:00Z">
        <w:r w:rsidR="00BE03B2" w:rsidRPr="00637F62">
          <w:rPr>
            <w:rFonts w:asciiTheme="majorHAnsi" w:hAnsiTheme="majorHAnsi" w:cstheme="majorHAnsi"/>
            <w:bCs/>
            <w:sz w:val="22"/>
            <w:szCs w:val="22"/>
            <w:rPrChange w:id="210" w:author="Cong" w:date="2020-10-02T19:21:00Z">
              <w:rPr>
                <w:rFonts w:asciiTheme="majorHAnsi" w:hAnsiTheme="majorHAnsi" w:cstheme="majorHAnsi"/>
                <w:bCs/>
                <w:sz w:val="22"/>
                <w:szCs w:val="22"/>
              </w:rPr>
            </w:rPrChange>
          </w:rPr>
          <w:t xml:space="preserve">In this document, </w:t>
        </w:r>
      </w:ins>
      <w:r w:rsidRPr="00637F62">
        <w:rPr>
          <w:rFonts w:asciiTheme="majorHAnsi" w:hAnsiTheme="majorHAnsi" w:cstheme="majorHAnsi"/>
          <w:bCs/>
          <w:sz w:val="22"/>
          <w:szCs w:val="22"/>
          <w:rPrChange w:id="211" w:author="Cong" w:date="2020-10-02T19:21:00Z">
            <w:rPr>
              <w:rFonts w:asciiTheme="majorHAnsi" w:hAnsiTheme="majorHAnsi" w:cstheme="majorHAnsi"/>
              <w:bCs/>
              <w:sz w:val="22"/>
              <w:szCs w:val="22"/>
            </w:rPr>
          </w:rPrChange>
        </w:rPr>
        <w:t xml:space="preserve">we provide </w:t>
      </w:r>
      <w:r w:rsidR="00841BB5" w:rsidRPr="00637F62">
        <w:rPr>
          <w:rFonts w:asciiTheme="majorHAnsi" w:hAnsiTheme="majorHAnsi" w:cstheme="majorHAnsi"/>
          <w:bCs/>
          <w:sz w:val="22"/>
          <w:szCs w:val="22"/>
          <w:rPrChange w:id="212" w:author="Cong" w:date="2020-10-02T19:21:00Z">
            <w:rPr>
              <w:rFonts w:asciiTheme="majorHAnsi" w:hAnsiTheme="majorHAnsi" w:cstheme="majorHAnsi"/>
              <w:bCs/>
              <w:sz w:val="22"/>
              <w:szCs w:val="22"/>
            </w:rPr>
          </w:rPrChange>
        </w:rPr>
        <w:t xml:space="preserve">a </w:t>
      </w:r>
      <w:r w:rsidRPr="00637F62">
        <w:rPr>
          <w:rFonts w:asciiTheme="majorHAnsi" w:hAnsiTheme="majorHAnsi" w:cstheme="majorHAnsi"/>
          <w:bCs/>
          <w:sz w:val="22"/>
          <w:szCs w:val="22"/>
          <w:rPrChange w:id="213" w:author="Cong" w:date="2020-10-02T19:21:00Z">
            <w:rPr>
              <w:rFonts w:asciiTheme="majorHAnsi" w:hAnsiTheme="majorHAnsi" w:cstheme="majorHAnsi"/>
              <w:bCs/>
              <w:sz w:val="22"/>
              <w:szCs w:val="22"/>
            </w:rPr>
          </w:rPrChange>
        </w:rPr>
        <w:t>detailed guidance on obtaining and analyzing data from f</w:t>
      </w:r>
      <w:ins w:id="214" w:author="Cong" w:date="2020-10-02T17:15:00Z">
        <w:r w:rsidR="00841BB5" w:rsidRPr="00637F62">
          <w:rPr>
            <w:rFonts w:asciiTheme="majorHAnsi" w:hAnsiTheme="majorHAnsi" w:cstheme="majorHAnsi"/>
            <w:bCs/>
            <w:sz w:val="22"/>
            <w:szCs w:val="22"/>
            <w:rPrChange w:id="215" w:author="Cong" w:date="2020-10-02T19:21:00Z">
              <w:rPr>
                <w:rFonts w:asciiTheme="majorHAnsi" w:hAnsiTheme="majorHAnsi" w:cstheme="majorHAnsi"/>
                <w:bCs/>
                <w:sz w:val="22"/>
                <w:szCs w:val="22"/>
              </w:rPr>
            </w:rPrChange>
          </w:rPr>
          <w:t>ive</w:t>
        </w:r>
      </w:ins>
      <w:del w:id="216" w:author="Cong" w:date="2020-10-02T17:15:00Z">
        <w:r w:rsidRPr="00637F62" w:rsidDel="00841BB5">
          <w:rPr>
            <w:rFonts w:asciiTheme="majorHAnsi" w:hAnsiTheme="majorHAnsi" w:cstheme="majorHAnsi"/>
            <w:bCs/>
            <w:sz w:val="22"/>
            <w:szCs w:val="22"/>
            <w:rPrChange w:id="217" w:author="Cong" w:date="2020-10-02T19:21:00Z">
              <w:rPr>
                <w:rFonts w:asciiTheme="majorHAnsi" w:hAnsiTheme="majorHAnsi" w:cstheme="majorHAnsi"/>
                <w:bCs/>
                <w:sz w:val="22"/>
                <w:szCs w:val="22"/>
              </w:rPr>
            </w:rPrChange>
          </w:rPr>
          <w:delText>our</w:delText>
        </w:r>
      </w:del>
      <w:r w:rsidRPr="00637F62">
        <w:rPr>
          <w:rFonts w:asciiTheme="majorHAnsi" w:hAnsiTheme="majorHAnsi" w:cstheme="majorHAnsi"/>
          <w:bCs/>
          <w:sz w:val="22"/>
          <w:szCs w:val="22"/>
          <w:rPrChange w:id="218" w:author="Cong" w:date="2020-10-02T19:21:00Z">
            <w:rPr>
              <w:rFonts w:asciiTheme="majorHAnsi" w:hAnsiTheme="majorHAnsi" w:cstheme="majorHAnsi"/>
              <w:bCs/>
              <w:sz w:val="22"/>
              <w:szCs w:val="22"/>
            </w:rPr>
          </w:rPrChange>
        </w:rPr>
        <w:t xml:space="preserve"> nationally representative, public-use data sources collected by U.S. federal agencies, that contain information about race and health outcomes. This file accompanies the Excel document that provides a comparison of various features of the data sources. This is a “live” document to which we will continue adding more data sources in the following dimensions 1) ones that contain health insurance and health care access data </w:t>
      </w:r>
      <w:ins w:id="219" w:author="Cong" w:date="2020-10-02T18:59:00Z">
        <w:r w:rsidR="00E96B11" w:rsidRPr="00637F62">
          <w:rPr>
            <w:rFonts w:asciiTheme="majorHAnsi" w:hAnsiTheme="majorHAnsi" w:cstheme="majorHAnsi"/>
            <w:bCs/>
            <w:sz w:val="22"/>
            <w:szCs w:val="22"/>
            <w:rPrChange w:id="220" w:author="Cong" w:date="2020-10-02T19:21:00Z">
              <w:rPr>
                <w:rFonts w:asciiTheme="majorHAnsi" w:hAnsiTheme="majorHAnsi" w:cstheme="majorHAnsi"/>
                <w:bCs/>
                <w:sz w:val="22"/>
                <w:szCs w:val="22"/>
              </w:rPr>
            </w:rPrChange>
          </w:rPr>
          <w:t>(</w:t>
        </w:r>
      </w:ins>
      <w:del w:id="221" w:author="Cong" w:date="2020-10-02T18:59:00Z">
        <w:r w:rsidRPr="00637F62" w:rsidDel="00E96B11">
          <w:rPr>
            <w:rFonts w:asciiTheme="majorHAnsi" w:hAnsiTheme="majorHAnsi" w:cstheme="majorHAnsi"/>
            <w:bCs/>
            <w:sz w:val="22"/>
            <w:szCs w:val="22"/>
            <w:rPrChange w:id="222" w:author="Cong" w:date="2020-10-02T19:21:00Z">
              <w:rPr>
                <w:rFonts w:asciiTheme="majorHAnsi" w:hAnsiTheme="majorHAnsi" w:cstheme="majorHAnsi"/>
                <w:bCs/>
                <w:sz w:val="22"/>
                <w:szCs w:val="22"/>
              </w:rPr>
            </w:rPrChange>
          </w:rPr>
          <w:delText>{</w:delText>
        </w:r>
      </w:del>
      <w:r w:rsidRPr="00637F62">
        <w:rPr>
          <w:rFonts w:asciiTheme="majorHAnsi" w:hAnsiTheme="majorHAnsi" w:cstheme="majorHAnsi"/>
          <w:bCs/>
          <w:sz w:val="22"/>
          <w:szCs w:val="22"/>
          <w:rPrChange w:id="223" w:author="Cong" w:date="2020-10-02T19:21:00Z">
            <w:rPr>
              <w:rFonts w:asciiTheme="majorHAnsi" w:hAnsiTheme="majorHAnsi" w:cstheme="majorHAnsi"/>
              <w:bCs/>
              <w:sz w:val="22"/>
              <w:szCs w:val="22"/>
            </w:rPr>
          </w:rPrChange>
        </w:rPr>
        <w:t>these f</w:t>
      </w:r>
      <w:ins w:id="224" w:author="Cong" w:date="2020-10-02T18:59:00Z">
        <w:r w:rsidR="00E96B11" w:rsidRPr="00637F62">
          <w:rPr>
            <w:rFonts w:asciiTheme="majorHAnsi" w:hAnsiTheme="majorHAnsi" w:cstheme="majorHAnsi"/>
            <w:bCs/>
            <w:sz w:val="22"/>
            <w:szCs w:val="22"/>
            <w:rPrChange w:id="225" w:author="Cong" w:date="2020-10-02T19:21:00Z">
              <w:rPr>
                <w:rFonts w:asciiTheme="majorHAnsi" w:hAnsiTheme="majorHAnsi" w:cstheme="majorHAnsi"/>
                <w:bCs/>
                <w:sz w:val="22"/>
                <w:szCs w:val="22"/>
              </w:rPr>
            </w:rPrChange>
          </w:rPr>
          <w:t>ive</w:t>
        </w:r>
      </w:ins>
      <w:del w:id="226" w:author="Cong" w:date="2020-10-02T18:59:00Z">
        <w:r w:rsidRPr="00637F62" w:rsidDel="00E96B11">
          <w:rPr>
            <w:rFonts w:asciiTheme="majorHAnsi" w:hAnsiTheme="majorHAnsi" w:cstheme="majorHAnsi"/>
            <w:bCs/>
            <w:sz w:val="22"/>
            <w:szCs w:val="22"/>
            <w:rPrChange w:id="227" w:author="Cong" w:date="2020-10-02T19:21:00Z">
              <w:rPr>
                <w:rFonts w:asciiTheme="majorHAnsi" w:hAnsiTheme="majorHAnsi" w:cstheme="majorHAnsi"/>
                <w:bCs/>
                <w:sz w:val="22"/>
                <w:szCs w:val="22"/>
              </w:rPr>
            </w:rPrChange>
          </w:rPr>
          <w:delText>our</w:delText>
        </w:r>
      </w:del>
      <w:r w:rsidRPr="00637F62">
        <w:rPr>
          <w:rFonts w:asciiTheme="majorHAnsi" w:hAnsiTheme="majorHAnsi" w:cstheme="majorHAnsi"/>
          <w:bCs/>
          <w:sz w:val="22"/>
          <w:szCs w:val="22"/>
          <w:rPrChange w:id="228" w:author="Cong" w:date="2020-10-02T19:21:00Z">
            <w:rPr>
              <w:rFonts w:asciiTheme="majorHAnsi" w:hAnsiTheme="majorHAnsi" w:cstheme="majorHAnsi"/>
              <w:bCs/>
              <w:sz w:val="22"/>
              <w:szCs w:val="22"/>
            </w:rPr>
          </w:rPrChange>
        </w:rPr>
        <w:t xml:space="preserve"> all do as well, but there are other data sets that, say, contain only health insurance and race</w:t>
      </w:r>
      <w:ins w:id="229" w:author="Cong" w:date="2020-10-02T18:59:00Z">
        <w:r w:rsidR="007F0D52" w:rsidRPr="00637F62">
          <w:rPr>
            <w:rFonts w:asciiTheme="majorHAnsi" w:hAnsiTheme="majorHAnsi" w:cstheme="majorHAnsi"/>
            <w:bCs/>
            <w:sz w:val="22"/>
            <w:szCs w:val="22"/>
            <w:rPrChange w:id="230" w:author="Cong" w:date="2020-10-02T19:21:00Z">
              <w:rPr>
                <w:rFonts w:asciiTheme="majorHAnsi" w:hAnsiTheme="majorHAnsi" w:cstheme="majorHAnsi"/>
                <w:bCs/>
                <w:sz w:val="22"/>
                <w:szCs w:val="22"/>
              </w:rPr>
            </w:rPrChange>
          </w:rPr>
          <w:t>)</w:t>
        </w:r>
      </w:ins>
      <w:del w:id="231" w:author="Cong" w:date="2020-10-02T17:16:00Z">
        <w:r w:rsidRPr="00637F62" w:rsidDel="00841BB5">
          <w:rPr>
            <w:rFonts w:asciiTheme="majorHAnsi" w:hAnsiTheme="majorHAnsi" w:cstheme="majorHAnsi"/>
            <w:bCs/>
            <w:sz w:val="22"/>
            <w:szCs w:val="22"/>
            <w:rPrChange w:id="232" w:author="Cong" w:date="2020-10-02T19:21:00Z">
              <w:rPr>
                <w:rFonts w:asciiTheme="majorHAnsi" w:hAnsiTheme="majorHAnsi" w:cstheme="majorHAnsi"/>
                <w:bCs/>
                <w:sz w:val="22"/>
                <w:szCs w:val="22"/>
              </w:rPr>
            </w:rPrChange>
          </w:rPr>
          <w:delText>}</w:delText>
        </w:r>
      </w:del>
      <w:r w:rsidRPr="00637F62">
        <w:rPr>
          <w:rFonts w:asciiTheme="majorHAnsi" w:hAnsiTheme="majorHAnsi" w:cstheme="majorHAnsi"/>
          <w:bCs/>
          <w:sz w:val="22"/>
          <w:szCs w:val="22"/>
          <w:rPrChange w:id="233" w:author="Cong" w:date="2020-10-02T19:21:00Z">
            <w:rPr>
              <w:rFonts w:asciiTheme="majorHAnsi" w:hAnsiTheme="majorHAnsi" w:cstheme="majorHAnsi"/>
              <w:bCs/>
              <w:sz w:val="22"/>
              <w:szCs w:val="22"/>
            </w:rPr>
          </w:rPrChange>
        </w:rPr>
        <w:t>; 2) ones that are non-public use but are not prohibitively expensive or prohibitively administratively difficult to obtain, and we will describe the data protection protocols in place</w:t>
      </w:r>
      <w:ins w:id="234" w:author="Cong" w:date="2020-10-02T17:16:00Z">
        <w:r w:rsidR="00841BB5" w:rsidRPr="00637F62">
          <w:rPr>
            <w:rFonts w:asciiTheme="majorHAnsi" w:hAnsiTheme="majorHAnsi" w:cstheme="majorHAnsi"/>
            <w:bCs/>
            <w:sz w:val="22"/>
            <w:szCs w:val="22"/>
            <w:rPrChange w:id="235" w:author="Cong" w:date="2020-10-02T19:21:00Z">
              <w:rPr>
                <w:rFonts w:asciiTheme="majorHAnsi" w:hAnsiTheme="majorHAnsi" w:cstheme="majorHAnsi"/>
                <w:bCs/>
                <w:sz w:val="22"/>
                <w:szCs w:val="22"/>
              </w:rPr>
            </w:rPrChange>
          </w:rPr>
          <w:t xml:space="preserve">; </w:t>
        </w:r>
      </w:ins>
      <w:del w:id="236" w:author="Cong" w:date="2020-10-02T17:16:00Z">
        <w:r w:rsidRPr="00637F62" w:rsidDel="00841BB5">
          <w:rPr>
            <w:rFonts w:asciiTheme="majorHAnsi" w:hAnsiTheme="majorHAnsi" w:cstheme="majorHAnsi"/>
            <w:bCs/>
            <w:sz w:val="22"/>
            <w:szCs w:val="22"/>
            <w:rPrChange w:id="237" w:author="Cong" w:date="2020-10-02T19:21:00Z">
              <w:rPr>
                <w:rFonts w:asciiTheme="majorHAnsi" w:hAnsiTheme="majorHAnsi" w:cstheme="majorHAnsi"/>
                <w:bCs/>
                <w:sz w:val="22"/>
                <w:szCs w:val="22"/>
              </w:rPr>
            </w:rPrChange>
          </w:rPr>
          <w:delText xml:space="preserve">) </w:delText>
        </w:r>
      </w:del>
      <w:r w:rsidRPr="00637F62">
        <w:rPr>
          <w:rFonts w:asciiTheme="majorHAnsi" w:hAnsiTheme="majorHAnsi" w:cstheme="majorHAnsi"/>
          <w:bCs/>
          <w:sz w:val="22"/>
          <w:szCs w:val="22"/>
          <w:rPrChange w:id="238" w:author="Cong" w:date="2020-10-02T19:21:00Z">
            <w:rPr>
              <w:rFonts w:asciiTheme="majorHAnsi" w:hAnsiTheme="majorHAnsi" w:cstheme="majorHAnsi"/>
              <w:bCs/>
              <w:sz w:val="22"/>
              <w:szCs w:val="22"/>
            </w:rPr>
          </w:rPrChange>
        </w:rPr>
        <w:t xml:space="preserve">3) ones that contain socioeconomic determinants of health (this will be a large potential set, including education, housing, correctional systems, </w:t>
      </w:r>
      <w:proofErr w:type="spellStart"/>
      <w:r w:rsidRPr="00637F62">
        <w:rPr>
          <w:rFonts w:asciiTheme="majorHAnsi" w:hAnsiTheme="majorHAnsi" w:cstheme="majorHAnsi"/>
          <w:bCs/>
          <w:sz w:val="22"/>
          <w:szCs w:val="22"/>
          <w:rPrChange w:id="239" w:author="Cong" w:date="2020-10-02T19:21:00Z">
            <w:rPr>
              <w:rFonts w:asciiTheme="majorHAnsi" w:hAnsiTheme="majorHAnsi" w:cstheme="majorHAnsi"/>
              <w:bCs/>
              <w:sz w:val="22"/>
              <w:szCs w:val="22"/>
            </w:rPr>
          </w:rPrChange>
        </w:rPr>
        <w:t>etc</w:t>
      </w:r>
      <w:proofErr w:type="spellEnd"/>
      <w:r w:rsidRPr="00637F62">
        <w:rPr>
          <w:rFonts w:asciiTheme="majorHAnsi" w:hAnsiTheme="majorHAnsi" w:cstheme="majorHAnsi"/>
          <w:bCs/>
          <w:sz w:val="22"/>
          <w:szCs w:val="22"/>
          <w:rPrChange w:id="240" w:author="Cong" w:date="2020-10-02T19:21:00Z">
            <w:rPr>
              <w:rFonts w:asciiTheme="majorHAnsi" w:hAnsiTheme="majorHAnsi" w:cstheme="majorHAnsi"/>
              <w:bCs/>
              <w:sz w:val="22"/>
              <w:szCs w:val="22"/>
            </w:rPr>
          </w:rPrChange>
        </w:rPr>
        <w:t>). Please send us any suggestions you have for making this a</w:t>
      </w:r>
      <w:r w:rsidRPr="00637F62">
        <w:rPr>
          <w:rFonts w:asciiTheme="majorHAnsi" w:hAnsiTheme="majorHAnsi" w:cstheme="majorHAnsi"/>
          <w:b/>
          <w:sz w:val="22"/>
          <w:szCs w:val="22"/>
          <w:rPrChange w:id="241" w:author="Cong" w:date="2020-10-02T19:21:00Z">
            <w:rPr>
              <w:rFonts w:asciiTheme="majorHAnsi" w:hAnsiTheme="majorHAnsi" w:cstheme="majorHAnsi"/>
              <w:b/>
              <w:sz w:val="22"/>
              <w:szCs w:val="22"/>
            </w:rPr>
          </w:rPrChange>
        </w:rPr>
        <w:t xml:space="preserve"> </w:t>
      </w:r>
      <w:r w:rsidRPr="00637F62">
        <w:rPr>
          <w:rFonts w:asciiTheme="majorHAnsi" w:hAnsiTheme="majorHAnsi" w:cstheme="majorHAnsi"/>
          <w:bCs/>
          <w:sz w:val="22"/>
          <w:szCs w:val="22"/>
          <w:rPrChange w:id="242" w:author="Cong" w:date="2020-10-02T19:21:00Z">
            <w:rPr>
              <w:rFonts w:asciiTheme="majorHAnsi" w:hAnsiTheme="majorHAnsi" w:cstheme="majorHAnsi"/>
              <w:b/>
              <w:sz w:val="22"/>
              <w:szCs w:val="22"/>
            </w:rPr>
          </w:rPrChange>
        </w:rPr>
        <w:t>useful resource.</w:t>
      </w:r>
    </w:p>
    <w:p w14:paraId="7BE45DF4" w14:textId="594D229C" w:rsidR="00DE2E9B" w:rsidRDefault="00DE2E9B" w:rsidP="00841BB5">
      <w:pPr>
        <w:ind w:firstLine="360"/>
        <w:rPr>
          <w:ins w:id="243" w:author="Cong" w:date="2020-10-02T19:35:00Z"/>
          <w:rFonts w:asciiTheme="majorHAnsi" w:hAnsiTheme="majorHAnsi" w:cstheme="majorHAnsi"/>
          <w:bCs/>
          <w:sz w:val="22"/>
          <w:szCs w:val="22"/>
        </w:rPr>
      </w:pPr>
    </w:p>
    <w:p w14:paraId="7F35A3B8" w14:textId="47D6BD02" w:rsidR="00DE2E9B" w:rsidRDefault="00DE2E9B" w:rsidP="00841BB5">
      <w:pPr>
        <w:ind w:firstLine="360"/>
        <w:rPr>
          <w:ins w:id="244" w:author="Cong" w:date="2020-10-02T19:35:00Z"/>
          <w:rFonts w:asciiTheme="majorHAnsi" w:hAnsiTheme="majorHAnsi" w:cstheme="majorHAnsi"/>
          <w:bCs/>
          <w:sz w:val="22"/>
          <w:szCs w:val="22"/>
        </w:rPr>
      </w:pPr>
    </w:p>
    <w:p w14:paraId="141DD69D" w14:textId="57BEF331" w:rsidR="00DE2E9B" w:rsidRDefault="00DE2E9B" w:rsidP="00841BB5">
      <w:pPr>
        <w:ind w:firstLine="360"/>
        <w:rPr>
          <w:ins w:id="245" w:author="Cong" w:date="2020-10-02T19:35:00Z"/>
          <w:rFonts w:asciiTheme="majorHAnsi" w:hAnsiTheme="majorHAnsi" w:cstheme="majorHAnsi"/>
          <w:bCs/>
          <w:sz w:val="22"/>
          <w:szCs w:val="22"/>
        </w:rPr>
      </w:pPr>
    </w:p>
    <w:p w14:paraId="53847471" w14:textId="1B74047F" w:rsidR="00DE2E9B" w:rsidRDefault="00DE2E9B" w:rsidP="00841BB5">
      <w:pPr>
        <w:ind w:firstLine="360"/>
        <w:rPr>
          <w:ins w:id="246" w:author="Cong" w:date="2020-10-02T19:35:00Z"/>
          <w:rFonts w:asciiTheme="majorHAnsi" w:hAnsiTheme="majorHAnsi" w:cstheme="majorHAnsi"/>
          <w:bCs/>
          <w:sz w:val="22"/>
          <w:szCs w:val="22"/>
        </w:rPr>
      </w:pPr>
    </w:p>
    <w:p w14:paraId="4CDD2FC3" w14:textId="5C7E2B72" w:rsidR="00DE2E9B" w:rsidRDefault="00DE2E9B" w:rsidP="00841BB5">
      <w:pPr>
        <w:ind w:firstLine="360"/>
        <w:rPr>
          <w:ins w:id="247" w:author="Cong" w:date="2020-10-02T19:35:00Z"/>
          <w:rFonts w:asciiTheme="majorHAnsi" w:hAnsiTheme="majorHAnsi" w:cstheme="majorHAnsi"/>
          <w:bCs/>
          <w:sz w:val="22"/>
          <w:szCs w:val="22"/>
        </w:rPr>
      </w:pPr>
    </w:p>
    <w:p w14:paraId="6F55ABEC" w14:textId="44B17212" w:rsidR="00DE2E9B" w:rsidRDefault="00DE2E9B" w:rsidP="00841BB5">
      <w:pPr>
        <w:ind w:firstLine="360"/>
        <w:rPr>
          <w:ins w:id="248" w:author="Cong" w:date="2020-10-02T19:35:00Z"/>
          <w:rFonts w:asciiTheme="majorHAnsi" w:hAnsiTheme="majorHAnsi" w:cstheme="majorHAnsi"/>
          <w:bCs/>
          <w:sz w:val="22"/>
          <w:szCs w:val="22"/>
        </w:rPr>
      </w:pPr>
    </w:p>
    <w:p w14:paraId="667207C2" w14:textId="3FA09AE8" w:rsidR="00DE2E9B" w:rsidRDefault="00DE2E9B" w:rsidP="00841BB5">
      <w:pPr>
        <w:ind w:firstLine="360"/>
        <w:rPr>
          <w:ins w:id="249" w:author="Cong" w:date="2020-10-02T19:35:00Z"/>
          <w:rFonts w:asciiTheme="majorHAnsi" w:hAnsiTheme="majorHAnsi" w:cstheme="majorHAnsi"/>
          <w:bCs/>
          <w:sz w:val="22"/>
          <w:szCs w:val="22"/>
        </w:rPr>
      </w:pPr>
    </w:p>
    <w:p w14:paraId="0F6392AC" w14:textId="79FE8289" w:rsidR="00DE2E9B" w:rsidRDefault="00DE2E9B" w:rsidP="00841BB5">
      <w:pPr>
        <w:ind w:firstLine="360"/>
        <w:rPr>
          <w:ins w:id="250" w:author="Cong" w:date="2020-10-02T19:35:00Z"/>
          <w:rFonts w:asciiTheme="majorHAnsi" w:hAnsiTheme="majorHAnsi" w:cstheme="majorHAnsi"/>
          <w:bCs/>
          <w:sz w:val="22"/>
          <w:szCs w:val="22"/>
        </w:rPr>
      </w:pPr>
    </w:p>
    <w:p w14:paraId="33E2A87F" w14:textId="1966EB2D" w:rsidR="00DE2E9B" w:rsidRDefault="00DE2E9B" w:rsidP="00841BB5">
      <w:pPr>
        <w:ind w:firstLine="360"/>
        <w:rPr>
          <w:ins w:id="251" w:author="Cong" w:date="2020-10-02T19:35:00Z"/>
          <w:rFonts w:asciiTheme="majorHAnsi" w:hAnsiTheme="majorHAnsi" w:cstheme="majorHAnsi"/>
          <w:bCs/>
          <w:sz w:val="22"/>
          <w:szCs w:val="22"/>
        </w:rPr>
      </w:pPr>
    </w:p>
    <w:p w14:paraId="1C58EB6D" w14:textId="1A4C726B" w:rsidR="00DE2E9B" w:rsidRDefault="00DE2E9B" w:rsidP="00841BB5">
      <w:pPr>
        <w:ind w:firstLine="360"/>
        <w:rPr>
          <w:ins w:id="252" w:author="Cong" w:date="2020-10-02T19:35:00Z"/>
          <w:rFonts w:asciiTheme="majorHAnsi" w:hAnsiTheme="majorHAnsi" w:cstheme="majorHAnsi"/>
          <w:bCs/>
          <w:sz w:val="22"/>
          <w:szCs w:val="22"/>
        </w:rPr>
      </w:pPr>
    </w:p>
    <w:p w14:paraId="01CE20BB" w14:textId="5BCA5FB4" w:rsidR="00DE2E9B" w:rsidRDefault="00DE2E9B" w:rsidP="00841BB5">
      <w:pPr>
        <w:ind w:firstLine="360"/>
        <w:rPr>
          <w:ins w:id="253" w:author="Cong" w:date="2020-10-02T19:35:00Z"/>
          <w:rFonts w:asciiTheme="majorHAnsi" w:hAnsiTheme="majorHAnsi" w:cstheme="majorHAnsi"/>
          <w:bCs/>
          <w:sz w:val="22"/>
          <w:szCs w:val="22"/>
        </w:rPr>
      </w:pPr>
    </w:p>
    <w:p w14:paraId="7DC657F4" w14:textId="3D291B22" w:rsidR="00DE2E9B" w:rsidRDefault="00DE2E9B" w:rsidP="00841BB5">
      <w:pPr>
        <w:ind w:firstLine="360"/>
        <w:rPr>
          <w:ins w:id="254" w:author="Cong" w:date="2020-10-02T19:35:00Z"/>
          <w:rFonts w:asciiTheme="majorHAnsi" w:hAnsiTheme="majorHAnsi" w:cstheme="majorHAnsi"/>
          <w:bCs/>
          <w:sz w:val="22"/>
          <w:szCs w:val="22"/>
        </w:rPr>
      </w:pPr>
    </w:p>
    <w:p w14:paraId="6D02CBFA" w14:textId="1F5833DA" w:rsidR="00DE2E9B" w:rsidRDefault="00DE2E9B" w:rsidP="00841BB5">
      <w:pPr>
        <w:ind w:firstLine="360"/>
        <w:rPr>
          <w:ins w:id="255" w:author="Cong" w:date="2020-10-02T19:35:00Z"/>
          <w:rFonts w:asciiTheme="majorHAnsi" w:hAnsiTheme="majorHAnsi" w:cstheme="majorHAnsi"/>
          <w:bCs/>
          <w:sz w:val="22"/>
          <w:szCs w:val="22"/>
        </w:rPr>
      </w:pPr>
    </w:p>
    <w:p w14:paraId="15C9F9C1" w14:textId="007F2680" w:rsidR="00DE2E9B" w:rsidRDefault="00DE2E9B" w:rsidP="00841BB5">
      <w:pPr>
        <w:ind w:firstLine="360"/>
        <w:rPr>
          <w:ins w:id="256" w:author="Cong" w:date="2020-10-02T19:35:00Z"/>
          <w:rFonts w:asciiTheme="majorHAnsi" w:hAnsiTheme="majorHAnsi" w:cstheme="majorHAnsi"/>
          <w:bCs/>
          <w:sz w:val="22"/>
          <w:szCs w:val="22"/>
        </w:rPr>
      </w:pPr>
    </w:p>
    <w:p w14:paraId="28F4B79F" w14:textId="4F350E4D" w:rsidR="00DE2E9B" w:rsidRDefault="00DE2E9B" w:rsidP="00841BB5">
      <w:pPr>
        <w:ind w:firstLine="360"/>
        <w:rPr>
          <w:ins w:id="257" w:author="Cong" w:date="2020-10-02T19:35:00Z"/>
          <w:rFonts w:asciiTheme="majorHAnsi" w:hAnsiTheme="majorHAnsi" w:cstheme="majorHAnsi"/>
          <w:bCs/>
          <w:sz w:val="22"/>
          <w:szCs w:val="22"/>
        </w:rPr>
      </w:pPr>
    </w:p>
    <w:p w14:paraId="41728683" w14:textId="619F2C59" w:rsidR="00DE2E9B" w:rsidRDefault="00DE2E9B" w:rsidP="00841BB5">
      <w:pPr>
        <w:ind w:firstLine="360"/>
        <w:rPr>
          <w:ins w:id="258" w:author="Cong" w:date="2020-10-02T19:35:00Z"/>
          <w:rFonts w:asciiTheme="majorHAnsi" w:hAnsiTheme="majorHAnsi" w:cstheme="majorHAnsi"/>
          <w:bCs/>
          <w:sz w:val="22"/>
          <w:szCs w:val="22"/>
        </w:rPr>
      </w:pPr>
    </w:p>
    <w:p w14:paraId="32754D97" w14:textId="592E6BFA" w:rsidR="00DE2E9B" w:rsidRDefault="00DE2E9B" w:rsidP="00841BB5">
      <w:pPr>
        <w:ind w:firstLine="360"/>
        <w:rPr>
          <w:ins w:id="259" w:author="Cong" w:date="2020-10-02T19:35:00Z"/>
          <w:rFonts w:asciiTheme="majorHAnsi" w:hAnsiTheme="majorHAnsi" w:cstheme="majorHAnsi"/>
          <w:bCs/>
          <w:sz w:val="22"/>
          <w:szCs w:val="22"/>
        </w:rPr>
      </w:pPr>
    </w:p>
    <w:p w14:paraId="64F132A8" w14:textId="143132E5" w:rsidR="00DE2E9B" w:rsidRDefault="00DE2E9B" w:rsidP="00841BB5">
      <w:pPr>
        <w:ind w:firstLine="360"/>
        <w:rPr>
          <w:ins w:id="260" w:author="Cong" w:date="2020-10-02T19:35:00Z"/>
          <w:rFonts w:asciiTheme="majorHAnsi" w:hAnsiTheme="majorHAnsi" w:cstheme="majorHAnsi"/>
          <w:bCs/>
          <w:sz w:val="22"/>
          <w:szCs w:val="22"/>
        </w:rPr>
      </w:pPr>
    </w:p>
    <w:p w14:paraId="3E7A4931" w14:textId="7456BA02" w:rsidR="00DE2E9B" w:rsidRDefault="00DE2E9B" w:rsidP="00841BB5">
      <w:pPr>
        <w:ind w:firstLine="360"/>
        <w:rPr>
          <w:ins w:id="261" w:author="Cong" w:date="2020-10-02T19:35:00Z"/>
          <w:rFonts w:asciiTheme="majorHAnsi" w:hAnsiTheme="majorHAnsi" w:cstheme="majorHAnsi"/>
          <w:bCs/>
          <w:sz w:val="22"/>
          <w:szCs w:val="22"/>
        </w:rPr>
      </w:pPr>
    </w:p>
    <w:p w14:paraId="3E2ADD6E" w14:textId="0D7DA4CC" w:rsidR="00DE2E9B" w:rsidRDefault="00DE2E9B" w:rsidP="00841BB5">
      <w:pPr>
        <w:ind w:firstLine="360"/>
        <w:rPr>
          <w:ins w:id="262" w:author="Cong" w:date="2020-10-02T19:35:00Z"/>
          <w:rFonts w:asciiTheme="majorHAnsi" w:hAnsiTheme="majorHAnsi" w:cstheme="majorHAnsi"/>
          <w:bCs/>
          <w:sz w:val="22"/>
          <w:szCs w:val="22"/>
        </w:rPr>
      </w:pPr>
    </w:p>
    <w:p w14:paraId="2827E5CD" w14:textId="1DA7AC16" w:rsidR="00DE2E9B" w:rsidRDefault="00DE2E9B" w:rsidP="00841BB5">
      <w:pPr>
        <w:ind w:firstLine="360"/>
        <w:rPr>
          <w:ins w:id="263" w:author="Cong" w:date="2020-10-02T19:35:00Z"/>
          <w:rFonts w:asciiTheme="majorHAnsi" w:hAnsiTheme="majorHAnsi" w:cstheme="majorHAnsi"/>
          <w:bCs/>
          <w:sz w:val="22"/>
          <w:szCs w:val="22"/>
        </w:rPr>
      </w:pPr>
    </w:p>
    <w:p w14:paraId="44818DD3" w14:textId="392ABC95" w:rsidR="00DE2E9B" w:rsidRDefault="00DE2E9B" w:rsidP="00841BB5">
      <w:pPr>
        <w:ind w:firstLine="360"/>
        <w:rPr>
          <w:ins w:id="264" w:author="Cong" w:date="2020-10-02T19:35:00Z"/>
          <w:rFonts w:asciiTheme="majorHAnsi" w:hAnsiTheme="majorHAnsi" w:cstheme="majorHAnsi"/>
          <w:bCs/>
          <w:sz w:val="22"/>
          <w:szCs w:val="22"/>
        </w:rPr>
      </w:pPr>
    </w:p>
    <w:p w14:paraId="37916D4E" w14:textId="611B269F" w:rsidR="00DE2E9B" w:rsidRDefault="00DE2E9B" w:rsidP="00841BB5">
      <w:pPr>
        <w:ind w:firstLine="360"/>
        <w:rPr>
          <w:ins w:id="265" w:author="Cong" w:date="2020-10-02T19:35:00Z"/>
          <w:rFonts w:asciiTheme="majorHAnsi" w:hAnsiTheme="majorHAnsi" w:cstheme="majorHAnsi"/>
          <w:bCs/>
          <w:sz w:val="22"/>
          <w:szCs w:val="22"/>
        </w:rPr>
      </w:pPr>
    </w:p>
    <w:p w14:paraId="69A58111" w14:textId="0D556B2E" w:rsidR="00DE2E9B" w:rsidRDefault="00DE2E9B" w:rsidP="00841BB5">
      <w:pPr>
        <w:ind w:firstLine="360"/>
        <w:rPr>
          <w:ins w:id="266" w:author="Cong" w:date="2020-10-02T19:35:00Z"/>
          <w:rFonts w:asciiTheme="majorHAnsi" w:hAnsiTheme="majorHAnsi" w:cstheme="majorHAnsi"/>
          <w:bCs/>
          <w:sz w:val="22"/>
          <w:szCs w:val="22"/>
        </w:rPr>
      </w:pPr>
    </w:p>
    <w:p w14:paraId="20FD7CCF" w14:textId="68AA214D" w:rsidR="00DE2E9B" w:rsidRDefault="00DE2E9B" w:rsidP="00841BB5">
      <w:pPr>
        <w:ind w:firstLine="360"/>
        <w:rPr>
          <w:ins w:id="267" w:author="Cong" w:date="2020-10-02T19:36:00Z"/>
          <w:rFonts w:asciiTheme="majorHAnsi" w:hAnsiTheme="majorHAnsi" w:cstheme="majorHAnsi"/>
          <w:bCs/>
          <w:sz w:val="22"/>
          <w:szCs w:val="22"/>
        </w:rPr>
      </w:pPr>
    </w:p>
    <w:p w14:paraId="61CC769D" w14:textId="35FCCAAB" w:rsidR="00DE2E9B" w:rsidRDefault="00DE2E9B" w:rsidP="00841BB5">
      <w:pPr>
        <w:ind w:firstLine="360"/>
        <w:rPr>
          <w:ins w:id="268" w:author="Cong" w:date="2020-10-02T19:36:00Z"/>
          <w:rFonts w:asciiTheme="majorHAnsi" w:hAnsiTheme="majorHAnsi" w:cstheme="majorHAnsi"/>
          <w:bCs/>
          <w:sz w:val="22"/>
          <w:szCs w:val="22"/>
        </w:rPr>
      </w:pPr>
    </w:p>
    <w:p w14:paraId="3DF7D8E3" w14:textId="68486357" w:rsidR="00DE2E9B" w:rsidRDefault="00DE2E9B" w:rsidP="00841BB5">
      <w:pPr>
        <w:ind w:firstLine="360"/>
        <w:rPr>
          <w:ins w:id="269" w:author="Cong" w:date="2020-10-02T19:36:00Z"/>
          <w:rFonts w:asciiTheme="majorHAnsi" w:hAnsiTheme="majorHAnsi" w:cstheme="majorHAnsi"/>
          <w:bCs/>
          <w:sz w:val="22"/>
          <w:szCs w:val="22"/>
        </w:rPr>
      </w:pPr>
    </w:p>
    <w:p w14:paraId="3C17E981" w14:textId="7C65DF17" w:rsidR="00DE2E9B" w:rsidRDefault="00DE2E9B" w:rsidP="00841BB5">
      <w:pPr>
        <w:ind w:firstLine="360"/>
        <w:rPr>
          <w:ins w:id="270" w:author="Cong" w:date="2020-10-02T19:36:00Z"/>
          <w:rFonts w:asciiTheme="majorHAnsi" w:hAnsiTheme="majorHAnsi" w:cstheme="majorHAnsi"/>
          <w:bCs/>
          <w:sz w:val="22"/>
          <w:szCs w:val="22"/>
        </w:rPr>
      </w:pPr>
    </w:p>
    <w:p w14:paraId="6B2C5E67" w14:textId="77777777" w:rsidR="00DE2E9B" w:rsidRDefault="00DE2E9B" w:rsidP="00841BB5">
      <w:pPr>
        <w:ind w:firstLine="360"/>
        <w:rPr>
          <w:ins w:id="271" w:author="Cong" w:date="2020-10-02T19:35:00Z"/>
          <w:rFonts w:asciiTheme="majorHAnsi" w:hAnsiTheme="majorHAnsi" w:cstheme="majorHAnsi"/>
          <w:bCs/>
          <w:sz w:val="22"/>
          <w:szCs w:val="22"/>
        </w:rPr>
      </w:pPr>
    </w:p>
    <w:p w14:paraId="0946975D" w14:textId="74298EBE" w:rsidR="00DE2E9B" w:rsidRDefault="00DE2E9B" w:rsidP="00841BB5">
      <w:pPr>
        <w:ind w:firstLine="360"/>
        <w:rPr>
          <w:ins w:id="272" w:author="Cong" w:date="2020-10-02T19:35:00Z"/>
          <w:rFonts w:asciiTheme="majorHAnsi" w:hAnsiTheme="majorHAnsi" w:cstheme="majorHAnsi"/>
          <w:bCs/>
          <w:sz w:val="22"/>
          <w:szCs w:val="22"/>
        </w:rPr>
      </w:pPr>
    </w:p>
    <w:p w14:paraId="7956058F" w14:textId="77777777" w:rsidR="00DE2E9B" w:rsidRDefault="00DE2E9B" w:rsidP="00841BB5">
      <w:pPr>
        <w:ind w:firstLine="360"/>
        <w:rPr>
          <w:ins w:id="273" w:author="Cong" w:date="2020-10-02T19:33:00Z"/>
          <w:rFonts w:asciiTheme="majorHAnsi" w:hAnsiTheme="majorHAnsi" w:cstheme="majorHAnsi"/>
          <w:bCs/>
          <w:sz w:val="22"/>
          <w:szCs w:val="22"/>
        </w:rPr>
      </w:pPr>
    </w:p>
    <w:p w14:paraId="63BDDB4A" w14:textId="77777777" w:rsidR="001B28D6" w:rsidRPr="00637F62" w:rsidRDefault="001B28D6" w:rsidP="00841BB5">
      <w:pPr>
        <w:ind w:firstLine="360"/>
        <w:rPr>
          <w:rFonts w:asciiTheme="majorHAnsi" w:hAnsiTheme="majorHAnsi" w:cstheme="majorHAnsi"/>
          <w:b/>
          <w:sz w:val="22"/>
          <w:szCs w:val="22"/>
          <w:rPrChange w:id="274" w:author="Cong" w:date="2020-10-02T19:21:00Z">
            <w:rPr>
              <w:rFonts w:asciiTheme="majorHAnsi" w:hAnsiTheme="majorHAnsi" w:cstheme="majorHAnsi"/>
              <w:b/>
              <w:sz w:val="22"/>
              <w:szCs w:val="22"/>
            </w:rPr>
          </w:rPrChange>
        </w:rPr>
      </w:pPr>
    </w:p>
    <w:p w14:paraId="7B6A36B9" w14:textId="78BC8673" w:rsidR="00115C0E" w:rsidRPr="004A52A7" w:rsidRDefault="00115C0E" w:rsidP="004A52A7">
      <w:pPr>
        <w:pStyle w:val="Heading1"/>
        <w:rPr>
          <w:b/>
          <w:bCs/>
          <w:rPrChange w:id="275" w:author="Cong" w:date="2020-10-02T19:31:00Z">
            <w:rPr>
              <w:rFonts w:asciiTheme="majorHAnsi" w:hAnsiTheme="majorHAnsi" w:cstheme="majorHAnsi"/>
              <w:sz w:val="22"/>
              <w:szCs w:val="22"/>
            </w:rPr>
          </w:rPrChange>
        </w:rPr>
        <w:pPrChange w:id="276" w:author="Cong" w:date="2020-10-02T19:31:00Z">
          <w:pPr>
            <w:ind w:firstLine="360"/>
          </w:pPr>
        </w:pPrChange>
      </w:pPr>
      <w:bookmarkStart w:id="277" w:name="_Toc52564615"/>
      <w:r w:rsidRPr="004A52A7">
        <w:rPr>
          <w:b/>
          <w:bCs/>
          <w:rPrChange w:id="278" w:author="Cong" w:date="2020-10-02T19:31:00Z">
            <w:rPr>
              <w:rFonts w:asciiTheme="majorHAnsi" w:hAnsiTheme="majorHAnsi" w:cstheme="majorHAnsi"/>
              <w:b/>
              <w:sz w:val="22"/>
              <w:szCs w:val="22"/>
            </w:rPr>
          </w:rPrChange>
        </w:rPr>
        <w:t>A. Description</w:t>
      </w:r>
      <w:bookmarkEnd w:id="277"/>
    </w:p>
    <w:p w14:paraId="07EF6D84" w14:textId="77777777" w:rsidR="00F34521" w:rsidRPr="00637F62" w:rsidRDefault="00F34521" w:rsidP="005068B2">
      <w:pPr>
        <w:ind w:firstLine="360"/>
        <w:rPr>
          <w:ins w:id="279" w:author="Cong" w:date="2020-10-02T17:30:00Z"/>
          <w:rFonts w:asciiTheme="majorHAnsi" w:hAnsiTheme="majorHAnsi" w:cstheme="majorHAnsi"/>
          <w:b/>
          <w:sz w:val="22"/>
          <w:szCs w:val="22"/>
          <w:rPrChange w:id="280" w:author="Cong" w:date="2020-10-02T19:21:00Z">
            <w:rPr>
              <w:ins w:id="281" w:author="Cong" w:date="2020-10-02T17:30:00Z"/>
              <w:rFonts w:asciiTheme="majorHAnsi" w:hAnsiTheme="majorHAnsi" w:cstheme="majorHAnsi"/>
              <w:b/>
              <w:sz w:val="22"/>
              <w:szCs w:val="22"/>
            </w:rPr>
          </w:rPrChange>
        </w:rPr>
      </w:pPr>
    </w:p>
    <w:p w14:paraId="34C24AF9" w14:textId="07F9744D" w:rsidR="00115C0E" w:rsidRPr="001B28D6" w:rsidRDefault="00115C0E" w:rsidP="004A52A7">
      <w:pPr>
        <w:pStyle w:val="Heading2"/>
        <w:rPr>
          <w:b/>
          <w:bCs/>
          <w:rPrChange w:id="282" w:author="Cong" w:date="2020-10-02T19:33:00Z">
            <w:rPr>
              <w:rFonts w:asciiTheme="majorHAnsi" w:hAnsiTheme="majorHAnsi" w:cstheme="majorHAnsi"/>
              <w:b/>
              <w:sz w:val="22"/>
              <w:szCs w:val="22"/>
            </w:rPr>
          </w:rPrChange>
        </w:rPr>
        <w:pPrChange w:id="283" w:author="Cong" w:date="2020-10-02T19:31:00Z">
          <w:pPr>
            <w:ind w:firstLine="360"/>
          </w:pPr>
        </w:pPrChange>
      </w:pPr>
      <w:bookmarkStart w:id="284" w:name="_Toc52564616"/>
      <w:r w:rsidRPr="001B28D6">
        <w:rPr>
          <w:b/>
          <w:bCs/>
          <w:rPrChange w:id="285" w:author="Cong" w:date="2020-10-02T19:33:00Z">
            <w:rPr>
              <w:rFonts w:asciiTheme="majorHAnsi" w:hAnsiTheme="majorHAnsi" w:cstheme="majorHAnsi"/>
              <w:b/>
              <w:sz w:val="22"/>
              <w:szCs w:val="22"/>
            </w:rPr>
          </w:rPrChange>
        </w:rPr>
        <w:t xml:space="preserve">1. Behavioral Risk Factor Surveillance System </w:t>
      </w:r>
      <w:r w:rsidR="00934A78" w:rsidRPr="001B28D6">
        <w:rPr>
          <w:b/>
          <w:bCs/>
          <w:rPrChange w:id="286" w:author="Cong" w:date="2020-10-02T19:33:00Z">
            <w:rPr>
              <w:rFonts w:asciiTheme="majorHAnsi" w:hAnsiTheme="majorHAnsi" w:cstheme="majorHAnsi"/>
              <w:b/>
              <w:sz w:val="22"/>
              <w:szCs w:val="22"/>
            </w:rPr>
          </w:rPrChange>
        </w:rPr>
        <w:t>(BRFSS)</w:t>
      </w:r>
      <w:bookmarkEnd w:id="284"/>
    </w:p>
    <w:p w14:paraId="45D7EF05" w14:textId="77777777" w:rsidR="00F34521" w:rsidRPr="00637F62" w:rsidRDefault="00F34521" w:rsidP="005068B2">
      <w:pPr>
        <w:ind w:firstLine="360"/>
        <w:rPr>
          <w:ins w:id="287" w:author="Cong" w:date="2020-10-02T17:30:00Z"/>
          <w:rFonts w:asciiTheme="majorHAnsi" w:hAnsiTheme="majorHAnsi" w:cstheme="majorHAnsi"/>
          <w:sz w:val="22"/>
          <w:szCs w:val="22"/>
          <w:u w:val="single"/>
          <w:rPrChange w:id="288" w:author="Cong" w:date="2020-10-02T19:21:00Z">
            <w:rPr>
              <w:ins w:id="289" w:author="Cong" w:date="2020-10-02T17:30:00Z"/>
              <w:rFonts w:asciiTheme="majorHAnsi" w:hAnsiTheme="majorHAnsi" w:cstheme="majorHAnsi"/>
              <w:sz w:val="22"/>
              <w:szCs w:val="22"/>
              <w:u w:val="single"/>
            </w:rPr>
          </w:rPrChange>
        </w:rPr>
      </w:pPr>
    </w:p>
    <w:p w14:paraId="39D226D3" w14:textId="356EC982" w:rsidR="005068B2" w:rsidRPr="002C42AB" w:rsidRDefault="005068B2" w:rsidP="00AD1C08">
      <w:pPr>
        <w:pStyle w:val="ListParagraph"/>
        <w:numPr>
          <w:ilvl w:val="1"/>
          <w:numId w:val="39"/>
        </w:numPr>
        <w:rPr>
          <w:rFonts w:asciiTheme="majorHAnsi" w:hAnsiTheme="majorHAnsi" w:cstheme="majorHAnsi"/>
          <w:sz w:val="22"/>
          <w:szCs w:val="22"/>
          <w:u w:val="single"/>
          <w:rPrChange w:id="290" w:author="Cong" w:date="2020-10-02T19:25:00Z">
            <w:rPr>
              <w:rFonts w:asciiTheme="majorHAnsi" w:hAnsiTheme="majorHAnsi" w:cstheme="majorHAnsi"/>
              <w:sz w:val="22"/>
              <w:szCs w:val="22"/>
            </w:rPr>
          </w:rPrChange>
        </w:rPr>
        <w:pPrChange w:id="291" w:author="Cong" w:date="2020-10-02T19:09:00Z">
          <w:pPr>
            <w:ind w:firstLine="360"/>
          </w:pPr>
        </w:pPrChange>
      </w:pPr>
      <w:r w:rsidRPr="002C42AB">
        <w:rPr>
          <w:rFonts w:asciiTheme="majorHAnsi" w:hAnsiTheme="majorHAnsi" w:cstheme="majorHAnsi"/>
          <w:sz w:val="22"/>
          <w:szCs w:val="22"/>
          <w:u w:val="single"/>
          <w:rPrChange w:id="292" w:author="Cong" w:date="2020-10-02T19:25:00Z">
            <w:rPr>
              <w:rFonts w:asciiTheme="majorHAnsi" w:hAnsiTheme="majorHAnsi" w:cstheme="majorHAnsi"/>
              <w:sz w:val="22"/>
              <w:szCs w:val="22"/>
              <w:u w:val="single"/>
            </w:rPr>
          </w:rPrChange>
        </w:rPr>
        <w:t>Dataset Description:</w:t>
      </w:r>
      <w:r w:rsidRPr="002C42AB">
        <w:rPr>
          <w:rFonts w:asciiTheme="majorHAnsi" w:hAnsiTheme="majorHAnsi" w:cstheme="majorHAnsi"/>
          <w:sz w:val="22"/>
          <w:szCs w:val="22"/>
          <w:u w:val="single"/>
          <w:rPrChange w:id="293" w:author="Cong" w:date="2020-10-02T19:25:00Z">
            <w:rPr>
              <w:rFonts w:asciiTheme="majorHAnsi" w:hAnsiTheme="majorHAnsi" w:cstheme="majorHAnsi"/>
              <w:sz w:val="22"/>
              <w:szCs w:val="22"/>
            </w:rPr>
          </w:rPrChange>
        </w:rPr>
        <w:t xml:space="preserve"> </w:t>
      </w:r>
    </w:p>
    <w:p w14:paraId="3AC5C48F" w14:textId="4701B0D6" w:rsidR="00A51936" w:rsidRPr="00637F62" w:rsidRDefault="00A51936" w:rsidP="00AB10E3">
      <w:pPr>
        <w:ind w:firstLine="360"/>
        <w:rPr>
          <w:rFonts w:asciiTheme="majorHAnsi" w:hAnsiTheme="majorHAnsi" w:cstheme="majorHAnsi"/>
          <w:i/>
          <w:iCs/>
          <w:sz w:val="22"/>
          <w:szCs w:val="22"/>
          <w:rPrChange w:id="294" w:author="Cong" w:date="2020-10-02T19:21:00Z">
            <w:rPr>
              <w:rFonts w:asciiTheme="majorHAnsi" w:hAnsiTheme="majorHAnsi" w:cstheme="majorHAnsi"/>
              <w:i/>
              <w:iCs/>
              <w:sz w:val="22"/>
              <w:szCs w:val="22"/>
            </w:rPr>
          </w:rPrChange>
        </w:rPr>
      </w:pPr>
      <w:r w:rsidRPr="00637F62">
        <w:rPr>
          <w:rFonts w:asciiTheme="majorHAnsi" w:hAnsiTheme="majorHAnsi" w:cstheme="majorHAnsi"/>
          <w:sz w:val="22"/>
          <w:szCs w:val="22"/>
          <w:rPrChange w:id="295" w:author="Cong" w:date="2020-10-02T19:21:00Z">
            <w:rPr>
              <w:rFonts w:asciiTheme="majorHAnsi" w:hAnsiTheme="majorHAnsi" w:cstheme="majorHAnsi"/>
              <w:sz w:val="22"/>
              <w:szCs w:val="22"/>
            </w:rPr>
          </w:rPrChange>
        </w:rPr>
        <w:t>(</w:t>
      </w:r>
      <w:r w:rsidRPr="00637F62">
        <w:rPr>
          <w:rFonts w:asciiTheme="majorHAnsi" w:hAnsiTheme="majorHAnsi" w:cstheme="majorHAnsi"/>
          <w:i/>
          <w:iCs/>
          <w:sz w:val="22"/>
          <w:szCs w:val="22"/>
          <w:rPrChange w:id="296" w:author="Cong" w:date="2020-10-02T19:21:00Z">
            <w:rPr>
              <w:rFonts w:asciiTheme="majorHAnsi" w:hAnsiTheme="majorHAnsi" w:cstheme="majorHAnsi"/>
              <w:i/>
              <w:iCs/>
              <w:sz w:val="22"/>
              <w:szCs w:val="22"/>
            </w:rPr>
          </w:rPrChange>
        </w:rPr>
        <w:t>From BRFSS website</w:t>
      </w:r>
      <w:r w:rsidR="00AB10E3" w:rsidRPr="00637F62">
        <w:rPr>
          <w:rFonts w:asciiTheme="majorHAnsi" w:hAnsiTheme="majorHAnsi" w:cstheme="majorHAnsi"/>
          <w:i/>
          <w:iCs/>
          <w:sz w:val="22"/>
          <w:szCs w:val="22"/>
          <w:rPrChange w:id="297" w:author="Cong" w:date="2020-10-02T19:21:00Z">
            <w:rPr>
              <w:rFonts w:asciiTheme="majorHAnsi" w:hAnsiTheme="majorHAnsi" w:cstheme="majorHAnsi"/>
              <w:i/>
              <w:iCs/>
              <w:sz w:val="22"/>
              <w:szCs w:val="22"/>
            </w:rPr>
          </w:rPrChange>
        </w:rPr>
        <w:t xml:space="preserve"> at </w:t>
      </w:r>
      <w:r w:rsidR="00FE6766" w:rsidRPr="00637F62">
        <w:rPr>
          <w:rFonts w:asciiTheme="majorHAnsi" w:hAnsiTheme="majorHAnsi" w:cstheme="majorHAnsi"/>
          <w:sz w:val="22"/>
          <w:szCs w:val="22"/>
          <w:rPrChange w:id="298" w:author="Cong" w:date="2020-10-02T19:21:00Z">
            <w:rPr>
              <w:rFonts w:asciiTheme="majorHAnsi" w:hAnsiTheme="majorHAnsi" w:cstheme="majorHAnsi"/>
              <w:sz w:val="22"/>
              <w:szCs w:val="22"/>
            </w:rPr>
          </w:rPrChange>
        </w:rPr>
        <w:fldChar w:fldCharType="begin"/>
      </w:r>
      <w:r w:rsidR="00FE6766" w:rsidRPr="00637F62">
        <w:rPr>
          <w:rFonts w:asciiTheme="majorHAnsi" w:hAnsiTheme="majorHAnsi" w:cstheme="majorHAnsi"/>
          <w:sz w:val="22"/>
          <w:szCs w:val="22"/>
          <w:rPrChange w:id="299" w:author="Cong" w:date="2020-10-02T19:21:00Z">
            <w:rPr>
              <w:rFonts w:asciiTheme="majorHAnsi" w:hAnsiTheme="majorHAnsi" w:cstheme="majorHAnsi"/>
              <w:sz w:val="22"/>
              <w:szCs w:val="22"/>
            </w:rPr>
          </w:rPrChange>
        </w:rPr>
        <w:instrText xml:space="preserve"> HYPERLINK "https://www.cdc.gov/brfss/index.html" </w:instrText>
      </w:r>
      <w:r w:rsidR="00FE6766" w:rsidRPr="00637F62">
        <w:rPr>
          <w:rFonts w:asciiTheme="majorHAnsi" w:hAnsiTheme="majorHAnsi" w:cstheme="majorHAnsi"/>
          <w:sz w:val="22"/>
          <w:szCs w:val="22"/>
          <w:rPrChange w:id="300" w:author="Cong" w:date="2020-10-02T19:21:00Z">
            <w:rPr>
              <w:rFonts w:asciiTheme="majorHAnsi" w:hAnsiTheme="majorHAnsi" w:cstheme="majorHAnsi"/>
              <w:sz w:val="22"/>
              <w:szCs w:val="22"/>
            </w:rPr>
          </w:rPrChange>
        </w:rPr>
        <w:fldChar w:fldCharType="separate"/>
      </w:r>
      <w:r w:rsidR="00AB10E3" w:rsidRPr="00637F62">
        <w:rPr>
          <w:rStyle w:val="Hyperlink"/>
          <w:rFonts w:asciiTheme="majorHAnsi" w:hAnsiTheme="majorHAnsi" w:cstheme="majorHAnsi"/>
          <w:i/>
          <w:iCs/>
          <w:sz w:val="22"/>
          <w:szCs w:val="22"/>
          <w:rPrChange w:id="301" w:author="Cong" w:date="2020-10-02T19:21:00Z">
            <w:rPr>
              <w:rStyle w:val="Hyperlink"/>
              <w:rFonts w:asciiTheme="majorHAnsi" w:hAnsiTheme="majorHAnsi" w:cstheme="majorHAnsi"/>
              <w:i/>
              <w:iCs/>
              <w:sz w:val="22"/>
              <w:szCs w:val="22"/>
            </w:rPr>
          </w:rPrChange>
        </w:rPr>
        <w:t>https://www.cdc.gov/brfss/index.html</w:t>
      </w:r>
      <w:r w:rsidR="00FE6766" w:rsidRPr="00637F62">
        <w:rPr>
          <w:rStyle w:val="Hyperlink"/>
          <w:rFonts w:asciiTheme="majorHAnsi" w:hAnsiTheme="majorHAnsi" w:cstheme="majorHAnsi"/>
          <w:i/>
          <w:iCs/>
          <w:sz w:val="22"/>
          <w:szCs w:val="22"/>
          <w:rPrChange w:id="302" w:author="Cong" w:date="2020-10-02T19:21:00Z">
            <w:rPr>
              <w:rStyle w:val="Hyperlink"/>
              <w:rFonts w:asciiTheme="majorHAnsi" w:hAnsiTheme="majorHAnsi" w:cstheme="majorHAnsi"/>
              <w:i/>
              <w:iCs/>
              <w:sz w:val="22"/>
              <w:szCs w:val="22"/>
            </w:rPr>
          </w:rPrChange>
        </w:rPr>
        <w:fldChar w:fldCharType="end"/>
      </w:r>
      <w:r w:rsidR="00AB10E3" w:rsidRPr="00637F62">
        <w:rPr>
          <w:rFonts w:asciiTheme="majorHAnsi" w:hAnsiTheme="majorHAnsi" w:cstheme="majorHAnsi"/>
          <w:i/>
          <w:iCs/>
          <w:sz w:val="22"/>
          <w:szCs w:val="22"/>
          <w:rPrChange w:id="303" w:author="Cong" w:date="2020-10-02T19:21:00Z">
            <w:rPr>
              <w:rFonts w:asciiTheme="majorHAnsi" w:hAnsiTheme="majorHAnsi" w:cstheme="majorHAnsi"/>
              <w:i/>
              <w:iCs/>
              <w:sz w:val="22"/>
              <w:szCs w:val="22"/>
            </w:rPr>
          </w:rPrChange>
        </w:rPr>
        <w:t xml:space="preserve"> </w:t>
      </w:r>
      <w:r w:rsidRPr="00637F62">
        <w:rPr>
          <w:rFonts w:asciiTheme="majorHAnsi" w:hAnsiTheme="majorHAnsi" w:cstheme="majorHAnsi"/>
          <w:i/>
          <w:iCs/>
          <w:sz w:val="22"/>
          <w:szCs w:val="22"/>
          <w:rPrChange w:id="304" w:author="Cong" w:date="2020-10-02T19:21:00Z">
            <w:rPr>
              <w:rFonts w:asciiTheme="majorHAnsi" w:hAnsiTheme="majorHAnsi" w:cstheme="majorHAnsi"/>
              <w:i/>
              <w:iCs/>
              <w:sz w:val="22"/>
              <w:szCs w:val="22"/>
            </w:rPr>
          </w:rPrChange>
        </w:rPr>
        <w:t>)</w:t>
      </w:r>
    </w:p>
    <w:p w14:paraId="2EF9A23F" w14:textId="1D6507DF" w:rsidR="005068B2" w:rsidRPr="00637F62" w:rsidRDefault="005068B2" w:rsidP="004A48D8">
      <w:pPr>
        <w:ind w:firstLine="360"/>
        <w:rPr>
          <w:rFonts w:asciiTheme="majorHAnsi" w:hAnsiTheme="majorHAnsi" w:cstheme="majorHAnsi"/>
          <w:i/>
          <w:iCs/>
          <w:sz w:val="22"/>
          <w:szCs w:val="22"/>
          <w:rPrChange w:id="305" w:author="Cong" w:date="2020-10-02T19:21:00Z">
            <w:rPr>
              <w:rFonts w:asciiTheme="majorHAnsi" w:hAnsiTheme="majorHAnsi" w:cstheme="majorHAnsi"/>
              <w:i/>
              <w:iCs/>
              <w:sz w:val="22"/>
              <w:szCs w:val="22"/>
            </w:rPr>
          </w:rPrChange>
        </w:rPr>
      </w:pPr>
      <w:r w:rsidRPr="00637F62">
        <w:rPr>
          <w:rFonts w:asciiTheme="majorHAnsi" w:hAnsiTheme="majorHAnsi" w:cstheme="majorHAnsi"/>
          <w:sz w:val="22"/>
          <w:szCs w:val="22"/>
          <w:rPrChange w:id="306" w:author="Cong" w:date="2020-10-02T19:21:00Z">
            <w:rPr>
              <w:rFonts w:asciiTheme="majorHAnsi" w:hAnsiTheme="majorHAnsi" w:cstheme="majorHAnsi"/>
              <w:sz w:val="22"/>
              <w:szCs w:val="22"/>
            </w:rPr>
          </w:rPrChange>
        </w:rPr>
        <w:t xml:space="preserve">“The Behavioral Risk Factor Surveillance System (BRFSS) is the nation's premier system of health-related telephone surveys that collect state data about U.S. residents regarding their health-related risk behaviors, chronic health conditions, and use of preventive services. Established in 1984 with 15 states, BRFSS now collects data in all 50 states as well as the District of Columbia and three U.S. territories. BRFSS completes more than 400,000 adult interviews each year, making it the largest continuously conducted health survey system in the world” </w:t>
      </w:r>
    </w:p>
    <w:p w14:paraId="46C68330" w14:textId="77777777" w:rsidR="00F34521" w:rsidRPr="00637F62" w:rsidRDefault="00F34521" w:rsidP="004A48D8">
      <w:pPr>
        <w:ind w:firstLine="360"/>
        <w:rPr>
          <w:ins w:id="307" w:author="Cong" w:date="2020-10-02T17:30:00Z"/>
          <w:rFonts w:asciiTheme="majorHAnsi" w:hAnsiTheme="majorHAnsi" w:cstheme="majorHAnsi"/>
          <w:sz w:val="22"/>
          <w:szCs w:val="22"/>
          <w:u w:val="single"/>
          <w:rPrChange w:id="308" w:author="Cong" w:date="2020-10-02T19:21:00Z">
            <w:rPr>
              <w:ins w:id="309" w:author="Cong" w:date="2020-10-02T17:30:00Z"/>
              <w:rFonts w:asciiTheme="majorHAnsi" w:hAnsiTheme="majorHAnsi" w:cstheme="majorHAnsi"/>
              <w:sz w:val="22"/>
              <w:szCs w:val="22"/>
              <w:u w:val="single"/>
            </w:rPr>
          </w:rPrChange>
        </w:rPr>
      </w:pPr>
    </w:p>
    <w:p w14:paraId="4022DEA1" w14:textId="46ACC081" w:rsidR="005068B2" w:rsidDel="00637F62" w:rsidRDefault="00115C0E" w:rsidP="00006262">
      <w:pPr>
        <w:pStyle w:val="ListParagraph"/>
        <w:numPr>
          <w:ilvl w:val="1"/>
          <w:numId w:val="39"/>
        </w:numPr>
        <w:rPr>
          <w:del w:id="310" w:author="Cong" w:date="2020-10-02T19:11:00Z"/>
          <w:rFonts w:asciiTheme="majorHAnsi" w:hAnsiTheme="majorHAnsi" w:cstheme="majorHAnsi"/>
          <w:sz w:val="22"/>
          <w:szCs w:val="22"/>
        </w:rPr>
      </w:pPr>
      <w:r w:rsidRPr="002C42AB">
        <w:rPr>
          <w:rFonts w:asciiTheme="majorHAnsi" w:hAnsiTheme="majorHAnsi" w:cstheme="majorHAnsi"/>
          <w:sz w:val="22"/>
          <w:szCs w:val="22"/>
          <w:u w:val="single"/>
          <w:rPrChange w:id="311" w:author="Cong" w:date="2020-10-02T19:25:00Z">
            <w:rPr>
              <w:rFonts w:asciiTheme="majorHAnsi" w:hAnsiTheme="majorHAnsi" w:cstheme="majorHAnsi"/>
              <w:sz w:val="22"/>
              <w:szCs w:val="22"/>
              <w:u w:val="single"/>
            </w:rPr>
          </w:rPrChange>
        </w:rPr>
        <w:t>Years Available</w:t>
      </w:r>
      <w:r w:rsidRPr="00637F62">
        <w:rPr>
          <w:rFonts w:asciiTheme="majorHAnsi" w:hAnsiTheme="majorHAnsi" w:cstheme="majorHAnsi"/>
          <w:sz w:val="22"/>
          <w:szCs w:val="22"/>
          <w:rPrChange w:id="312" w:author="Cong" w:date="2020-10-02T19:21:00Z">
            <w:rPr>
              <w:rFonts w:asciiTheme="majorHAnsi" w:hAnsiTheme="majorHAnsi" w:cstheme="majorHAnsi"/>
              <w:sz w:val="22"/>
              <w:szCs w:val="22"/>
              <w:u w:val="single"/>
            </w:rPr>
          </w:rPrChange>
        </w:rPr>
        <w:t>:</w:t>
      </w:r>
      <w:r w:rsidRPr="00637F62">
        <w:rPr>
          <w:rFonts w:asciiTheme="majorHAnsi" w:hAnsiTheme="majorHAnsi" w:cstheme="majorHAnsi"/>
          <w:sz w:val="22"/>
          <w:szCs w:val="22"/>
          <w:rPrChange w:id="313" w:author="Cong" w:date="2020-10-02T19:21:00Z">
            <w:rPr>
              <w:rFonts w:asciiTheme="majorHAnsi" w:hAnsiTheme="majorHAnsi" w:cstheme="majorHAnsi"/>
              <w:sz w:val="22"/>
              <w:szCs w:val="22"/>
            </w:rPr>
          </w:rPrChange>
        </w:rPr>
        <w:t xml:space="preserve"> 2007-2018</w:t>
      </w:r>
    </w:p>
    <w:p w14:paraId="6C61F54B" w14:textId="77777777" w:rsidR="00637F62" w:rsidRPr="00637F62" w:rsidRDefault="00637F62" w:rsidP="00006262">
      <w:pPr>
        <w:pStyle w:val="ListParagraph"/>
        <w:numPr>
          <w:ilvl w:val="1"/>
          <w:numId w:val="39"/>
        </w:numPr>
        <w:rPr>
          <w:ins w:id="314" w:author="Cong" w:date="2020-10-02T19:23:00Z"/>
          <w:rFonts w:asciiTheme="majorHAnsi" w:hAnsiTheme="majorHAnsi" w:cstheme="majorHAnsi"/>
          <w:sz w:val="22"/>
          <w:szCs w:val="22"/>
          <w:rPrChange w:id="315" w:author="Cong" w:date="2020-10-02T19:21:00Z">
            <w:rPr>
              <w:ins w:id="316" w:author="Cong" w:date="2020-10-02T19:23:00Z"/>
              <w:rFonts w:asciiTheme="majorHAnsi" w:hAnsiTheme="majorHAnsi" w:cstheme="majorHAnsi"/>
              <w:sz w:val="22"/>
              <w:szCs w:val="22"/>
            </w:rPr>
          </w:rPrChange>
        </w:rPr>
      </w:pPr>
    </w:p>
    <w:p w14:paraId="39CC61E4" w14:textId="77777777" w:rsidR="00006262" w:rsidRPr="00637F62" w:rsidRDefault="00006262" w:rsidP="00637F62">
      <w:pPr>
        <w:pStyle w:val="ListParagraph"/>
        <w:rPr>
          <w:ins w:id="317" w:author="Cong" w:date="2020-10-02T19:11:00Z"/>
          <w:rFonts w:asciiTheme="majorHAnsi" w:hAnsiTheme="majorHAnsi" w:cstheme="majorHAnsi"/>
          <w:sz w:val="22"/>
          <w:szCs w:val="22"/>
          <w:rPrChange w:id="318" w:author="Cong" w:date="2020-10-02T19:21:00Z">
            <w:rPr>
              <w:ins w:id="319" w:author="Cong" w:date="2020-10-02T19:11:00Z"/>
              <w:rFonts w:asciiTheme="majorHAnsi" w:hAnsiTheme="majorHAnsi" w:cstheme="majorHAnsi"/>
              <w:sz w:val="22"/>
              <w:szCs w:val="22"/>
            </w:rPr>
          </w:rPrChange>
        </w:rPr>
        <w:pPrChange w:id="320" w:author="Cong" w:date="2020-10-02T19:23:00Z">
          <w:pPr>
            <w:ind w:firstLine="360"/>
          </w:pPr>
        </w:pPrChange>
      </w:pPr>
    </w:p>
    <w:p w14:paraId="2AF2FDB5" w14:textId="53253A86" w:rsidR="00F34521" w:rsidRPr="002C42AB" w:rsidRDefault="00006262" w:rsidP="00006262">
      <w:pPr>
        <w:pStyle w:val="ListParagraph"/>
        <w:numPr>
          <w:ilvl w:val="1"/>
          <w:numId w:val="39"/>
        </w:numPr>
        <w:rPr>
          <w:ins w:id="321" w:author="Cong" w:date="2020-10-02T17:30:00Z"/>
          <w:rFonts w:asciiTheme="majorHAnsi" w:hAnsiTheme="majorHAnsi" w:cstheme="majorHAnsi"/>
          <w:iCs/>
          <w:sz w:val="22"/>
          <w:szCs w:val="22"/>
          <w:u w:val="single"/>
          <w:rPrChange w:id="322" w:author="Cong" w:date="2020-10-02T19:25:00Z">
            <w:rPr>
              <w:ins w:id="323" w:author="Cong" w:date="2020-10-02T17:30:00Z"/>
              <w:rFonts w:asciiTheme="majorHAnsi" w:hAnsiTheme="majorHAnsi" w:cstheme="majorHAnsi"/>
              <w:iCs/>
              <w:sz w:val="22"/>
              <w:szCs w:val="22"/>
              <w:u w:val="single"/>
            </w:rPr>
          </w:rPrChange>
        </w:rPr>
        <w:pPrChange w:id="324" w:author="Cong" w:date="2020-10-02T19:11:00Z">
          <w:pPr>
            <w:ind w:firstLine="360"/>
          </w:pPr>
        </w:pPrChange>
      </w:pPr>
      <w:moveToRangeStart w:id="325" w:author="Cong" w:date="2020-10-02T19:11:00Z" w:name="move52558296"/>
      <w:moveTo w:id="326" w:author="Cong" w:date="2020-10-02T19:11:00Z">
        <w:r w:rsidRPr="002C42AB">
          <w:rPr>
            <w:rFonts w:asciiTheme="majorHAnsi" w:hAnsiTheme="majorHAnsi" w:cstheme="majorHAnsi"/>
            <w:iCs/>
            <w:sz w:val="22"/>
            <w:szCs w:val="22"/>
            <w:u w:val="single"/>
            <w:rPrChange w:id="327" w:author="Cong" w:date="2020-10-02T19:25:00Z">
              <w:rPr>
                <w:rFonts w:asciiTheme="majorHAnsi" w:hAnsiTheme="majorHAnsi" w:cstheme="majorHAnsi"/>
                <w:iCs/>
                <w:sz w:val="22"/>
                <w:szCs w:val="22"/>
                <w:u w:val="single"/>
              </w:rPr>
            </w:rPrChange>
          </w:rPr>
          <w:t>Download instructions</w:t>
        </w:r>
      </w:moveTo>
      <w:moveToRangeEnd w:id="325"/>
    </w:p>
    <w:p w14:paraId="4CC46F79" w14:textId="59600178" w:rsidR="005068B2" w:rsidRPr="00637F62" w:rsidDel="00F34521" w:rsidRDefault="00077548" w:rsidP="002C42AB">
      <w:pPr>
        <w:rPr>
          <w:moveFrom w:id="328" w:author="Cong" w:date="2020-10-02T19:11:00Z"/>
          <w:rPrChange w:id="329" w:author="Cong" w:date="2020-10-02T19:21:00Z">
            <w:rPr>
              <w:moveFrom w:id="330" w:author="Cong" w:date="2020-10-02T19:11:00Z"/>
              <w:rFonts w:asciiTheme="majorHAnsi" w:hAnsiTheme="majorHAnsi" w:cstheme="majorHAnsi"/>
              <w:iCs/>
              <w:sz w:val="22"/>
              <w:szCs w:val="22"/>
              <w:u w:val="single"/>
            </w:rPr>
          </w:rPrChange>
        </w:rPr>
        <w:pPrChange w:id="331" w:author="Cong" w:date="2020-10-02T19:28:00Z">
          <w:pPr>
            <w:ind w:firstLine="360"/>
          </w:pPr>
        </w:pPrChange>
      </w:pPr>
      <w:moveFromRangeStart w:id="332" w:author="Cong" w:date="2020-10-02T19:11:00Z" w:name="move52558296"/>
      <w:moveFrom w:id="333" w:author="Cong" w:date="2020-10-02T19:11:00Z">
        <w:r w:rsidRPr="00637F62" w:rsidDel="00006262">
          <w:rPr>
            <w:rPrChange w:id="334" w:author="Cong" w:date="2020-10-02T19:21:00Z">
              <w:rPr>
                <w:rFonts w:asciiTheme="majorHAnsi" w:hAnsiTheme="majorHAnsi" w:cstheme="majorHAnsi"/>
                <w:iCs/>
                <w:sz w:val="22"/>
                <w:szCs w:val="22"/>
                <w:u w:val="single"/>
              </w:rPr>
            </w:rPrChange>
          </w:rPr>
          <w:t>Download i</w:t>
        </w:r>
        <w:r w:rsidR="005068B2" w:rsidRPr="00637F62" w:rsidDel="00006262">
          <w:rPr>
            <w:rPrChange w:id="335" w:author="Cong" w:date="2020-10-02T19:21:00Z">
              <w:rPr>
                <w:rFonts w:asciiTheme="majorHAnsi" w:hAnsiTheme="majorHAnsi" w:cstheme="majorHAnsi"/>
                <w:iCs/>
                <w:sz w:val="22"/>
                <w:szCs w:val="22"/>
                <w:u w:val="single"/>
              </w:rPr>
            </w:rPrChange>
          </w:rPr>
          <w:t xml:space="preserve">nstructions </w:t>
        </w:r>
      </w:moveFrom>
    </w:p>
    <w:moveFromRangeEnd w:id="332"/>
    <w:p w14:paraId="30197C0C" w14:textId="77777777" w:rsidR="00115C0E" w:rsidRPr="00637F62" w:rsidRDefault="00115C0E" w:rsidP="002C42AB">
      <w:pPr>
        <w:rPr>
          <w:rPrChange w:id="336" w:author="Cong" w:date="2020-10-02T19:21:00Z">
            <w:rPr>
              <w:rFonts w:asciiTheme="majorHAnsi" w:hAnsiTheme="majorHAnsi" w:cstheme="majorHAnsi"/>
              <w:sz w:val="22"/>
              <w:szCs w:val="22"/>
            </w:rPr>
          </w:rPrChange>
        </w:rPr>
        <w:pPrChange w:id="337" w:author="Cong" w:date="2020-10-02T19:28:00Z">
          <w:pPr>
            <w:ind w:firstLine="360"/>
          </w:pPr>
        </w:pPrChange>
      </w:pPr>
    </w:p>
    <w:p w14:paraId="30774FCB" w14:textId="69C43355" w:rsidR="00115C0E" w:rsidRPr="00637F62" w:rsidDel="00FE6766" w:rsidRDefault="00115C0E" w:rsidP="00FE6766">
      <w:pPr>
        <w:pStyle w:val="ListParagraph"/>
        <w:numPr>
          <w:ilvl w:val="0"/>
          <w:numId w:val="3"/>
        </w:numPr>
        <w:ind w:left="0" w:firstLine="360"/>
        <w:rPr>
          <w:del w:id="338" w:author="Cong" w:date="2020-10-02T18:42:00Z"/>
          <w:rStyle w:val="Hyperlink"/>
          <w:rFonts w:asciiTheme="majorHAnsi" w:hAnsiTheme="majorHAnsi" w:cstheme="majorHAnsi"/>
          <w:color w:val="auto"/>
          <w:sz w:val="22"/>
          <w:szCs w:val="22"/>
          <w:u w:val="none"/>
          <w:rPrChange w:id="339" w:author="Cong" w:date="2020-10-02T19:21:00Z">
            <w:rPr>
              <w:del w:id="340" w:author="Cong" w:date="2020-10-02T18:42:00Z"/>
              <w:rStyle w:val="Hyperlink"/>
              <w:rFonts w:asciiTheme="majorHAnsi" w:hAnsiTheme="majorHAnsi" w:cstheme="majorHAnsi"/>
              <w:sz w:val="22"/>
              <w:szCs w:val="22"/>
            </w:rPr>
          </w:rPrChange>
        </w:rPr>
      </w:pPr>
      <w:r w:rsidRPr="00637F62">
        <w:rPr>
          <w:rFonts w:asciiTheme="majorHAnsi" w:hAnsiTheme="majorHAnsi" w:cstheme="majorHAnsi"/>
          <w:sz w:val="22"/>
          <w:szCs w:val="22"/>
          <w:rPrChange w:id="341" w:author="Cong" w:date="2020-10-02T19:21:00Z">
            <w:rPr>
              <w:rFonts w:asciiTheme="majorHAnsi" w:hAnsiTheme="majorHAnsi" w:cstheme="majorHAnsi"/>
              <w:sz w:val="22"/>
              <w:szCs w:val="22"/>
            </w:rPr>
          </w:rPrChange>
        </w:rPr>
        <w:t xml:space="preserve">Go to </w:t>
      </w:r>
      <w:r w:rsidR="00FE6766" w:rsidRPr="00637F62">
        <w:rPr>
          <w:rFonts w:asciiTheme="majorHAnsi" w:hAnsiTheme="majorHAnsi" w:cstheme="majorHAnsi"/>
          <w:sz w:val="22"/>
          <w:szCs w:val="22"/>
          <w:rPrChange w:id="342" w:author="Cong" w:date="2020-10-02T19:21:00Z">
            <w:rPr>
              <w:rFonts w:asciiTheme="majorHAnsi" w:hAnsiTheme="majorHAnsi" w:cstheme="majorHAnsi"/>
              <w:sz w:val="22"/>
              <w:szCs w:val="22"/>
            </w:rPr>
          </w:rPrChange>
        </w:rPr>
        <w:fldChar w:fldCharType="begin"/>
      </w:r>
      <w:r w:rsidR="00FE6766" w:rsidRPr="00637F62">
        <w:rPr>
          <w:rFonts w:asciiTheme="majorHAnsi" w:hAnsiTheme="majorHAnsi" w:cstheme="majorHAnsi"/>
          <w:sz w:val="22"/>
          <w:szCs w:val="22"/>
          <w:rPrChange w:id="343" w:author="Cong" w:date="2020-10-02T19:21:00Z">
            <w:rPr>
              <w:rFonts w:asciiTheme="majorHAnsi" w:hAnsiTheme="majorHAnsi" w:cstheme="majorHAnsi"/>
              <w:sz w:val="22"/>
              <w:szCs w:val="22"/>
            </w:rPr>
          </w:rPrChange>
        </w:rPr>
        <w:instrText xml:space="preserve"> HYPERLINK "https://www.cdc.gov/brfss/annual_data/annual_data.htm" </w:instrText>
      </w:r>
      <w:r w:rsidR="00FE6766" w:rsidRPr="00637F62">
        <w:rPr>
          <w:rFonts w:asciiTheme="majorHAnsi" w:hAnsiTheme="majorHAnsi" w:cstheme="majorHAnsi"/>
          <w:sz w:val="22"/>
          <w:szCs w:val="22"/>
          <w:rPrChange w:id="344" w:author="Cong" w:date="2020-10-02T19:21:00Z">
            <w:rPr>
              <w:rFonts w:asciiTheme="majorHAnsi" w:hAnsiTheme="majorHAnsi" w:cstheme="majorHAnsi"/>
              <w:sz w:val="22"/>
              <w:szCs w:val="22"/>
            </w:rPr>
          </w:rPrChange>
        </w:rPr>
        <w:fldChar w:fldCharType="separate"/>
      </w:r>
      <w:r w:rsidRPr="00637F62">
        <w:rPr>
          <w:rStyle w:val="Hyperlink"/>
          <w:rFonts w:asciiTheme="majorHAnsi" w:hAnsiTheme="majorHAnsi" w:cstheme="majorHAnsi"/>
          <w:sz w:val="22"/>
          <w:szCs w:val="22"/>
          <w:rPrChange w:id="345" w:author="Cong" w:date="2020-10-02T19:21:00Z">
            <w:rPr>
              <w:rStyle w:val="Hyperlink"/>
              <w:rFonts w:asciiTheme="majorHAnsi" w:hAnsiTheme="majorHAnsi" w:cstheme="majorHAnsi"/>
              <w:sz w:val="22"/>
              <w:szCs w:val="22"/>
            </w:rPr>
          </w:rPrChange>
        </w:rPr>
        <w:t>https://www.cdc.gov/brfss/annual_data/annual_data.htm</w:t>
      </w:r>
      <w:r w:rsidR="00FE6766" w:rsidRPr="00637F62">
        <w:rPr>
          <w:rStyle w:val="Hyperlink"/>
          <w:rFonts w:asciiTheme="majorHAnsi" w:hAnsiTheme="majorHAnsi" w:cstheme="majorHAnsi"/>
          <w:sz w:val="22"/>
          <w:szCs w:val="22"/>
          <w:rPrChange w:id="346" w:author="Cong" w:date="2020-10-02T19:21:00Z">
            <w:rPr>
              <w:rStyle w:val="Hyperlink"/>
              <w:rFonts w:asciiTheme="majorHAnsi" w:hAnsiTheme="majorHAnsi" w:cstheme="majorHAnsi"/>
              <w:sz w:val="22"/>
              <w:szCs w:val="22"/>
            </w:rPr>
          </w:rPrChange>
        </w:rPr>
        <w:fldChar w:fldCharType="end"/>
      </w:r>
    </w:p>
    <w:p w14:paraId="26F22823" w14:textId="77777777" w:rsidR="00FE6766" w:rsidRPr="00637F62" w:rsidRDefault="00FE6766" w:rsidP="005068B2">
      <w:pPr>
        <w:pStyle w:val="ListParagraph"/>
        <w:numPr>
          <w:ilvl w:val="0"/>
          <w:numId w:val="3"/>
        </w:numPr>
        <w:ind w:left="0" w:firstLine="360"/>
        <w:rPr>
          <w:ins w:id="347" w:author="Cong" w:date="2020-10-02T18:42:00Z"/>
          <w:rFonts w:asciiTheme="majorHAnsi" w:hAnsiTheme="majorHAnsi" w:cstheme="majorHAnsi"/>
          <w:sz w:val="22"/>
          <w:szCs w:val="22"/>
          <w:rPrChange w:id="348" w:author="Cong" w:date="2020-10-02T19:21:00Z">
            <w:rPr>
              <w:ins w:id="349" w:author="Cong" w:date="2020-10-02T18:42:00Z"/>
              <w:rFonts w:asciiTheme="majorHAnsi" w:hAnsiTheme="majorHAnsi" w:cstheme="majorHAnsi"/>
              <w:sz w:val="22"/>
              <w:szCs w:val="22"/>
            </w:rPr>
          </w:rPrChange>
        </w:rPr>
      </w:pPr>
    </w:p>
    <w:p w14:paraId="6C3CE626" w14:textId="38EA1059" w:rsidR="00115C0E" w:rsidRPr="00637F62" w:rsidDel="00FE6766" w:rsidRDefault="00115C0E" w:rsidP="00FE6766">
      <w:pPr>
        <w:pStyle w:val="ListParagraph"/>
        <w:numPr>
          <w:ilvl w:val="0"/>
          <w:numId w:val="3"/>
        </w:numPr>
        <w:ind w:left="0" w:firstLine="360"/>
        <w:rPr>
          <w:del w:id="350" w:author="Cong" w:date="2020-10-02T18:39:00Z"/>
          <w:rFonts w:asciiTheme="majorHAnsi" w:hAnsiTheme="majorHAnsi" w:cstheme="majorHAnsi"/>
          <w:sz w:val="22"/>
          <w:szCs w:val="22"/>
          <w:rPrChange w:id="351" w:author="Cong" w:date="2020-10-02T19:21:00Z">
            <w:rPr>
              <w:del w:id="352" w:author="Cong" w:date="2020-10-02T18:39:00Z"/>
            </w:rPr>
          </w:rPrChange>
        </w:rPr>
        <w:pPrChange w:id="353" w:author="Cong" w:date="2020-10-02T18:42:00Z">
          <w:pPr>
            <w:pStyle w:val="ListParagraph"/>
            <w:numPr>
              <w:numId w:val="3"/>
            </w:numPr>
            <w:ind w:left="0" w:firstLine="360"/>
          </w:pPr>
        </w:pPrChange>
      </w:pPr>
      <w:del w:id="354" w:author="Cong" w:date="2020-10-02T18:39:00Z">
        <w:r w:rsidRPr="00637F62" w:rsidDel="00FE6766">
          <w:rPr>
            <w:rFonts w:asciiTheme="majorHAnsi" w:hAnsiTheme="majorHAnsi" w:cstheme="majorHAnsi"/>
            <w:sz w:val="22"/>
            <w:szCs w:val="22"/>
            <w:rPrChange w:id="355" w:author="Cong" w:date="2020-10-02T19:21:00Z">
              <w:rPr/>
            </w:rPrChange>
          </w:rPr>
          <w:delText>For years 2007-201</w:delText>
        </w:r>
        <w:r w:rsidR="005068B2" w:rsidRPr="00637F62" w:rsidDel="00FE6766">
          <w:rPr>
            <w:rFonts w:asciiTheme="majorHAnsi" w:hAnsiTheme="majorHAnsi" w:cstheme="majorHAnsi"/>
            <w:sz w:val="22"/>
            <w:szCs w:val="22"/>
            <w:rPrChange w:id="356" w:author="Cong" w:date="2020-10-02T19:21:00Z">
              <w:rPr/>
            </w:rPrChange>
          </w:rPr>
          <w:delText>8</w:delText>
        </w:r>
        <w:r w:rsidRPr="00637F62" w:rsidDel="00FE6766">
          <w:rPr>
            <w:rFonts w:asciiTheme="majorHAnsi" w:hAnsiTheme="majorHAnsi" w:cstheme="majorHAnsi"/>
            <w:sz w:val="22"/>
            <w:szCs w:val="22"/>
            <w:rPrChange w:id="357" w:author="Cong" w:date="2020-10-02T19:21:00Z">
              <w:rPr/>
            </w:rPrChange>
          </w:rPr>
          <w:delText>:</w:delText>
        </w:r>
      </w:del>
    </w:p>
    <w:p w14:paraId="3E6962EA" w14:textId="71240870" w:rsidR="00FE6766" w:rsidRPr="00637F62" w:rsidDel="00FE6766" w:rsidRDefault="00115C0E" w:rsidP="00FE6766">
      <w:pPr>
        <w:pStyle w:val="ListParagraph"/>
        <w:rPr>
          <w:del w:id="358" w:author="Cong" w:date="2020-10-02T18:42:00Z"/>
          <w:rFonts w:asciiTheme="majorHAnsi" w:hAnsiTheme="majorHAnsi" w:cstheme="majorHAnsi"/>
          <w:sz w:val="22"/>
          <w:szCs w:val="22"/>
          <w:rPrChange w:id="359" w:author="Cong" w:date="2020-10-02T19:21:00Z">
            <w:rPr>
              <w:del w:id="360" w:author="Cong" w:date="2020-10-02T18:42:00Z"/>
            </w:rPr>
          </w:rPrChange>
        </w:rPr>
      </w:pPr>
      <w:r w:rsidRPr="00637F62">
        <w:rPr>
          <w:rFonts w:asciiTheme="majorHAnsi" w:hAnsiTheme="majorHAnsi" w:cstheme="majorHAnsi"/>
          <w:sz w:val="22"/>
          <w:szCs w:val="22"/>
          <w:rPrChange w:id="361" w:author="Cong" w:date="2020-10-02T19:21:00Z">
            <w:rPr/>
          </w:rPrChange>
        </w:rPr>
        <w:t>Click “</w:t>
      </w:r>
      <w:r w:rsidRPr="00637F62">
        <w:rPr>
          <w:rFonts w:asciiTheme="majorHAnsi" w:hAnsiTheme="majorHAnsi" w:cstheme="majorHAnsi"/>
          <w:i/>
          <w:sz w:val="22"/>
          <w:szCs w:val="22"/>
          <w:rPrChange w:id="362" w:author="Cong" w:date="2020-10-02T19:21:00Z">
            <w:rPr>
              <w:i/>
            </w:rPr>
          </w:rPrChange>
        </w:rPr>
        <w:t xml:space="preserve">Year </w:t>
      </w:r>
      <w:r w:rsidRPr="00637F62">
        <w:rPr>
          <w:rFonts w:asciiTheme="majorHAnsi" w:hAnsiTheme="majorHAnsi" w:cstheme="majorHAnsi"/>
          <w:sz w:val="22"/>
          <w:szCs w:val="22"/>
          <w:rPrChange w:id="363" w:author="Cong" w:date="2020-10-02T19:21:00Z">
            <w:rPr/>
          </w:rPrChange>
        </w:rPr>
        <w:t>Annual Survey Data.” You will then see a page like this.</w:t>
      </w:r>
      <w:ins w:id="364" w:author="Cong" w:date="2020-10-02T18:43:00Z">
        <w:r w:rsidR="00FE6766" w:rsidRPr="00637F62">
          <w:rPr>
            <w:rFonts w:asciiTheme="majorHAnsi" w:hAnsiTheme="majorHAnsi" w:cstheme="majorHAnsi"/>
            <w:noProof/>
            <w:sz w:val="22"/>
            <w:szCs w:val="22"/>
            <w:rPrChange w:id="365" w:author="Cong" w:date="2020-10-02T19:21:00Z">
              <w:rPr>
                <w:noProof/>
              </w:rPr>
            </w:rPrChange>
          </w:rPr>
          <w:t xml:space="preserve"> </w:t>
        </w:r>
        <w:r w:rsidR="00FE6766" w:rsidRPr="00637F62">
          <w:rPr>
            <w:rFonts w:asciiTheme="majorHAnsi" w:hAnsiTheme="majorHAnsi" w:cstheme="majorHAnsi"/>
            <w:noProof/>
            <w:sz w:val="22"/>
            <w:szCs w:val="22"/>
            <w:rPrChange w:id="366" w:author="Cong" w:date="2020-10-02T19:21:00Z">
              <w:rPr>
                <w:noProof/>
              </w:rPr>
            </w:rPrChange>
          </w:rPr>
          <w:drawing>
            <wp:inline distT="0" distB="0" distL="0" distR="0" wp14:anchorId="646E8F29" wp14:editId="1D120C26">
              <wp:extent cx="5486400" cy="297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971800"/>
                      </a:xfrm>
                      <a:prstGeom prst="rect">
                        <a:avLst/>
                      </a:prstGeom>
                    </pic:spPr>
                  </pic:pic>
                </a:graphicData>
              </a:graphic>
            </wp:inline>
          </w:drawing>
        </w:r>
      </w:ins>
    </w:p>
    <w:p w14:paraId="71DCF670" w14:textId="673305A7" w:rsidR="004A48D8" w:rsidRPr="00637F62" w:rsidDel="00FE6766" w:rsidRDefault="004A48D8" w:rsidP="00FE6766">
      <w:pPr>
        <w:pStyle w:val="ListParagraph"/>
        <w:rPr>
          <w:del w:id="367" w:author="Cong" w:date="2020-10-02T17:20:00Z"/>
          <w:rFonts w:asciiTheme="majorHAnsi" w:hAnsiTheme="majorHAnsi" w:cstheme="majorHAnsi"/>
          <w:sz w:val="22"/>
          <w:szCs w:val="22"/>
          <w:rPrChange w:id="368" w:author="Cong" w:date="2020-10-02T19:21:00Z">
            <w:rPr>
              <w:del w:id="369" w:author="Cong" w:date="2020-10-02T17:20:00Z"/>
            </w:rPr>
          </w:rPrChange>
        </w:rPr>
      </w:pPr>
      <w:del w:id="370" w:author="Cong" w:date="2020-10-02T17:20:00Z">
        <w:r w:rsidRPr="00637F62" w:rsidDel="00841BB5">
          <w:rPr>
            <w:rFonts w:asciiTheme="majorHAnsi" w:hAnsiTheme="majorHAnsi" w:cstheme="majorHAnsi"/>
            <w:noProof/>
            <w:sz w:val="22"/>
            <w:szCs w:val="22"/>
            <w:rPrChange w:id="371" w:author="Cong" w:date="2020-10-02T19:21:00Z">
              <w:rPr>
                <w:noProof/>
              </w:rPr>
            </w:rPrChange>
          </w:rPr>
          <mc:AlternateContent>
            <mc:Choice Requires="wps">
              <w:drawing>
                <wp:anchor distT="0" distB="0" distL="114300" distR="114300" simplePos="0" relativeHeight="251645440" behindDoc="0" locked="0" layoutInCell="1" allowOverlap="1" wp14:anchorId="021FF2EC" wp14:editId="4AAF0D84">
                  <wp:simplePos x="0" y="0"/>
                  <wp:positionH relativeFrom="column">
                    <wp:posOffset>1104899</wp:posOffset>
                  </wp:positionH>
                  <wp:positionV relativeFrom="paragraph">
                    <wp:posOffset>1333500</wp:posOffset>
                  </wp:positionV>
                  <wp:extent cx="714375" cy="1095375"/>
                  <wp:effectExtent l="38100" t="0" r="28575" b="47625"/>
                  <wp:wrapNone/>
                  <wp:docPr id="4" name="Straight Arrow Connector 4"/>
                  <wp:cNvGraphicFramePr/>
                  <a:graphic xmlns:a="http://schemas.openxmlformats.org/drawingml/2006/main">
                    <a:graphicData uri="http://schemas.microsoft.com/office/word/2010/wordprocessingShape">
                      <wps:wsp>
                        <wps:cNvCnPr/>
                        <wps:spPr>
                          <a:xfrm flipH="1">
                            <a:off x="0" y="0"/>
                            <a:ext cx="714375" cy="10953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890843" id="_x0000_t32" coordsize="21600,21600" o:spt="32" o:oned="t" path="m,l21600,21600e" filled="f">
                  <v:path arrowok="t" fillok="f" o:connecttype="none"/>
                  <o:lock v:ext="edit" shapetype="t"/>
                </v:shapetype>
                <v:shape id="Straight Arrow Connector 4" o:spid="_x0000_s1026" type="#_x0000_t32" style="position:absolute;margin-left:87pt;margin-top:105pt;width:56.25pt;height:86.25pt;flip:x;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" strokecolor="#bc4542 [3045]">
                  <v:stroke endarrow="block"/>
                </v:shape>
              </w:pict>
            </mc:Fallback>
          </mc:AlternateContent>
        </w:r>
        <w:r w:rsidRPr="00637F62" w:rsidDel="00841BB5">
          <w:rPr>
            <w:rFonts w:asciiTheme="majorHAnsi" w:hAnsiTheme="majorHAnsi" w:cstheme="majorHAnsi"/>
            <w:noProof/>
            <w:sz w:val="22"/>
            <w:szCs w:val="22"/>
            <w:rPrChange w:id="372" w:author="Cong" w:date="2020-10-02T19:21:00Z">
              <w:rPr>
                <w:noProof/>
              </w:rPr>
            </w:rPrChange>
          </w:rPr>
          <mc:AlternateContent>
            <mc:Choice Requires="wps">
              <w:drawing>
                <wp:anchor distT="0" distB="0" distL="114300" distR="114300" simplePos="0" relativeHeight="251639296" behindDoc="0" locked="0" layoutInCell="1" allowOverlap="1" wp14:anchorId="5C2A0463" wp14:editId="3ED1F60B">
                  <wp:simplePos x="0" y="0"/>
                  <wp:positionH relativeFrom="column">
                    <wp:posOffset>1038224</wp:posOffset>
                  </wp:positionH>
                  <wp:positionV relativeFrom="paragraph">
                    <wp:posOffset>1333500</wp:posOffset>
                  </wp:positionV>
                  <wp:extent cx="771525" cy="514350"/>
                  <wp:effectExtent l="38100" t="0" r="28575" b="57150"/>
                  <wp:wrapNone/>
                  <wp:docPr id="3" name="Straight Arrow Connector 3"/>
                  <wp:cNvGraphicFramePr/>
                  <a:graphic xmlns:a="http://schemas.openxmlformats.org/drawingml/2006/main">
                    <a:graphicData uri="http://schemas.microsoft.com/office/word/2010/wordprocessingShape">
                      <wps:wsp>
                        <wps:cNvCnPr/>
                        <wps:spPr>
                          <a:xfrm flipH="1">
                            <a:off x="0" y="0"/>
                            <a:ext cx="771525" cy="5143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07AF7E" id="Straight Arrow Connector 3" o:spid="_x0000_s1026" type="#_x0000_t32" style="position:absolute;margin-left:81.75pt;margin-top:105pt;width:60.75pt;height:40.5pt;flip:x;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" strokecolor="#bc4542 [3045]">
                  <v:stroke endarrow="block"/>
                </v:shape>
              </w:pict>
            </mc:Fallback>
          </mc:AlternateContent>
        </w:r>
        <w:r w:rsidRPr="00637F62" w:rsidDel="00841BB5">
          <w:rPr>
            <w:rFonts w:asciiTheme="majorHAnsi" w:hAnsiTheme="majorHAnsi" w:cstheme="majorHAnsi"/>
            <w:noProof/>
            <w:sz w:val="22"/>
            <w:szCs w:val="22"/>
            <w:rPrChange w:id="373" w:author="Cong" w:date="2020-10-02T19:21:00Z">
              <w:rPr>
                <w:noProof/>
              </w:rPr>
            </w:rPrChange>
          </w:rPr>
          <w:drawing>
            <wp:inline distT="0" distB="0" distL="0" distR="0" wp14:anchorId="4964A071" wp14:editId="346BEBE3">
              <wp:extent cx="3903055" cy="2714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3905640" cy="2716423"/>
                      </a:xfrm>
                      <a:prstGeom prst="rect">
                        <a:avLst/>
                      </a:prstGeom>
                    </pic:spPr>
                  </pic:pic>
                </a:graphicData>
              </a:graphic>
            </wp:inline>
          </w:drawing>
        </w:r>
      </w:del>
    </w:p>
    <w:p w14:paraId="130FC01F" w14:textId="6FF25420" w:rsidR="004A48D8" w:rsidRPr="00637F62" w:rsidDel="00FE6766" w:rsidRDefault="00115C0E" w:rsidP="00FE6766">
      <w:pPr>
        <w:pStyle w:val="ListParagraph"/>
        <w:rPr>
          <w:del w:id="374" w:author="Cong" w:date="2020-10-02T17:20:00Z"/>
          <w:rFonts w:asciiTheme="majorHAnsi" w:hAnsiTheme="majorHAnsi" w:cstheme="majorHAnsi"/>
          <w:sz w:val="22"/>
          <w:szCs w:val="22"/>
          <w:rPrChange w:id="375" w:author="Cong" w:date="2020-10-02T19:21:00Z">
            <w:rPr>
              <w:del w:id="376" w:author="Cong" w:date="2020-10-02T17:20:00Z"/>
            </w:rPr>
          </w:rPrChange>
        </w:rPr>
      </w:pPr>
      <w:del w:id="377" w:author="Cong" w:date="2020-10-02T17:20:00Z">
        <w:r w:rsidRPr="00637F62" w:rsidDel="00841BB5">
          <w:rPr>
            <w:rFonts w:asciiTheme="majorHAnsi" w:hAnsiTheme="majorHAnsi" w:cstheme="majorHAnsi"/>
            <w:sz w:val="22"/>
            <w:szCs w:val="22"/>
            <w:rPrChange w:id="378" w:author="Cong" w:date="2020-10-02T19:21:00Z">
              <w:rPr/>
            </w:rPrChange>
          </w:rPr>
          <w:delText xml:space="preserve">Select the BRFSS Codebook and download the .pdf file that pops up. Add this file to </w:delText>
        </w:r>
      </w:del>
      <w:del w:id="379" w:author="Cong" w:date="2020-10-02T17:16:00Z">
        <w:r w:rsidRPr="00637F62" w:rsidDel="00841BB5">
          <w:rPr>
            <w:rFonts w:asciiTheme="majorHAnsi" w:hAnsiTheme="majorHAnsi" w:cstheme="majorHAnsi"/>
            <w:sz w:val="22"/>
            <w:szCs w:val="22"/>
            <w:rPrChange w:id="380" w:author="Cong" w:date="2020-10-02T19:21:00Z">
              <w:rPr/>
            </w:rPrChange>
          </w:rPr>
          <w:delText xml:space="preserve">the </w:delText>
        </w:r>
      </w:del>
      <w:del w:id="381" w:author="Cong" w:date="2020-10-02T17:17:00Z">
        <w:r w:rsidRPr="00637F62" w:rsidDel="00841BB5">
          <w:rPr>
            <w:rFonts w:asciiTheme="majorHAnsi" w:hAnsiTheme="majorHAnsi" w:cstheme="majorHAnsi"/>
            <w:sz w:val="22"/>
            <w:szCs w:val="22"/>
            <w:rPrChange w:id="382" w:author="Cong" w:date="2020-10-02T19:21:00Z">
              <w:rPr/>
            </w:rPrChange>
          </w:rPr>
          <w:delText>“</w:delText>
        </w:r>
      </w:del>
      <w:del w:id="383" w:author="Cong" w:date="2020-10-02T17:20:00Z">
        <w:r w:rsidRPr="00637F62" w:rsidDel="00841BB5">
          <w:rPr>
            <w:rFonts w:asciiTheme="majorHAnsi" w:hAnsiTheme="majorHAnsi" w:cstheme="majorHAnsi"/>
            <w:sz w:val="22"/>
            <w:szCs w:val="22"/>
            <w:rPrChange w:id="384" w:author="Cong" w:date="2020-10-02T19:21:00Z">
              <w:rPr/>
            </w:rPrChange>
          </w:rPr>
          <w:delText>Documentation</w:delText>
        </w:r>
      </w:del>
      <w:del w:id="385" w:author="Cong" w:date="2020-10-02T17:17:00Z">
        <w:r w:rsidRPr="00637F62" w:rsidDel="00841BB5">
          <w:rPr>
            <w:rFonts w:asciiTheme="majorHAnsi" w:hAnsiTheme="majorHAnsi" w:cstheme="majorHAnsi"/>
            <w:sz w:val="22"/>
            <w:szCs w:val="22"/>
            <w:rPrChange w:id="386" w:author="Cong" w:date="2020-10-02T19:21:00Z">
              <w:rPr/>
            </w:rPrChange>
          </w:rPr>
          <w:delText>” folder</w:delText>
        </w:r>
      </w:del>
      <w:del w:id="387" w:author="Cong" w:date="2020-10-02T17:20:00Z">
        <w:r w:rsidRPr="00637F62" w:rsidDel="00841BB5">
          <w:rPr>
            <w:rFonts w:asciiTheme="majorHAnsi" w:hAnsiTheme="majorHAnsi" w:cstheme="majorHAnsi"/>
            <w:sz w:val="22"/>
            <w:szCs w:val="22"/>
            <w:rPrChange w:id="388" w:author="Cong" w:date="2020-10-02T19:21:00Z">
              <w:rPr/>
            </w:rPrChange>
          </w:rPr>
          <w:delText>. You may want to rename it in Box for consistency.</w:delText>
        </w:r>
      </w:del>
    </w:p>
    <w:p w14:paraId="3E923A67" w14:textId="77777777" w:rsidR="00FE6766" w:rsidRPr="00637F62" w:rsidRDefault="00FE6766" w:rsidP="00FE6766">
      <w:pPr>
        <w:pStyle w:val="ListParagraph"/>
        <w:numPr>
          <w:ilvl w:val="0"/>
          <w:numId w:val="3"/>
        </w:numPr>
        <w:ind w:left="0" w:firstLine="360"/>
        <w:rPr>
          <w:ins w:id="389" w:author="Cong" w:date="2020-10-02T18:42:00Z"/>
          <w:rFonts w:asciiTheme="majorHAnsi" w:hAnsiTheme="majorHAnsi" w:cstheme="majorHAnsi"/>
          <w:sz w:val="22"/>
          <w:szCs w:val="22"/>
          <w:rPrChange w:id="390" w:author="Cong" w:date="2020-10-02T19:21:00Z">
            <w:rPr>
              <w:ins w:id="391" w:author="Cong" w:date="2020-10-02T18:42:00Z"/>
            </w:rPr>
          </w:rPrChange>
        </w:rPr>
        <w:pPrChange w:id="392" w:author="Cong" w:date="2020-10-02T18:42:00Z">
          <w:pPr>
            <w:pStyle w:val="ListParagraph"/>
            <w:numPr>
              <w:ilvl w:val="1"/>
              <w:numId w:val="26"/>
            </w:numPr>
            <w:ind w:left="1080" w:hanging="270"/>
          </w:pPr>
        </w:pPrChange>
      </w:pPr>
    </w:p>
    <w:p w14:paraId="27C2F122" w14:textId="499B08DD" w:rsidR="004A48D8" w:rsidRPr="00637F62" w:rsidDel="00FE6766" w:rsidRDefault="00FE6766" w:rsidP="00FE6766">
      <w:pPr>
        <w:pStyle w:val="ListParagraph"/>
        <w:numPr>
          <w:ilvl w:val="0"/>
          <w:numId w:val="3"/>
        </w:numPr>
        <w:rPr>
          <w:del w:id="393" w:author="Cong" w:date="2020-10-02T18:43:00Z"/>
          <w:rFonts w:asciiTheme="majorHAnsi" w:hAnsiTheme="majorHAnsi" w:cstheme="majorHAnsi"/>
          <w:sz w:val="22"/>
          <w:szCs w:val="22"/>
          <w:rPrChange w:id="394" w:author="Cong" w:date="2020-10-02T19:21:00Z">
            <w:rPr>
              <w:del w:id="395" w:author="Cong" w:date="2020-10-02T18:43:00Z"/>
            </w:rPr>
          </w:rPrChange>
        </w:rPr>
      </w:pPr>
      <w:ins w:id="396" w:author="Cong" w:date="2020-10-02T18:43:00Z">
        <w:r w:rsidRPr="00637F62">
          <w:rPr>
            <w:rFonts w:asciiTheme="majorHAnsi" w:hAnsiTheme="majorHAnsi" w:cstheme="majorHAnsi"/>
            <w:sz w:val="22"/>
            <w:szCs w:val="22"/>
            <w:rPrChange w:id="397" w:author="Cong" w:date="2020-10-02T19:21:00Z">
              <w:rPr/>
            </w:rPrChange>
          </w:rPr>
          <w:t xml:space="preserve">For each year, </w:t>
        </w:r>
      </w:ins>
      <w:del w:id="398" w:author="Cong" w:date="2020-10-02T18:43:00Z">
        <w:r w:rsidR="00115C0E" w:rsidRPr="00637F62" w:rsidDel="00FE6766">
          <w:rPr>
            <w:rFonts w:asciiTheme="majorHAnsi" w:hAnsiTheme="majorHAnsi" w:cstheme="majorHAnsi"/>
            <w:sz w:val="22"/>
            <w:szCs w:val="22"/>
            <w:rPrChange w:id="399" w:author="Cong" w:date="2020-10-02T19:21:00Z">
              <w:rPr/>
            </w:rPrChange>
          </w:rPr>
          <w:delText xml:space="preserve">Under </w:delText>
        </w:r>
      </w:del>
      <w:ins w:id="400" w:author="Cong" w:date="2020-10-02T18:43:00Z">
        <w:r w:rsidRPr="00637F62">
          <w:rPr>
            <w:rFonts w:asciiTheme="majorHAnsi" w:hAnsiTheme="majorHAnsi" w:cstheme="majorHAnsi"/>
            <w:sz w:val="22"/>
            <w:szCs w:val="22"/>
            <w:rPrChange w:id="401" w:author="Cong" w:date="2020-10-02T19:21:00Z">
              <w:rPr/>
            </w:rPrChange>
          </w:rPr>
          <w:t xml:space="preserve">under </w:t>
        </w:r>
      </w:ins>
      <w:r w:rsidR="00115C0E" w:rsidRPr="00637F62">
        <w:rPr>
          <w:rFonts w:asciiTheme="majorHAnsi" w:hAnsiTheme="majorHAnsi" w:cstheme="majorHAnsi"/>
          <w:sz w:val="22"/>
          <w:szCs w:val="22"/>
          <w:rPrChange w:id="402" w:author="Cong" w:date="2020-10-02T19:21:00Z">
            <w:rPr/>
          </w:rPrChange>
        </w:rPr>
        <w:t>the “Data Files” section, select the appropriate “</w:t>
      </w:r>
      <w:r w:rsidR="00115C0E" w:rsidRPr="00637F62">
        <w:rPr>
          <w:rFonts w:asciiTheme="majorHAnsi" w:hAnsiTheme="majorHAnsi" w:cstheme="majorHAnsi"/>
          <w:i/>
          <w:sz w:val="22"/>
          <w:szCs w:val="22"/>
          <w:rPrChange w:id="403" w:author="Cong" w:date="2020-10-02T19:21:00Z">
            <w:rPr>
              <w:i/>
            </w:rPr>
          </w:rPrChange>
        </w:rPr>
        <w:t xml:space="preserve">Year </w:t>
      </w:r>
      <w:r w:rsidR="00115C0E" w:rsidRPr="00637F62">
        <w:rPr>
          <w:rFonts w:asciiTheme="majorHAnsi" w:hAnsiTheme="majorHAnsi" w:cstheme="majorHAnsi"/>
          <w:sz w:val="22"/>
          <w:szCs w:val="22"/>
          <w:rPrChange w:id="404" w:author="Cong" w:date="2020-10-02T19:21:00Z">
            <w:rPr/>
          </w:rPrChange>
        </w:rPr>
        <w:t xml:space="preserve">BRFSS Data (SAS Transport Format)” Zip File. The correct download will look </w:t>
      </w:r>
      <w:r w:rsidR="005068B2" w:rsidRPr="00637F62">
        <w:rPr>
          <w:rFonts w:asciiTheme="majorHAnsi" w:hAnsiTheme="majorHAnsi" w:cstheme="majorHAnsi"/>
          <w:sz w:val="22"/>
          <w:szCs w:val="22"/>
          <w:rPrChange w:id="405" w:author="Cong" w:date="2020-10-02T19:21:00Z">
            <w:rPr/>
          </w:rPrChange>
        </w:rPr>
        <w:t>like below</w:t>
      </w:r>
      <w:ins w:id="406" w:author="Cong" w:date="2020-10-02T18:45:00Z">
        <w:r w:rsidRPr="00637F62">
          <w:rPr>
            <w:rFonts w:asciiTheme="majorHAnsi" w:hAnsiTheme="majorHAnsi" w:cstheme="majorHAnsi"/>
            <w:sz w:val="22"/>
            <w:szCs w:val="22"/>
            <w:rPrChange w:id="407" w:author="Cong" w:date="2020-10-02T19:21:00Z">
              <w:rPr>
                <w:rFonts w:asciiTheme="majorHAnsi" w:hAnsiTheme="majorHAnsi" w:cstheme="majorHAnsi"/>
                <w:sz w:val="22"/>
                <w:szCs w:val="22"/>
              </w:rPr>
            </w:rPrChange>
          </w:rPr>
          <w:t xml:space="preserve"> (for the year 20007)</w:t>
        </w:r>
      </w:ins>
      <w:del w:id="408" w:author="Cong" w:date="2020-10-02T18:44:00Z">
        <w:r w:rsidR="004A48D8" w:rsidRPr="00637F62" w:rsidDel="00FE6766">
          <w:rPr>
            <w:rFonts w:asciiTheme="majorHAnsi" w:hAnsiTheme="majorHAnsi" w:cstheme="majorHAnsi"/>
            <w:noProof/>
            <w:sz w:val="22"/>
            <w:szCs w:val="22"/>
            <w:rPrChange w:id="409" w:author="Cong" w:date="2020-10-02T19:21:00Z">
              <w:rPr>
                <w:noProof/>
              </w:rPr>
            </w:rPrChange>
          </w:rPr>
          <w:drawing>
            <wp:inline distT="0" distB="0" distL="0" distR="0" wp14:anchorId="2234858B" wp14:editId="39712094">
              <wp:extent cx="3257550" cy="1419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3257550" cy="1419225"/>
                      </a:xfrm>
                      <a:prstGeom prst="rect">
                        <a:avLst/>
                      </a:prstGeom>
                      <a:ln w="19050">
                        <a:noFill/>
                      </a:ln>
                    </pic:spPr>
                  </pic:pic>
                </a:graphicData>
              </a:graphic>
            </wp:inline>
          </w:drawing>
        </w:r>
      </w:del>
    </w:p>
    <w:p w14:paraId="428DADAB" w14:textId="77777777" w:rsidR="00FE6766" w:rsidRPr="00637F62" w:rsidRDefault="00FE6766" w:rsidP="00FE6766">
      <w:pPr>
        <w:pStyle w:val="ListParagraph"/>
        <w:numPr>
          <w:ilvl w:val="0"/>
          <w:numId w:val="3"/>
        </w:numPr>
        <w:rPr>
          <w:ins w:id="410" w:author="Cong" w:date="2020-10-02T18:43:00Z"/>
          <w:rFonts w:asciiTheme="majorHAnsi" w:hAnsiTheme="majorHAnsi" w:cstheme="majorHAnsi"/>
          <w:sz w:val="22"/>
          <w:szCs w:val="22"/>
          <w:rPrChange w:id="411" w:author="Cong" w:date="2020-10-02T19:21:00Z">
            <w:rPr>
              <w:ins w:id="412" w:author="Cong" w:date="2020-10-02T18:43:00Z"/>
            </w:rPr>
          </w:rPrChange>
        </w:rPr>
        <w:pPrChange w:id="413" w:author="Cong" w:date="2020-10-02T18:42:00Z">
          <w:pPr>
            <w:pStyle w:val="ListParagraph"/>
            <w:numPr>
              <w:ilvl w:val="1"/>
              <w:numId w:val="26"/>
            </w:numPr>
            <w:ind w:left="1080" w:hanging="270"/>
          </w:pPr>
        </w:pPrChange>
      </w:pPr>
    </w:p>
    <w:p w14:paraId="36A0F509" w14:textId="6DA66250" w:rsidR="00FE6766" w:rsidRPr="00637F62" w:rsidRDefault="00FE6766" w:rsidP="00FE6766">
      <w:pPr>
        <w:pStyle w:val="ListParagraph"/>
        <w:rPr>
          <w:ins w:id="414" w:author="Cong" w:date="2020-10-02T18:44:00Z"/>
          <w:rFonts w:asciiTheme="majorHAnsi" w:hAnsiTheme="majorHAnsi" w:cstheme="majorHAnsi"/>
          <w:sz w:val="22"/>
          <w:szCs w:val="22"/>
          <w:rPrChange w:id="415" w:author="Cong" w:date="2020-10-02T19:21:00Z">
            <w:rPr>
              <w:ins w:id="416" w:author="Cong" w:date="2020-10-02T18:44:00Z"/>
            </w:rPr>
          </w:rPrChange>
        </w:rPr>
        <w:pPrChange w:id="417" w:author="Cong" w:date="2020-10-02T18:46:00Z">
          <w:pPr>
            <w:pStyle w:val="ListParagraph"/>
            <w:numPr>
              <w:numId w:val="3"/>
            </w:numPr>
            <w:ind w:hanging="360"/>
          </w:pPr>
        </w:pPrChange>
      </w:pPr>
      <w:ins w:id="418" w:author="Cong" w:date="2020-10-02T18:44:00Z">
        <w:r w:rsidRPr="00637F62">
          <w:rPr>
            <w:rFonts w:asciiTheme="majorHAnsi" w:hAnsiTheme="majorHAnsi" w:cstheme="majorHAnsi"/>
            <w:noProof/>
            <w:sz w:val="22"/>
            <w:szCs w:val="22"/>
            <w:rPrChange w:id="419" w:author="Cong" w:date="2020-10-02T19:21:00Z">
              <w:rPr>
                <w:rFonts w:asciiTheme="majorHAnsi" w:hAnsiTheme="majorHAnsi" w:cstheme="majorHAnsi"/>
                <w:noProof/>
                <w:sz w:val="22"/>
                <w:szCs w:val="22"/>
              </w:rPr>
            </w:rPrChange>
          </w:rPr>
          <w:lastRenderedPageBreak/>
          <mc:AlternateContent>
            <mc:Choice Requires="wps">
              <w:drawing>
                <wp:anchor distT="0" distB="0" distL="114300" distR="114300" simplePos="0" relativeHeight="251693568" behindDoc="0" locked="0" layoutInCell="1" allowOverlap="1" wp14:anchorId="7A4194E2" wp14:editId="61C3662B">
                  <wp:simplePos x="0" y="0"/>
                  <wp:positionH relativeFrom="margin">
                    <wp:align>center</wp:align>
                  </wp:positionH>
                  <wp:positionV relativeFrom="paragraph">
                    <wp:posOffset>285750</wp:posOffset>
                  </wp:positionV>
                  <wp:extent cx="390525" cy="381000"/>
                  <wp:effectExtent l="38100" t="38100" r="28575" b="19050"/>
                  <wp:wrapNone/>
                  <wp:docPr id="16" name="Straight Arrow Connector 16"/>
                  <wp:cNvGraphicFramePr/>
                  <a:graphic xmlns:a="http://schemas.openxmlformats.org/drawingml/2006/main">
                    <a:graphicData uri="http://schemas.microsoft.com/office/word/2010/wordprocessingShape">
                      <wps:wsp>
                        <wps:cNvCnPr/>
                        <wps:spPr>
                          <a:xfrm flipH="1" flipV="1">
                            <a:off x="0" y="0"/>
                            <a:ext cx="390525" cy="38100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4FC22F" id="_x0000_t32" coordsize="21600,21600" o:spt="32" o:oned="t" path="m,l21600,21600e" filled="f">
                  <v:path arrowok="t" fillok="f" o:connecttype="none"/>
                  <o:lock v:ext="edit" shapetype="t"/>
                </v:shapetype>
                <v:shape id="Straight Arrow Connector 16" o:spid="_x0000_s1026" type="#_x0000_t32" style="position:absolute;margin-left:0;margin-top:22.5pt;width:30.75pt;height:30pt;flip:x y;z-index:251693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" strokecolor="#bc4542 [3045]" strokeweight="3pt">
                  <v:stroke endarrow="block"/>
                  <w10:wrap anchorx="margin"/>
                </v:shape>
              </w:pict>
            </mc:Fallback>
          </mc:AlternateContent>
        </w:r>
        <w:r w:rsidRPr="00637F62">
          <w:rPr>
            <w:rFonts w:asciiTheme="majorHAnsi" w:hAnsiTheme="majorHAnsi" w:cstheme="majorHAnsi"/>
            <w:noProof/>
            <w:sz w:val="22"/>
            <w:szCs w:val="22"/>
            <w:rPrChange w:id="420" w:author="Cong" w:date="2020-10-02T19:21:00Z">
              <w:rPr>
                <w:noProof/>
              </w:rPr>
            </w:rPrChange>
          </w:rPr>
          <w:drawing>
            <wp:inline distT="0" distB="0" distL="0" distR="0" wp14:anchorId="53E02302" wp14:editId="58ABE9DA">
              <wp:extent cx="3257550" cy="1419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3257550" cy="1419225"/>
                      </a:xfrm>
                      <a:prstGeom prst="rect">
                        <a:avLst/>
                      </a:prstGeom>
                      <a:ln w="19050">
                        <a:noFill/>
                      </a:ln>
                    </pic:spPr>
                  </pic:pic>
                </a:graphicData>
              </a:graphic>
            </wp:inline>
          </w:drawing>
        </w:r>
      </w:ins>
    </w:p>
    <w:p w14:paraId="73B414E2" w14:textId="2FD7BF8E" w:rsidR="004A48D8" w:rsidRPr="00637F62" w:rsidDel="00FE6766" w:rsidRDefault="00FE6766" w:rsidP="00FE6766">
      <w:pPr>
        <w:pStyle w:val="ListParagraph"/>
        <w:numPr>
          <w:ilvl w:val="0"/>
          <w:numId w:val="3"/>
        </w:numPr>
        <w:rPr>
          <w:del w:id="421" w:author="Cong" w:date="2020-10-02T18:45:00Z"/>
          <w:rFonts w:asciiTheme="majorHAnsi" w:hAnsiTheme="majorHAnsi" w:cstheme="majorHAnsi"/>
          <w:sz w:val="22"/>
          <w:szCs w:val="22"/>
          <w:rPrChange w:id="422" w:author="Cong" w:date="2020-10-02T19:21:00Z">
            <w:rPr>
              <w:del w:id="423" w:author="Cong" w:date="2020-10-02T18:45:00Z"/>
              <w:rFonts w:asciiTheme="majorHAnsi" w:hAnsiTheme="majorHAnsi" w:cstheme="majorHAnsi"/>
              <w:sz w:val="22"/>
              <w:szCs w:val="22"/>
            </w:rPr>
          </w:rPrChange>
        </w:rPr>
      </w:pPr>
      <w:del w:id="424" w:author="Cong" w:date="2020-10-02T18:44:00Z">
        <w:r w:rsidRPr="00637F62" w:rsidDel="00FE6766">
          <w:rPr>
            <w:rFonts w:asciiTheme="majorHAnsi" w:hAnsiTheme="majorHAnsi" w:cstheme="majorHAnsi"/>
            <w:noProof/>
            <w:sz w:val="22"/>
            <w:szCs w:val="22"/>
            <w:rPrChange w:id="425" w:author="Cong" w:date="2020-10-02T19:21:00Z">
              <w:rPr>
                <w:noProof/>
              </w:rPr>
            </w:rPrChange>
          </w:rPr>
          <mc:AlternateContent>
            <mc:Choice Requires="wps">
              <w:drawing>
                <wp:anchor distT="0" distB="0" distL="114300" distR="114300" simplePos="0" relativeHeight="251685376" behindDoc="0" locked="0" layoutInCell="1" allowOverlap="1" wp14:anchorId="4D62FCD6" wp14:editId="60AE9CD2">
                  <wp:simplePos x="0" y="0"/>
                  <wp:positionH relativeFrom="column">
                    <wp:posOffset>4619625</wp:posOffset>
                  </wp:positionH>
                  <wp:positionV relativeFrom="paragraph">
                    <wp:posOffset>419735</wp:posOffset>
                  </wp:positionV>
                  <wp:extent cx="361950" cy="342900"/>
                  <wp:effectExtent l="38100" t="38100" r="19050" b="19050"/>
                  <wp:wrapNone/>
                  <wp:docPr id="10" name="Straight Arrow Connector 10"/>
                  <wp:cNvGraphicFramePr/>
                  <a:graphic xmlns:a="http://schemas.openxmlformats.org/drawingml/2006/main">
                    <a:graphicData uri="http://schemas.microsoft.com/office/word/2010/wordprocessingShape">
                      <wps:wsp>
                        <wps:cNvCnPr/>
                        <wps:spPr>
                          <a:xfrm flipH="1" flipV="1">
                            <a:off x="0" y="0"/>
                            <a:ext cx="361950" cy="3429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331AC0" id="Straight Arrow Connector 10" o:spid="_x0000_s1026" type="#_x0000_t32" style="position:absolute;margin-left:363.75pt;margin-top:33.05pt;width:28.5pt;height:27pt;flip:x y;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" strokecolor="#bc4542 [3045]">
                  <v:stroke endarrow="block"/>
                </v:shape>
              </w:pict>
            </mc:Fallback>
          </mc:AlternateContent>
        </w:r>
      </w:del>
      <w:r w:rsidR="004A48D8" w:rsidRPr="00637F62">
        <w:rPr>
          <w:rFonts w:asciiTheme="majorHAnsi" w:hAnsiTheme="majorHAnsi" w:cstheme="majorHAnsi"/>
          <w:sz w:val="22"/>
          <w:szCs w:val="22"/>
          <w:rPrChange w:id="426" w:author="Cong" w:date="2020-10-02T19:21:00Z">
            <w:rPr/>
          </w:rPrChange>
        </w:rPr>
        <w:t>The Zip file should download automatically. Once it is finished, extract the</w:t>
      </w:r>
      <w:ins w:id="427" w:author="Cong" w:date="2020-10-02T17:17:00Z">
        <w:r w:rsidR="00841BB5" w:rsidRPr="00637F62">
          <w:rPr>
            <w:rFonts w:asciiTheme="majorHAnsi" w:hAnsiTheme="majorHAnsi" w:cstheme="majorHAnsi"/>
            <w:sz w:val="22"/>
            <w:szCs w:val="22"/>
            <w:rPrChange w:id="428" w:author="Cong" w:date="2020-10-02T19:21:00Z">
              <w:rPr/>
            </w:rPrChange>
          </w:rPr>
          <w:t xml:space="preserve"> </w:t>
        </w:r>
      </w:ins>
      <w:r w:rsidR="004A48D8" w:rsidRPr="00637F62">
        <w:rPr>
          <w:rFonts w:asciiTheme="majorHAnsi" w:hAnsiTheme="majorHAnsi" w:cstheme="majorHAnsi"/>
          <w:sz w:val="22"/>
          <w:szCs w:val="22"/>
          <w:rPrChange w:id="429" w:author="Cong" w:date="2020-10-02T19:21:00Z">
            <w:rPr/>
          </w:rPrChange>
        </w:rPr>
        <w:t xml:space="preserve"> .XTP data file and add it to the folder that contains raw data. Rename the raw files as needed to be consistent and to clearly denote the file year. An XPT file looks something like this </w:t>
      </w:r>
    </w:p>
    <w:p w14:paraId="65A7D0D7" w14:textId="776D9B29" w:rsidR="00FE6766" w:rsidRPr="00637F62" w:rsidRDefault="00FE6766" w:rsidP="00FE6766">
      <w:pPr>
        <w:pStyle w:val="ListParagraph"/>
        <w:numPr>
          <w:ilvl w:val="0"/>
          <w:numId w:val="3"/>
        </w:numPr>
        <w:rPr>
          <w:ins w:id="430" w:author="Cong" w:date="2020-10-02T18:45:00Z"/>
          <w:rFonts w:asciiTheme="majorHAnsi" w:hAnsiTheme="majorHAnsi" w:cstheme="majorHAnsi"/>
          <w:sz w:val="22"/>
          <w:szCs w:val="22"/>
          <w:rPrChange w:id="431" w:author="Cong" w:date="2020-10-02T19:21:00Z">
            <w:rPr>
              <w:ins w:id="432" w:author="Cong" w:date="2020-10-02T18:45:00Z"/>
            </w:rPr>
          </w:rPrChange>
        </w:rPr>
        <w:pPrChange w:id="433" w:author="Cong" w:date="2020-10-02T18:43:00Z">
          <w:pPr>
            <w:pStyle w:val="ListParagraph"/>
            <w:numPr>
              <w:ilvl w:val="1"/>
              <w:numId w:val="26"/>
            </w:numPr>
            <w:ind w:left="1080" w:hanging="270"/>
          </w:pPr>
        </w:pPrChange>
      </w:pPr>
    </w:p>
    <w:p w14:paraId="393CF1B1" w14:textId="66E33D63" w:rsidR="00FE6766" w:rsidRPr="00637F62" w:rsidRDefault="00FE6766" w:rsidP="00FE6766">
      <w:pPr>
        <w:rPr>
          <w:ins w:id="434" w:author="Cong" w:date="2020-10-02T18:47:00Z"/>
          <w:rFonts w:asciiTheme="majorHAnsi" w:hAnsiTheme="majorHAnsi" w:cstheme="majorHAnsi"/>
          <w:sz w:val="22"/>
          <w:szCs w:val="22"/>
          <w:rPrChange w:id="435" w:author="Cong" w:date="2020-10-02T19:21:00Z">
            <w:rPr>
              <w:ins w:id="436" w:author="Cong" w:date="2020-10-02T18:47:00Z"/>
              <w:rFonts w:asciiTheme="majorHAnsi" w:hAnsiTheme="majorHAnsi" w:cstheme="majorHAnsi"/>
              <w:sz w:val="22"/>
              <w:szCs w:val="22"/>
            </w:rPr>
          </w:rPrChange>
        </w:rPr>
      </w:pPr>
    </w:p>
    <w:p w14:paraId="0AA63AF3" w14:textId="56DC7C45" w:rsidR="00FE6766" w:rsidRPr="00637F62" w:rsidRDefault="00FE6766" w:rsidP="00FE6766">
      <w:pPr>
        <w:rPr>
          <w:ins w:id="437" w:author="Cong" w:date="2020-10-02T18:47:00Z"/>
          <w:rFonts w:asciiTheme="majorHAnsi" w:hAnsiTheme="majorHAnsi" w:cstheme="majorHAnsi"/>
          <w:sz w:val="22"/>
          <w:szCs w:val="22"/>
          <w:rPrChange w:id="438" w:author="Cong" w:date="2020-10-02T19:21:00Z">
            <w:rPr>
              <w:ins w:id="439" w:author="Cong" w:date="2020-10-02T18:47:00Z"/>
              <w:rFonts w:asciiTheme="majorHAnsi" w:hAnsiTheme="majorHAnsi" w:cstheme="majorHAnsi"/>
              <w:sz w:val="22"/>
              <w:szCs w:val="22"/>
            </w:rPr>
          </w:rPrChange>
        </w:rPr>
      </w:pPr>
      <w:r w:rsidRPr="00637F62">
        <w:rPr>
          <w:rFonts w:asciiTheme="majorHAnsi" w:hAnsiTheme="majorHAnsi" w:cstheme="majorHAnsi"/>
          <w:noProof/>
          <w:sz w:val="22"/>
          <w:szCs w:val="22"/>
          <w:rPrChange w:id="440" w:author="Cong" w:date="2020-10-02T19:21:00Z">
            <w:rPr>
              <w:noProof/>
            </w:rPr>
          </w:rPrChange>
        </w:rPr>
        <mc:AlternateContent>
          <mc:Choice Requires="wps">
            <w:drawing>
              <wp:anchor distT="0" distB="0" distL="114300" distR="114300" simplePos="0" relativeHeight="251683328" behindDoc="0" locked="0" layoutInCell="1" allowOverlap="1" wp14:anchorId="74235606" wp14:editId="1885A492">
                <wp:simplePos x="0" y="0"/>
                <wp:positionH relativeFrom="column">
                  <wp:posOffset>3066415</wp:posOffset>
                </wp:positionH>
                <wp:positionV relativeFrom="paragraph">
                  <wp:posOffset>10795</wp:posOffset>
                </wp:positionV>
                <wp:extent cx="361950" cy="219075"/>
                <wp:effectExtent l="38100" t="19050" r="19050" b="47625"/>
                <wp:wrapNone/>
                <wp:docPr id="9" name="Straight Arrow Connector 9"/>
                <wp:cNvGraphicFramePr/>
                <a:graphic xmlns:a="http://schemas.openxmlformats.org/drawingml/2006/main">
                  <a:graphicData uri="http://schemas.microsoft.com/office/word/2010/wordprocessingShape">
                    <wps:wsp>
                      <wps:cNvCnPr/>
                      <wps:spPr>
                        <a:xfrm flipH="1">
                          <a:off x="0" y="0"/>
                          <a:ext cx="361950" cy="219075"/>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691C40" id="Straight Arrow Connector 9" o:spid="_x0000_s1026" type="#_x0000_t32" style="position:absolute;margin-left:241.45pt;margin-top:.85pt;width:28.5pt;height:17.25pt;flip:x;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" strokecolor="#bc4542 [3045]" strokeweight="3pt">
                <v:stroke endarrow="block"/>
              </v:shape>
            </w:pict>
          </mc:Fallback>
        </mc:AlternateContent>
      </w:r>
      <w:r w:rsidRPr="00637F62">
        <w:rPr>
          <w:rFonts w:asciiTheme="majorHAnsi" w:hAnsiTheme="majorHAnsi" w:cstheme="majorHAnsi"/>
          <w:noProof/>
          <w:sz w:val="22"/>
          <w:szCs w:val="22"/>
          <w:rPrChange w:id="441" w:author="Cong" w:date="2020-10-02T19:21:00Z">
            <w:rPr>
              <w:noProof/>
            </w:rPr>
          </w:rPrChange>
        </w:rPr>
        <w:drawing>
          <wp:anchor distT="0" distB="0" distL="114300" distR="114300" simplePos="0" relativeHeight="251677184" behindDoc="1" locked="0" layoutInCell="1" allowOverlap="1" wp14:anchorId="233702DF" wp14:editId="229B365F">
            <wp:simplePos x="0" y="0"/>
            <wp:positionH relativeFrom="margin">
              <wp:posOffset>1219200</wp:posOffset>
            </wp:positionH>
            <wp:positionV relativeFrom="paragraph">
              <wp:posOffset>6350</wp:posOffset>
            </wp:positionV>
            <wp:extent cx="2374265" cy="819150"/>
            <wp:effectExtent l="0" t="0" r="6985" b="0"/>
            <wp:wrapTight wrapText="bothSides">
              <wp:wrapPolygon edited="0">
                <wp:start x="0" y="0"/>
                <wp:lineTo x="0" y="21098"/>
                <wp:lineTo x="21490" y="21098"/>
                <wp:lineTo x="2149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2374265" cy="819150"/>
                    </a:xfrm>
                    <a:prstGeom prst="rect">
                      <a:avLst/>
                    </a:prstGeom>
                  </pic:spPr>
                </pic:pic>
              </a:graphicData>
            </a:graphic>
          </wp:anchor>
        </w:drawing>
      </w:r>
    </w:p>
    <w:p w14:paraId="20E15995" w14:textId="77777777" w:rsidR="00FE6766" w:rsidRPr="00637F62" w:rsidRDefault="00FE6766" w:rsidP="00FE6766">
      <w:pPr>
        <w:rPr>
          <w:ins w:id="442" w:author="Cong" w:date="2020-10-02T18:47:00Z"/>
          <w:rFonts w:asciiTheme="majorHAnsi" w:hAnsiTheme="majorHAnsi" w:cstheme="majorHAnsi"/>
          <w:sz w:val="22"/>
          <w:szCs w:val="22"/>
          <w:rPrChange w:id="443" w:author="Cong" w:date="2020-10-02T19:21:00Z">
            <w:rPr>
              <w:ins w:id="444" w:author="Cong" w:date="2020-10-02T18:47:00Z"/>
              <w:rFonts w:asciiTheme="majorHAnsi" w:hAnsiTheme="majorHAnsi" w:cstheme="majorHAnsi"/>
              <w:sz w:val="22"/>
              <w:szCs w:val="22"/>
            </w:rPr>
          </w:rPrChange>
        </w:rPr>
      </w:pPr>
    </w:p>
    <w:p w14:paraId="423AA495" w14:textId="470C6180" w:rsidR="00FE6766" w:rsidRPr="00637F62" w:rsidRDefault="00FE6766" w:rsidP="00FE6766">
      <w:pPr>
        <w:rPr>
          <w:ins w:id="445" w:author="Cong" w:date="2020-10-02T18:47:00Z"/>
          <w:rFonts w:asciiTheme="majorHAnsi" w:hAnsiTheme="majorHAnsi" w:cstheme="majorHAnsi"/>
          <w:sz w:val="22"/>
          <w:szCs w:val="22"/>
          <w:rPrChange w:id="446" w:author="Cong" w:date="2020-10-02T19:21:00Z">
            <w:rPr>
              <w:ins w:id="447" w:author="Cong" w:date="2020-10-02T18:47:00Z"/>
              <w:rFonts w:asciiTheme="majorHAnsi" w:hAnsiTheme="majorHAnsi" w:cstheme="majorHAnsi"/>
              <w:sz w:val="22"/>
              <w:szCs w:val="22"/>
            </w:rPr>
          </w:rPrChange>
        </w:rPr>
      </w:pPr>
    </w:p>
    <w:p w14:paraId="41490E5D" w14:textId="38CD1967" w:rsidR="004A48D8" w:rsidRPr="00637F62" w:rsidDel="00FE6766" w:rsidRDefault="004A48D8" w:rsidP="00FE6766">
      <w:pPr>
        <w:rPr>
          <w:del w:id="448" w:author="Cong" w:date="2020-10-02T18:45:00Z"/>
          <w:rFonts w:asciiTheme="majorHAnsi" w:hAnsiTheme="majorHAnsi" w:cstheme="majorHAnsi"/>
          <w:sz w:val="22"/>
          <w:szCs w:val="22"/>
          <w:rPrChange w:id="449" w:author="Cong" w:date="2020-10-02T19:21:00Z">
            <w:rPr>
              <w:del w:id="450" w:author="Cong" w:date="2020-10-02T18:45:00Z"/>
            </w:rPr>
          </w:rPrChange>
        </w:rPr>
        <w:pPrChange w:id="451" w:author="Cong" w:date="2020-10-02T18:47:00Z">
          <w:pPr>
            <w:pStyle w:val="ListParagraph"/>
            <w:ind w:left="1080"/>
          </w:pPr>
        </w:pPrChange>
      </w:pPr>
    </w:p>
    <w:p w14:paraId="1236C57D" w14:textId="1A0655B6" w:rsidR="004A48D8" w:rsidRPr="00637F62" w:rsidDel="00FE6766" w:rsidRDefault="004A48D8" w:rsidP="00FE6766">
      <w:pPr>
        <w:rPr>
          <w:del w:id="452" w:author="Cong" w:date="2020-10-02T18:45:00Z"/>
          <w:rFonts w:asciiTheme="majorHAnsi" w:hAnsiTheme="majorHAnsi" w:cstheme="majorHAnsi"/>
          <w:sz w:val="22"/>
          <w:szCs w:val="22"/>
          <w:rPrChange w:id="453" w:author="Cong" w:date="2020-10-02T19:21:00Z">
            <w:rPr>
              <w:del w:id="454" w:author="Cong" w:date="2020-10-02T18:45:00Z"/>
            </w:rPr>
          </w:rPrChange>
        </w:rPr>
        <w:pPrChange w:id="455" w:author="Cong" w:date="2020-10-02T18:47:00Z">
          <w:pPr>
            <w:pStyle w:val="ListParagraph"/>
            <w:ind w:left="1080"/>
          </w:pPr>
        </w:pPrChange>
      </w:pPr>
    </w:p>
    <w:p w14:paraId="1A2A3AF2" w14:textId="4EDB8725" w:rsidR="004A48D8" w:rsidRPr="00637F62" w:rsidDel="00FE6766" w:rsidRDefault="004A48D8" w:rsidP="00FE6766">
      <w:pPr>
        <w:rPr>
          <w:del w:id="456" w:author="Cong" w:date="2020-10-02T18:45:00Z"/>
          <w:rFonts w:asciiTheme="majorHAnsi" w:hAnsiTheme="majorHAnsi" w:cstheme="majorHAnsi"/>
          <w:sz w:val="22"/>
          <w:szCs w:val="22"/>
          <w:rPrChange w:id="457" w:author="Cong" w:date="2020-10-02T19:21:00Z">
            <w:rPr>
              <w:del w:id="458" w:author="Cong" w:date="2020-10-02T18:45:00Z"/>
            </w:rPr>
          </w:rPrChange>
        </w:rPr>
        <w:pPrChange w:id="459" w:author="Cong" w:date="2020-10-02T18:47:00Z">
          <w:pPr>
            <w:pStyle w:val="ListParagraph"/>
            <w:ind w:left="1080"/>
          </w:pPr>
        </w:pPrChange>
      </w:pPr>
    </w:p>
    <w:p w14:paraId="4123F4FF" w14:textId="026CE8FD" w:rsidR="004A48D8" w:rsidRPr="00637F62" w:rsidDel="00FE6766" w:rsidRDefault="004A48D8" w:rsidP="00FE6766">
      <w:pPr>
        <w:rPr>
          <w:del w:id="460" w:author="Cong" w:date="2020-10-02T18:45:00Z"/>
          <w:rFonts w:asciiTheme="majorHAnsi" w:hAnsiTheme="majorHAnsi" w:cstheme="majorHAnsi"/>
          <w:sz w:val="22"/>
          <w:szCs w:val="22"/>
          <w:rPrChange w:id="461" w:author="Cong" w:date="2020-10-02T19:21:00Z">
            <w:rPr>
              <w:del w:id="462" w:author="Cong" w:date="2020-10-02T18:45:00Z"/>
            </w:rPr>
          </w:rPrChange>
        </w:rPr>
        <w:pPrChange w:id="463" w:author="Cong" w:date="2020-10-02T18:47:00Z">
          <w:pPr>
            <w:pStyle w:val="ListParagraph"/>
            <w:ind w:left="1080"/>
          </w:pPr>
        </w:pPrChange>
      </w:pPr>
    </w:p>
    <w:p w14:paraId="07A2EDAA" w14:textId="77777777" w:rsidR="004A48D8" w:rsidRPr="00637F62" w:rsidDel="00FE6766" w:rsidRDefault="004A48D8" w:rsidP="00FE6766">
      <w:pPr>
        <w:rPr>
          <w:del w:id="464" w:author="Cong" w:date="2020-10-02T18:45:00Z"/>
          <w:rFonts w:asciiTheme="majorHAnsi" w:hAnsiTheme="majorHAnsi" w:cstheme="majorHAnsi"/>
          <w:sz w:val="22"/>
          <w:szCs w:val="22"/>
          <w:rPrChange w:id="465" w:author="Cong" w:date="2020-10-02T19:21:00Z">
            <w:rPr>
              <w:del w:id="466" w:author="Cong" w:date="2020-10-02T18:45:00Z"/>
            </w:rPr>
          </w:rPrChange>
        </w:rPr>
        <w:pPrChange w:id="467" w:author="Cong" w:date="2020-10-02T18:47:00Z">
          <w:pPr>
            <w:pStyle w:val="ListParagraph"/>
            <w:ind w:left="1080"/>
          </w:pPr>
        </w:pPrChange>
      </w:pPr>
    </w:p>
    <w:p w14:paraId="3B0ED9EC" w14:textId="4A82116E" w:rsidR="004A48D8" w:rsidRPr="00637F62" w:rsidDel="00FE6766" w:rsidRDefault="004A48D8" w:rsidP="00FE6766">
      <w:pPr>
        <w:rPr>
          <w:del w:id="468" w:author="Cong" w:date="2020-10-02T18:45:00Z"/>
          <w:rFonts w:asciiTheme="majorHAnsi" w:hAnsiTheme="majorHAnsi" w:cstheme="majorHAnsi"/>
          <w:sz w:val="22"/>
          <w:szCs w:val="22"/>
          <w:rPrChange w:id="469" w:author="Cong" w:date="2020-10-02T19:21:00Z">
            <w:rPr>
              <w:del w:id="470" w:author="Cong" w:date="2020-10-02T18:45:00Z"/>
            </w:rPr>
          </w:rPrChange>
        </w:rPr>
        <w:pPrChange w:id="471" w:author="Cong" w:date="2020-10-02T18:47:00Z">
          <w:pPr>
            <w:pStyle w:val="ListParagraph"/>
            <w:ind w:left="1080"/>
          </w:pPr>
        </w:pPrChange>
      </w:pPr>
    </w:p>
    <w:p w14:paraId="40994791" w14:textId="2B1FFB1D" w:rsidR="00841BB5" w:rsidRPr="00637F62" w:rsidDel="00FE6766" w:rsidRDefault="004A48D8" w:rsidP="00FE6766">
      <w:pPr>
        <w:pStyle w:val="ListParagraph"/>
        <w:numPr>
          <w:ilvl w:val="0"/>
          <w:numId w:val="3"/>
        </w:numPr>
        <w:rPr>
          <w:del w:id="472" w:author="Cong" w:date="2020-10-02T18:47:00Z"/>
          <w:rFonts w:asciiTheme="majorHAnsi" w:hAnsiTheme="majorHAnsi" w:cstheme="majorHAnsi"/>
          <w:sz w:val="22"/>
          <w:szCs w:val="22"/>
          <w:rPrChange w:id="473" w:author="Cong" w:date="2020-10-02T19:21:00Z">
            <w:rPr>
              <w:del w:id="474" w:author="Cong" w:date="2020-10-02T18:47:00Z"/>
            </w:rPr>
          </w:rPrChange>
        </w:rPr>
        <w:pPrChange w:id="475" w:author="Cong" w:date="2020-10-02T18:46:00Z">
          <w:pPr>
            <w:pStyle w:val="ListParagraph"/>
            <w:numPr>
              <w:ilvl w:val="1"/>
              <w:numId w:val="26"/>
            </w:numPr>
            <w:ind w:left="1080" w:hanging="270"/>
          </w:pPr>
        </w:pPrChange>
      </w:pPr>
      <w:del w:id="476" w:author="Cong" w:date="2020-10-02T18:47:00Z">
        <w:r w:rsidRPr="00637F62" w:rsidDel="00FE6766">
          <w:rPr>
            <w:rFonts w:asciiTheme="majorHAnsi" w:hAnsiTheme="majorHAnsi" w:cstheme="majorHAnsi"/>
            <w:sz w:val="22"/>
            <w:szCs w:val="22"/>
            <w:rPrChange w:id="477" w:author="Cong" w:date="2020-10-02T19:21:00Z">
              <w:rPr/>
            </w:rPrChange>
          </w:rPr>
          <w:delText>Repeat steps i-v for all other years.</w:delText>
        </w:r>
      </w:del>
    </w:p>
    <w:p w14:paraId="741ECDC8" w14:textId="04F15A43" w:rsidR="004A48D8" w:rsidRPr="00637F62" w:rsidRDefault="004A48D8" w:rsidP="005068B2">
      <w:pPr>
        <w:ind w:firstLine="360"/>
        <w:rPr>
          <w:ins w:id="478" w:author="Cong" w:date="2020-10-02T18:47:00Z"/>
          <w:rFonts w:asciiTheme="majorHAnsi" w:hAnsiTheme="majorHAnsi" w:cstheme="majorHAnsi"/>
          <w:sz w:val="22"/>
          <w:szCs w:val="22"/>
          <w:rPrChange w:id="479" w:author="Cong" w:date="2020-10-02T19:21:00Z">
            <w:rPr>
              <w:ins w:id="480" w:author="Cong" w:date="2020-10-02T18:47:00Z"/>
              <w:rFonts w:asciiTheme="majorHAnsi" w:hAnsiTheme="majorHAnsi" w:cstheme="majorHAnsi"/>
              <w:sz w:val="22"/>
              <w:szCs w:val="22"/>
            </w:rPr>
          </w:rPrChange>
        </w:rPr>
      </w:pPr>
    </w:p>
    <w:p w14:paraId="3A205DD5" w14:textId="06BC95A4" w:rsidR="00FE6766" w:rsidRPr="00637F62" w:rsidRDefault="00FE6766" w:rsidP="005068B2">
      <w:pPr>
        <w:ind w:firstLine="360"/>
        <w:rPr>
          <w:ins w:id="481" w:author="Cong" w:date="2020-10-02T18:47:00Z"/>
          <w:rFonts w:asciiTheme="majorHAnsi" w:hAnsiTheme="majorHAnsi" w:cstheme="majorHAnsi"/>
          <w:sz w:val="22"/>
          <w:szCs w:val="22"/>
          <w:rPrChange w:id="482" w:author="Cong" w:date="2020-10-02T19:21:00Z">
            <w:rPr>
              <w:ins w:id="483" w:author="Cong" w:date="2020-10-02T18:47:00Z"/>
              <w:rFonts w:asciiTheme="majorHAnsi" w:hAnsiTheme="majorHAnsi" w:cstheme="majorHAnsi"/>
              <w:sz w:val="22"/>
              <w:szCs w:val="22"/>
            </w:rPr>
          </w:rPrChange>
        </w:rPr>
      </w:pPr>
    </w:p>
    <w:p w14:paraId="296F5269" w14:textId="77777777" w:rsidR="00042105" w:rsidRPr="00637F62" w:rsidRDefault="00FE6766" w:rsidP="00042105">
      <w:pPr>
        <w:pStyle w:val="ListParagraph"/>
        <w:numPr>
          <w:ilvl w:val="0"/>
          <w:numId w:val="3"/>
        </w:numPr>
        <w:rPr>
          <w:ins w:id="484" w:author="Cong" w:date="2020-10-02T18:49:00Z"/>
          <w:rFonts w:asciiTheme="majorHAnsi" w:hAnsiTheme="majorHAnsi" w:cstheme="majorHAnsi"/>
          <w:sz w:val="22"/>
          <w:szCs w:val="22"/>
          <w:rPrChange w:id="485" w:author="Cong" w:date="2020-10-02T19:21:00Z">
            <w:rPr>
              <w:ins w:id="486" w:author="Cong" w:date="2020-10-02T18:49:00Z"/>
            </w:rPr>
          </w:rPrChange>
        </w:rPr>
      </w:pPr>
      <w:ins w:id="487" w:author="Cong" w:date="2020-10-02T18:47:00Z">
        <w:r w:rsidRPr="00637F62">
          <w:rPr>
            <w:rFonts w:asciiTheme="majorHAnsi" w:hAnsiTheme="majorHAnsi" w:cstheme="majorHAnsi"/>
            <w:sz w:val="22"/>
            <w:szCs w:val="22"/>
            <w:rPrChange w:id="488" w:author="Cong" w:date="2020-10-02T19:21:00Z">
              <w:rPr/>
            </w:rPrChange>
          </w:rPr>
          <w:t xml:space="preserve">Repeat steps </w:t>
        </w:r>
      </w:ins>
      <w:ins w:id="489" w:author="Cong" w:date="2020-10-02T18:48:00Z">
        <w:r w:rsidRPr="00637F62">
          <w:rPr>
            <w:rFonts w:asciiTheme="majorHAnsi" w:hAnsiTheme="majorHAnsi" w:cstheme="majorHAnsi"/>
            <w:sz w:val="22"/>
            <w:szCs w:val="22"/>
            <w:rPrChange w:id="490" w:author="Cong" w:date="2020-10-02T19:21:00Z">
              <w:rPr/>
            </w:rPrChange>
          </w:rPr>
          <w:t>c) and d) for other years</w:t>
        </w:r>
      </w:ins>
    </w:p>
    <w:p w14:paraId="167452A9" w14:textId="680FE931" w:rsidR="00042105" w:rsidRPr="00637F62" w:rsidRDefault="00FE6766" w:rsidP="00042105">
      <w:pPr>
        <w:pStyle w:val="ListParagraph"/>
        <w:numPr>
          <w:ilvl w:val="0"/>
          <w:numId w:val="3"/>
        </w:numPr>
        <w:rPr>
          <w:ins w:id="491" w:author="Cong" w:date="2020-10-02T18:49:00Z"/>
          <w:rFonts w:asciiTheme="majorHAnsi" w:hAnsiTheme="majorHAnsi" w:cstheme="majorHAnsi"/>
          <w:sz w:val="22"/>
          <w:szCs w:val="22"/>
          <w:rPrChange w:id="492" w:author="Cong" w:date="2020-10-02T19:21:00Z">
            <w:rPr>
              <w:ins w:id="493" w:author="Cong" w:date="2020-10-02T18:49:00Z"/>
              <w:rFonts w:asciiTheme="majorHAnsi" w:hAnsiTheme="majorHAnsi" w:cstheme="majorHAnsi"/>
              <w:sz w:val="22"/>
              <w:szCs w:val="22"/>
            </w:rPr>
          </w:rPrChange>
        </w:rPr>
      </w:pPr>
      <w:ins w:id="494" w:author="Cong" w:date="2020-10-02T18:47:00Z">
        <w:r w:rsidRPr="00637F62">
          <w:rPr>
            <w:rFonts w:asciiTheme="majorHAnsi" w:hAnsiTheme="majorHAnsi" w:cstheme="majorHAnsi"/>
            <w:sz w:val="22"/>
            <w:szCs w:val="22"/>
            <w:rPrChange w:id="495" w:author="Cong" w:date="2020-10-02T19:21:00Z">
              <w:rPr/>
            </w:rPrChange>
          </w:rPr>
          <w:t xml:space="preserve">Refer to the code in the Appendix to convert </w:t>
        </w:r>
      </w:ins>
      <w:ins w:id="496" w:author="Cong" w:date="2020-10-02T19:27:00Z">
        <w:r w:rsidR="002C42AB">
          <w:rPr>
            <w:rFonts w:asciiTheme="majorHAnsi" w:hAnsiTheme="majorHAnsi" w:cstheme="majorHAnsi"/>
            <w:sz w:val="22"/>
            <w:szCs w:val="22"/>
          </w:rPr>
          <w:t>.</w:t>
        </w:r>
        <w:proofErr w:type="spellStart"/>
        <w:r w:rsidR="002C42AB">
          <w:rPr>
            <w:rFonts w:asciiTheme="majorHAnsi" w:hAnsiTheme="majorHAnsi" w:cstheme="majorHAnsi"/>
            <w:sz w:val="22"/>
            <w:szCs w:val="22"/>
          </w:rPr>
          <w:t>xpt</w:t>
        </w:r>
      </w:ins>
      <w:proofErr w:type="spellEnd"/>
      <w:ins w:id="497" w:author="Cong" w:date="2020-10-02T18:47:00Z">
        <w:r w:rsidRPr="00637F62">
          <w:rPr>
            <w:rFonts w:asciiTheme="majorHAnsi" w:hAnsiTheme="majorHAnsi" w:cstheme="majorHAnsi"/>
            <w:sz w:val="22"/>
            <w:szCs w:val="22"/>
            <w:rPrChange w:id="498" w:author="Cong" w:date="2020-10-02T19:21:00Z">
              <w:rPr/>
            </w:rPrChange>
          </w:rPr>
          <w:t xml:space="preserve"> file to </w:t>
        </w:r>
      </w:ins>
      <w:ins w:id="499" w:author="Cong" w:date="2020-10-02T19:27:00Z">
        <w:r w:rsidR="002C42AB">
          <w:rPr>
            <w:rFonts w:asciiTheme="majorHAnsi" w:hAnsiTheme="majorHAnsi" w:cstheme="majorHAnsi"/>
            <w:sz w:val="22"/>
            <w:szCs w:val="22"/>
          </w:rPr>
          <w:t>.</w:t>
        </w:r>
        <w:proofErr w:type="spellStart"/>
        <w:r w:rsidR="002C42AB">
          <w:rPr>
            <w:rFonts w:asciiTheme="majorHAnsi" w:hAnsiTheme="majorHAnsi" w:cstheme="majorHAnsi"/>
            <w:sz w:val="22"/>
            <w:szCs w:val="22"/>
          </w:rPr>
          <w:t>dta</w:t>
        </w:r>
      </w:ins>
      <w:proofErr w:type="spellEnd"/>
      <w:ins w:id="500" w:author="Cong" w:date="2020-10-02T18:47:00Z">
        <w:r w:rsidRPr="00637F62">
          <w:rPr>
            <w:rFonts w:asciiTheme="majorHAnsi" w:hAnsiTheme="majorHAnsi" w:cstheme="majorHAnsi"/>
            <w:sz w:val="22"/>
            <w:szCs w:val="22"/>
            <w:rPrChange w:id="501" w:author="Cong" w:date="2020-10-02T19:21:00Z">
              <w:rPr/>
            </w:rPrChange>
          </w:rPr>
          <w:t xml:space="preserve"> file</w:t>
        </w:r>
      </w:ins>
      <w:ins w:id="502" w:author="Cong" w:date="2020-10-02T18:48:00Z">
        <w:r w:rsidRPr="00637F62">
          <w:rPr>
            <w:rFonts w:asciiTheme="majorHAnsi" w:hAnsiTheme="majorHAnsi" w:cstheme="majorHAnsi"/>
            <w:sz w:val="22"/>
            <w:szCs w:val="22"/>
            <w:rPrChange w:id="503" w:author="Cong" w:date="2020-10-02T19:21:00Z">
              <w:rPr/>
            </w:rPrChange>
          </w:rPr>
          <w:t xml:space="preserve"> </w:t>
        </w:r>
      </w:ins>
    </w:p>
    <w:p w14:paraId="1B3EE645" w14:textId="086A2DA6" w:rsidR="00FE6766" w:rsidRPr="00637F62" w:rsidRDefault="00FE6766" w:rsidP="00042105">
      <w:pPr>
        <w:pStyle w:val="ListParagraph"/>
        <w:numPr>
          <w:ilvl w:val="0"/>
          <w:numId w:val="3"/>
        </w:numPr>
        <w:rPr>
          <w:ins w:id="504" w:author="Cong" w:date="2020-10-02T18:47:00Z"/>
          <w:rFonts w:asciiTheme="majorHAnsi" w:hAnsiTheme="majorHAnsi" w:cstheme="majorHAnsi"/>
          <w:sz w:val="22"/>
          <w:szCs w:val="22"/>
          <w:rPrChange w:id="505" w:author="Cong" w:date="2020-10-02T19:21:00Z">
            <w:rPr>
              <w:ins w:id="506" w:author="Cong" w:date="2020-10-02T18:47:00Z"/>
            </w:rPr>
          </w:rPrChange>
        </w:rPr>
        <w:pPrChange w:id="507" w:author="Cong" w:date="2020-10-02T18:49:00Z">
          <w:pPr>
            <w:pStyle w:val="ListParagraph"/>
            <w:numPr>
              <w:numId w:val="36"/>
            </w:numPr>
            <w:ind w:hanging="360"/>
          </w:pPr>
        </w:pPrChange>
      </w:pPr>
      <w:ins w:id="508" w:author="Cong" w:date="2020-10-02T18:48:00Z">
        <w:r w:rsidRPr="00637F62">
          <w:rPr>
            <w:rFonts w:asciiTheme="majorHAnsi" w:hAnsiTheme="majorHAnsi" w:cstheme="majorHAnsi"/>
            <w:sz w:val="22"/>
            <w:szCs w:val="22"/>
            <w:rPrChange w:id="509" w:author="Cong" w:date="2020-10-02T19:21:00Z">
              <w:rPr/>
            </w:rPrChange>
          </w:rPr>
          <w:t xml:space="preserve">Save </w:t>
        </w:r>
      </w:ins>
      <w:ins w:id="510" w:author="Cong" w:date="2020-10-02T19:27:00Z">
        <w:r w:rsidR="002C42AB">
          <w:rPr>
            <w:rFonts w:asciiTheme="majorHAnsi" w:hAnsiTheme="majorHAnsi" w:cstheme="majorHAnsi"/>
            <w:sz w:val="22"/>
            <w:szCs w:val="22"/>
          </w:rPr>
          <w:t>.</w:t>
        </w:r>
        <w:proofErr w:type="spellStart"/>
        <w:r w:rsidR="002C42AB">
          <w:rPr>
            <w:rFonts w:asciiTheme="majorHAnsi" w:hAnsiTheme="majorHAnsi" w:cstheme="majorHAnsi"/>
            <w:sz w:val="22"/>
            <w:szCs w:val="22"/>
          </w:rPr>
          <w:t>dta</w:t>
        </w:r>
      </w:ins>
      <w:proofErr w:type="spellEnd"/>
      <w:ins w:id="511" w:author="Cong" w:date="2020-10-02T18:48:00Z">
        <w:r w:rsidRPr="00637F62">
          <w:rPr>
            <w:rFonts w:asciiTheme="majorHAnsi" w:hAnsiTheme="majorHAnsi" w:cstheme="majorHAnsi"/>
            <w:sz w:val="22"/>
            <w:szCs w:val="22"/>
            <w:rPrChange w:id="512" w:author="Cong" w:date="2020-10-02T19:21:00Z">
              <w:rPr/>
            </w:rPrChange>
          </w:rPr>
          <w:t xml:space="preserve"> files to a raw data folder</w:t>
        </w:r>
      </w:ins>
    </w:p>
    <w:p w14:paraId="65A2C6C4" w14:textId="77777777" w:rsidR="00FE6766" w:rsidRPr="00637F62" w:rsidRDefault="00FE6766" w:rsidP="00637F62">
      <w:pPr>
        <w:rPr>
          <w:rFonts w:asciiTheme="majorHAnsi" w:hAnsiTheme="majorHAnsi" w:cstheme="majorHAnsi"/>
          <w:sz w:val="22"/>
          <w:szCs w:val="22"/>
          <w:rPrChange w:id="513" w:author="Cong" w:date="2020-10-02T19:21:00Z">
            <w:rPr>
              <w:rFonts w:asciiTheme="majorHAnsi" w:hAnsiTheme="majorHAnsi" w:cstheme="majorHAnsi"/>
              <w:sz w:val="22"/>
              <w:szCs w:val="22"/>
            </w:rPr>
          </w:rPrChange>
        </w:rPr>
        <w:pPrChange w:id="514" w:author="Cong" w:date="2020-10-02T19:23:00Z">
          <w:pPr>
            <w:ind w:firstLine="360"/>
          </w:pPr>
        </w:pPrChange>
      </w:pPr>
    </w:p>
    <w:p w14:paraId="67691B66" w14:textId="432E67A3" w:rsidR="00115C0E" w:rsidRPr="002C42AB" w:rsidRDefault="00115C0E" w:rsidP="00006262">
      <w:pPr>
        <w:pStyle w:val="ListParagraph"/>
        <w:numPr>
          <w:ilvl w:val="1"/>
          <w:numId w:val="39"/>
        </w:numPr>
        <w:rPr>
          <w:rFonts w:asciiTheme="majorHAnsi" w:hAnsiTheme="majorHAnsi" w:cstheme="majorHAnsi"/>
          <w:iCs/>
          <w:sz w:val="22"/>
          <w:szCs w:val="22"/>
          <w:u w:val="single"/>
          <w:rPrChange w:id="515" w:author="Cong" w:date="2020-10-02T19:25:00Z">
            <w:rPr>
              <w:rFonts w:asciiTheme="majorHAnsi" w:hAnsiTheme="majorHAnsi" w:cstheme="majorHAnsi"/>
              <w:iCs/>
              <w:sz w:val="22"/>
              <w:szCs w:val="22"/>
              <w:u w:val="single"/>
            </w:rPr>
          </w:rPrChange>
        </w:rPr>
        <w:pPrChange w:id="516" w:author="Cong" w:date="2020-10-02T19:11:00Z">
          <w:pPr>
            <w:ind w:firstLine="360"/>
          </w:pPr>
        </w:pPrChange>
      </w:pPr>
      <w:r w:rsidRPr="002C42AB">
        <w:rPr>
          <w:rFonts w:asciiTheme="majorHAnsi" w:hAnsiTheme="majorHAnsi" w:cstheme="majorHAnsi"/>
          <w:iCs/>
          <w:sz w:val="22"/>
          <w:szCs w:val="22"/>
          <w:u w:val="single"/>
          <w:rPrChange w:id="517" w:author="Cong" w:date="2020-10-02T19:25:00Z">
            <w:rPr>
              <w:rFonts w:asciiTheme="majorHAnsi" w:hAnsiTheme="majorHAnsi" w:cstheme="majorHAnsi"/>
              <w:iCs/>
              <w:sz w:val="22"/>
              <w:szCs w:val="22"/>
              <w:u w:val="single"/>
            </w:rPr>
          </w:rPrChange>
        </w:rPr>
        <w:t>Notes for users of this dataset</w:t>
      </w:r>
      <w:del w:id="518" w:author="Cong" w:date="2020-10-02T19:25:00Z">
        <w:r w:rsidRPr="002C42AB" w:rsidDel="002C42AB">
          <w:rPr>
            <w:rFonts w:asciiTheme="majorHAnsi" w:hAnsiTheme="majorHAnsi" w:cstheme="majorHAnsi"/>
            <w:iCs/>
            <w:sz w:val="22"/>
            <w:szCs w:val="22"/>
            <w:u w:val="single"/>
            <w:rPrChange w:id="519" w:author="Cong" w:date="2020-10-02T19:25:00Z">
              <w:rPr>
                <w:rFonts w:asciiTheme="majorHAnsi" w:hAnsiTheme="majorHAnsi" w:cstheme="majorHAnsi"/>
                <w:iCs/>
                <w:sz w:val="22"/>
                <w:szCs w:val="22"/>
                <w:u w:val="single"/>
              </w:rPr>
            </w:rPrChange>
          </w:rPr>
          <w:delText>:</w:delText>
        </w:r>
      </w:del>
    </w:p>
    <w:p w14:paraId="1463C7C6" w14:textId="687E8E03" w:rsidR="00115C0E" w:rsidRPr="00637F62" w:rsidRDefault="00C17AF3" w:rsidP="00FA1197">
      <w:pPr>
        <w:pStyle w:val="ListParagraph"/>
        <w:ind w:left="360"/>
        <w:rPr>
          <w:rFonts w:asciiTheme="majorHAnsi" w:hAnsiTheme="majorHAnsi" w:cstheme="majorHAnsi"/>
          <w:sz w:val="22"/>
          <w:szCs w:val="22"/>
          <w:rPrChange w:id="520" w:author="Cong" w:date="2020-10-02T19:21:00Z">
            <w:rPr>
              <w:rFonts w:asciiTheme="majorHAnsi" w:hAnsiTheme="majorHAnsi" w:cstheme="majorHAnsi"/>
              <w:sz w:val="22"/>
              <w:szCs w:val="22"/>
            </w:rPr>
          </w:rPrChange>
        </w:rPr>
      </w:pPr>
      <w:r w:rsidRPr="00637F62">
        <w:rPr>
          <w:rFonts w:asciiTheme="majorHAnsi" w:hAnsiTheme="majorHAnsi" w:cstheme="majorHAnsi"/>
          <w:sz w:val="22"/>
          <w:szCs w:val="22"/>
          <w:rPrChange w:id="521" w:author="Cong" w:date="2020-10-02T19:21:00Z">
            <w:rPr>
              <w:rFonts w:asciiTheme="majorHAnsi" w:hAnsiTheme="majorHAnsi" w:cstheme="majorHAnsi"/>
              <w:sz w:val="22"/>
              <w:szCs w:val="22"/>
            </w:rPr>
          </w:rPrChange>
        </w:rPr>
        <w:t>“</w:t>
      </w:r>
      <w:r w:rsidR="00115C0E" w:rsidRPr="00637F62">
        <w:rPr>
          <w:rFonts w:asciiTheme="majorHAnsi" w:hAnsiTheme="majorHAnsi" w:cstheme="majorHAnsi"/>
          <w:sz w:val="22"/>
          <w:szCs w:val="22"/>
          <w:rPrChange w:id="522" w:author="Cong" w:date="2020-10-02T19:21:00Z">
            <w:rPr>
              <w:rFonts w:asciiTheme="majorHAnsi" w:hAnsiTheme="majorHAnsi" w:cstheme="majorHAnsi"/>
              <w:sz w:val="22"/>
              <w:szCs w:val="22"/>
            </w:rPr>
          </w:rPrChange>
        </w:rPr>
        <w:t>The </w:t>
      </w:r>
      <w:r w:rsidR="00FE6766" w:rsidRPr="00637F62">
        <w:rPr>
          <w:rFonts w:asciiTheme="majorHAnsi" w:hAnsiTheme="majorHAnsi" w:cstheme="majorHAnsi"/>
          <w:sz w:val="22"/>
          <w:szCs w:val="22"/>
          <w:rPrChange w:id="523" w:author="Cong" w:date="2020-10-02T19:21:00Z">
            <w:rPr>
              <w:rFonts w:asciiTheme="majorHAnsi" w:hAnsiTheme="majorHAnsi" w:cstheme="majorHAnsi"/>
              <w:sz w:val="22"/>
              <w:szCs w:val="22"/>
            </w:rPr>
          </w:rPrChange>
        </w:rPr>
        <w:fldChar w:fldCharType="begin"/>
      </w:r>
      <w:r w:rsidR="00FE6766" w:rsidRPr="00637F62">
        <w:rPr>
          <w:rFonts w:asciiTheme="majorHAnsi" w:hAnsiTheme="majorHAnsi" w:cstheme="majorHAnsi"/>
          <w:sz w:val="22"/>
          <w:szCs w:val="22"/>
          <w:rPrChange w:id="524" w:author="Cong" w:date="2020-10-02T19:21:00Z">
            <w:rPr>
              <w:rFonts w:asciiTheme="majorHAnsi" w:hAnsiTheme="majorHAnsi" w:cstheme="majorHAnsi"/>
              <w:sz w:val="22"/>
              <w:szCs w:val="22"/>
            </w:rPr>
          </w:rPrChange>
        </w:rPr>
        <w:instrText xml:space="preserve"> HYPERLINK "https://www.cdc.gov/brfss/data_documentation/pdf/UserguideJune2013.pdf" </w:instrText>
      </w:r>
      <w:r w:rsidR="00FE6766" w:rsidRPr="00637F62">
        <w:rPr>
          <w:rFonts w:asciiTheme="majorHAnsi" w:hAnsiTheme="majorHAnsi" w:cstheme="majorHAnsi"/>
          <w:sz w:val="22"/>
          <w:szCs w:val="22"/>
          <w:rPrChange w:id="525" w:author="Cong" w:date="2020-10-02T19:21:00Z">
            <w:rPr>
              <w:rFonts w:asciiTheme="majorHAnsi" w:hAnsiTheme="majorHAnsi" w:cstheme="majorHAnsi"/>
              <w:sz w:val="22"/>
              <w:szCs w:val="22"/>
            </w:rPr>
          </w:rPrChange>
        </w:rPr>
        <w:fldChar w:fldCharType="separate"/>
      </w:r>
      <w:r w:rsidR="00115C0E" w:rsidRPr="00637F62">
        <w:rPr>
          <w:rStyle w:val="Hyperlink"/>
          <w:rFonts w:asciiTheme="majorHAnsi" w:hAnsiTheme="majorHAnsi" w:cstheme="majorHAnsi"/>
          <w:sz w:val="22"/>
          <w:szCs w:val="22"/>
          <w:rPrChange w:id="526" w:author="Cong" w:date="2020-10-02T19:21:00Z">
            <w:rPr>
              <w:rStyle w:val="Hyperlink"/>
              <w:rFonts w:asciiTheme="majorHAnsi" w:hAnsiTheme="majorHAnsi" w:cstheme="majorHAnsi"/>
              <w:sz w:val="22"/>
              <w:szCs w:val="22"/>
            </w:rPr>
          </w:rPrChange>
        </w:rPr>
        <w:t>BRFSS Data User Guide</w:t>
      </w:r>
      <w:r w:rsidR="00FE6766" w:rsidRPr="00637F62">
        <w:rPr>
          <w:rStyle w:val="Hyperlink"/>
          <w:rFonts w:asciiTheme="majorHAnsi" w:hAnsiTheme="majorHAnsi" w:cstheme="majorHAnsi"/>
          <w:sz w:val="22"/>
          <w:szCs w:val="22"/>
          <w:rPrChange w:id="527" w:author="Cong" w:date="2020-10-02T19:21:00Z">
            <w:rPr>
              <w:rStyle w:val="Hyperlink"/>
              <w:rFonts w:asciiTheme="majorHAnsi" w:hAnsiTheme="majorHAnsi" w:cstheme="majorHAnsi"/>
              <w:sz w:val="22"/>
              <w:szCs w:val="22"/>
            </w:rPr>
          </w:rPrChange>
        </w:rPr>
        <w:fldChar w:fldCharType="end"/>
      </w:r>
      <w:r w:rsidR="00115C0E" w:rsidRPr="00637F62">
        <w:rPr>
          <w:rFonts w:asciiTheme="majorHAnsi" w:hAnsiTheme="majorHAnsi" w:cstheme="majorHAnsi"/>
          <w:sz w:val="22"/>
          <w:szCs w:val="22"/>
          <w:rPrChange w:id="528" w:author="Cong" w:date="2020-10-02T19:21:00Z">
            <w:rPr>
              <w:rFonts w:asciiTheme="majorHAnsi" w:hAnsiTheme="majorHAnsi" w:cstheme="majorHAnsi"/>
              <w:sz w:val="22"/>
              <w:szCs w:val="22"/>
            </w:rPr>
          </w:rPrChange>
        </w:rPr>
        <w:t xml:space="preserve"> is intended to provide a brief overview of BRFSS to data users. Specific information regarding data quality, response and/or cooperation rates, or calling outcome can be found in the Summary Data Quality Report produced each year in conjunction with the annual data release. Data users needing more information about comparability across years should refer to the annual Comparability of Data document, particularly before using the data to conduct trend analyses</w:t>
      </w:r>
      <w:r w:rsidRPr="00637F62">
        <w:rPr>
          <w:rFonts w:asciiTheme="majorHAnsi" w:hAnsiTheme="majorHAnsi" w:cstheme="majorHAnsi"/>
          <w:sz w:val="22"/>
          <w:szCs w:val="22"/>
          <w:rPrChange w:id="529" w:author="Cong" w:date="2020-10-02T19:21:00Z">
            <w:rPr>
              <w:rFonts w:asciiTheme="majorHAnsi" w:hAnsiTheme="majorHAnsi" w:cstheme="majorHAnsi"/>
              <w:sz w:val="22"/>
              <w:szCs w:val="22"/>
            </w:rPr>
          </w:rPrChange>
        </w:rPr>
        <w:t>”</w:t>
      </w:r>
    </w:p>
    <w:p w14:paraId="1750B712" w14:textId="77777777" w:rsidR="00F34521" w:rsidRPr="00637F62" w:rsidRDefault="00F34521" w:rsidP="00DB52CA">
      <w:pPr>
        <w:ind w:firstLine="360"/>
        <w:rPr>
          <w:ins w:id="530" w:author="Cong" w:date="2020-10-02T17:30:00Z"/>
          <w:rFonts w:asciiTheme="majorHAnsi" w:hAnsiTheme="majorHAnsi" w:cstheme="majorHAnsi"/>
          <w:sz w:val="22"/>
          <w:szCs w:val="22"/>
          <w:u w:val="single"/>
          <w:rPrChange w:id="531" w:author="Cong" w:date="2020-10-02T19:21:00Z">
            <w:rPr>
              <w:ins w:id="532" w:author="Cong" w:date="2020-10-02T17:30:00Z"/>
              <w:rFonts w:asciiTheme="majorHAnsi" w:hAnsiTheme="majorHAnsi" w:cstheme="majorHAnsi"/>
              <w:sz w:val="22"/>
              <w:szCs w:val="22"/>
              <w:u w:val="single"/>
            </w:rPr>
          </w:rPrChange>
        </w:rPr>
      </w:pPr>
    </w:p>
    <w:p w14:paraId="52F3C4C8" w14:textId="6D35289F" w:rsidR="00115C0E" w:rsidRPr="00637F62" w:rsidDel="00DB52CA" w:rsidRDefault="00115C0E" w:rsidP="00637F62">
      <w:pPr>
        <w:pStyle w:val="ListParagraph"/>
        <w:numPr>
          <w:ilvl w:val="1"/>
          <w:numId w:val="39"/>
        </w:numPr>
        <w:ind w:left="810" w:hanging="450"/>
        <w:rPr>
          <w:del w:id="533" w:author="Cong" w:date="2020-10-02T17:23:00Z"/>
          <w:rFonts w:asciiTheme="majorHAnsi" w:hAnsiTheme="majorHAnsi" w:cstheme="majorHAnsi"/>
          <w:sz w:val="22"/>
          <w:szCs w:val="22"/>
          <w:u w:val="single"/>
          <w:rPrChange w:id="534" w:author="Cong" w:date="2020-10-02T19:23:00Z">
            <w:rPr>
              <w:del w:id="535" w:author="Cong" w:date="2020-10-02T17:23:00Z"/>
              <w:rFonts w:asciiTheme="majorHAnsi" w:hAnsiTheme="majorHAnsi" w:cstheme="majorHAnsi"/>
              <w:sz w:val="22"/>
              <w:szCs w:val="22"/>
              <w:u w:val="single"/>
            </w:rPr>
          </w:rPrChange>
        </w:rPr>
        <w:pPrChange w:id="536" w:author="Cong" w:date="2020-10-02T19:22:00Z">
          <w:pPr>
            <w:ind w:firstLine="360"/>
          </w:pPr>
        </w:pPrChange>
      </w:pPr>
      <w:del w:id="537" w:author="Cong" w:date="2020-10-02T19:22:00Z">
        <w:r w:rsidRPr="00637F62" w:rsidDel="00637F62">
          <w:rPr>
            <w:rFonts w:asciiTheme="majorHAnsi" w:hAnsiTheme="majorHAnsi" w:cstheme="majorHAnsi"/>
            <w:sz w:val="22"/>
            <w:szCs w:val="22"/>
            <w:rPrChange w:id="538" w:author="Cong" w:date="2020-10-02T19:23:00Z">
              <w:rPr>
                <w:rFonts w:asciiTheme="majorHAnsi" w:hAnsiTheme="majorHAnsi" w:cstheme="majorHAnsi"/>
                <w:sz w:val="22"/>
                <w:szCs w:val="22"/>
                <w:u w:val="single"/>
              </w:rPr>
            </w:rPrChange>
          </w:rPr>
          <w:delText>Some published papers that have used these data</w:delText>
        </w:r>
        <w:r w:rsidRPr="00637F62" w:rsidDel="00637F62">
          <w:rPr>
            <w:rFonts w:asciiTheme="majorHAnsi" w:hAnsiTheme="majorHAnsi" w:cstheme="majorHAnsi"/>
            <w:sz w:val="22"/>
            <w:szCs w:val="22"/>
            <w:u w:val="single"/>
            <w:rPrChange w:id="539" w:author="Cong" w:date="2020-10-02T19:23:00Z">
              <w:rPr>
                <w:rFonts w:asciiTheme="majorHAnsi" w:hAnsiTheme="majorHAnsi" w:cstheme="majorHAnsi"/>
                <w:sz w:val="22"/>
                <w:szCs w:val="22"/>
                <w:u w:val="single"/>
              </w:rPr>
            </w:rPrChange>
          </w:rPr>
          <w:delText>:</w:delText>
        </w:r>
      </w:del>
      <w:ins w:id="540" w:author="Cong" w:date="2020-10-02T19:22:00Z">
        <w:r w:rsidR="00637F62" w:rsidRPr="00637F62">
          <w:rPr>
            <w:rFonts w:asciiTheme="majorHAnsi" w:hAnsiTheme="majorHAnsi" w:cstheme="majorHAnsi"/>
            <w:sz w:val="22"/>
            <w:szCs w:val="22"/>
            <w:rPrChange w:id="541" w:author="Cong" w:date="2020-10-02T19:23:00Z">
              <w:rPr>
                <w:rFonts w:asciiTheme="majorHAnsi" w:hAnsiTheme="majorHAnsi" w:cstheme="majorHAnsi"/>
                <w:sz w:val="22"/>
                <w:szCs w:val="22"/>
              </w:rPr>
            </w:rPrChange>
          </w:rPr>
          <w:t>References and</w:t>
        </w:r>
      </w:ins>
      <w:ins w:id="542" w:author="Cong" w:date="2020-10-02T19:23:00Z">
        <w:r w:rsidR="00637F62" w:rsidRPr="00637F62">
          <w:rPr>
            <w:rFonts w:asciiTheme="majorHAnsi" w:hAnsiTheme="majorHAnsi" w:cstheme="majorHAnsi"/>
            <w:sz w:val="22"/>
            <w:szCs w:val="22"/>
            <w:rPrChange w:id="543" w:author="Cong" w:date="2020-10-02T19:23:00Z">
              <w:rPr>
                <w:rFonts w:asciiTheme="majorHAnsi" w:hAnsiTheme="majorHAnsi" w:cstheme="majorHAnsi"/>
                <w:sz w:val="22"/>
                <w:szCs w:val="22"/>
              </w:rPr>
            </w:rPrChange>
          </w:rPr>
          <w:t xml:space="preserve"> papers</w:t>
        </w:r>
      </w:ins>
    </w:p>
    <w:p w14:paraId="6CD0FBEE" w14:textId="77777777" w:rsidR="00115C0E" w:rsidRPr="00637F62" w:rsidRDefault="00115C0E" w:rsidP="00637F62">
      <w:pPr>
        <w:pStyle w:val="ListParagraph"/>
        <w:numPr>
          <w:ilvl w:val="1"/>
          <w:numId w:val="39"/>
        </w:numPr>
        <w:ind w:left="810" w:hanging="450"/>
        <w:rPr>
          <w:rPrChange w:id="544" w:author="Cong" w:date="2020-10-02T19:21:00Z">
            <w:rPr>
              <w:rFonts w:asciiTheme="majorHAnsi" w:hAnsiTheme="majorHAnsi" w:cstheme="majorHAnsi"/>
              <w:sz w:val="22"/>
              <w:szCs w:val="22"/>
              <w:u w:val="single"/>
            </w:rPr>
          </w:rPrChange>
        </w:rPr>
        <w:pPrChange w:id="545" w:author="Cong" w:date="2020-10-02T19:22:00Z">
          <w:pPr>
            <w:ind w:firstLine="360"/>
          </w:pPr>
        </w:pPrChange>
      </w:pPr>
    </w:p>
    <w:p w14:paraId="2EB71715" w14:textId="6C10EA71" w:rsidR="00115C0E" w:rsidRPr="00637F62" w:rsidRDefault="00115C0E" w:rsidP="003A44F0">
      <w:pPr>
        <w:ind w:firstLine="360"/>
        <w:rPr>
          <w:rFonts w:asciiTheme="majorHAnsi" w:hAnsiTheme="majorHAnsi" w:cstheme="majorHAnsi"/>
          <w:iCs/>
          <w:sz w:val="22"/>
          <w:szCs w:val="22"/>
          <w:rPrChange w:id="546" w:author="Cong" w:date="2020-10-02T19:21:00Z">
            <w:rPr>
              <w:rFonts w:asciiTheme="majorHAnsi" w:hAnsiTheme="majorHAnsi" w:cstheme="majorHAnsi"/>
              <w:iCs/>
              <w:sz w:val="22"/>
              <w:szCs w:val="22"/>
            </w:rPr>
          </w:rPrChange>
        </w:rPr>
      </w:pPr>
      <w:r w:rsidRPr="00637F62">
        <w:rPr>
          <w:rFonts w:asciiTheme="majorHAnsi" w:hAnsiTheme="majorHAnsi" w:cstheme="majorHAnsi"/>
          <w:iCs/>
          <w:sz w:val="22"/>
          <w:szCs w:val="22"/>
          <w:rPrChange w:id="547" w:author="Cong" w:date="2020-10-02T19:21:00Z">
            <w:rPr>
              <w:rFonts w:asciiTheme="majorHAnsi" w:hAnsiTheme="majorHAnsi" w:cstheme="majorHAnsi"/>
              <w:iCs/>
              <w:sz w:val="22"/>
              <w:szCs w:val="22"/>
            </w:rPr>
          </w:rPrChange>
        </w:rPr>
        <w:t>Disability, gender, and intimate partner violence: Relationships from the behavioral risk factor surveillance system (</w:t>
      </w:r>
      <w:r w:rsidR="00FE6766" w:rsidRPr="00637F62">
        <w:rPr>
          <w:rFonts w:asciiTheme="majorHAnsi" w:hAnsiTheme="majorHAnsi" w:cstheme="majorHAnsi"/>
          <w:sz w:val="22"/>
          <w:szCs w:val="22"/>
          <w:rPrChange w:id="548" w:author="Cong" w:date="2020-10-02T19:21:00Z">
            <w:rPr>
              <w:rFonts w:asciiTheme="majorHAnsi" w:hAnsiTheme="majorHAnsi" w:cstheme="majorHAnsi"/>
              <w:sz w:val="22"/>
              <w:szCs w:val="22"/>
            </w:rPr>
          </w:rPrChange>
        </w:rPr>
        <w:fldChar w:fldCharType="begin"/>
      </w:r>
      <w:r w:rsidR="00FE6766" w:rsidRPr="00637F62">
        <w:rPr>
          <w:rFonts w:asciiTheme="majorHAnsi" w:hAnsiTheme="majorHAnsi" w:cstheme="majorHAnsi"/>
          <w:sz w:val="22"/>
          <w:szCs w:val="22"/>
          <w:rPrChange w:id="549" w:author="Cong" w:date="2020-10-02T19:21:00Z">
            <w:rPr>
              <w:rFonts w:asciiTheme="majorHAnsi" w:hAnsiTheme="majorHAnsi" w:cstheme="majorHAnsi"/>
              <w:sz w:val="22"/>
              <w:szCs w:val="22"/>
            </w:rPr>
          </w:rPrChange>
        </w:rPr>
        <w:instrText xml:space="preserve"> HYPERLINK "https://doi.org/10.1007/s11195-007-9064-6" </w:instrText>
      </w:r>
      <w:r w:rsidR="00FE6766" w:rsidRPr="00637F62">
        <w:rPr>
          <w:rFonts w:asciiTheme="majorHAnsi" w:hAnsiTheme="majorHAnsi" w:cstheme="majorHAnsi"/>
          <w:sz w:val="22"/>
          <w:szCs w:val="22"/>
          <w:rPrChange w:id="550" w:author="Cong" w:date="2020-10-02T19:21:00Z">
            <w:rPr>
              <w:rFonts w:asciiTheme="majorHAnsi" w:hAnsiTheme="majorHAnsi" w:cstheme="majorHAnsi"/>
              <w:sz w:val="22"/>
              <w:szCs w:val="22"/>
            </w:rPr>
          </w:rPrChange>
        </w:rPr>
        <w:fldChar w:fldCharType="separate"/>
      </w:r>
      <w:r w:rsidRPr="00637F62">
        <w:rPr>
          <w:rStyle w:val="Hyperlink"/>
          <w:rFonts w:asciiTheme="majorHAnsi" w:hAnsiTheme="majorHAnsi" w:cstheme="majorHAnsi"/>
          <w:iCs/>
          <w:sz w:val="22"/>
          <w:szCs w:val="22"/>
          <w:rPrChange w:id="551" w:author="Cong" w:date="2020-10-02T19:21:00Z">
            <w:rPr>
              <w:rStyle w:val="Hyperlink"/>
              <w:rFonts w:asciiTheme="majorHAnsi" w:hAnsiTheme="majorHAnsi" w:cstheme="majorHAnsi"/>
              <w:iCs/>
              <w:sz w:val="22"/>
              <w:szCs w:val="22"/>
            </w:rPr>
          </w:rPrChange>
        </w:rPr>
        <w:t>Smith 2008</w:t>
      </w:r>
      <w:r w:rsidR="00FE6766" w:rsidRPr="00637F62">
        <w:rPr>
          <w:rStyle w:val="Hyperlink"/>
          <w:rFonts w:asciiTheme="majorHAnsi" w:hAnsiTheme="majorHAnsi" w:cstheme="majorHAnsi"/>
          <w:iCs/>
          <w:sz w:val="22"/>
          <w:szCs w:val="22"/>
          <w:rPrChange w:id="552" w:author="Cong" w:date="2020-10-02T19:21:00Z">
            <w:rPr>
              <w:rStyle w:val="Hyperlink"/>
              <w:rFonts w:asciiTheme="majorHAnsi" w:hAnsiTheme="majorHAnsi" w:cstheme="majorHAnsi"/>
              <w:iCs/>
              <w:sz w:val="22"/>
              <w:szCs w:val="22"/>
            </w:rPr>
          </w:rPrChange>
        </w:rPr>
        <w:fldChar w:fldCharType="end"/>
      </w:r>
      <w:r w:rsidRPr="00637F62">
        <w:rPr>
          <w:rFonts w:asciiTheme="majorHAnsi" w:hAnsiTheme="majorHAnsi" w:cstheme="majorHAnsi"/>
          <w:iCs/>
          <w:sz w:val="22"/>
          <w:szCs w:val="22"/>
          <w:rPrChange w:id="553" w:author="Cong" w:date="2020-10-02T19:21:00Z">
            <w:rPr>
              <w:rFonts w:asciiTheme="majorHAnsi" w:hAnsiTheme="majorHAnsi" w:cstheme="majorHAnsi"/>
              <w:iCs/>
              <w:sz w:val="22"/>
              <w:szCs w:val="22"/>
            </w:rPr>
          </w:rPrChange>
        </w:rPr>
        <w:t>)</w:t>
      </w:r>
    </w:p>
    <w:p w14:paraId="4FA7803E" w14:textId="5FFEECC1" w:rsidR="00115C0E" w:rsidRPr="00637F62" w:rsidRDefault="00115C0E" w:rsidP="003A44F0">
      <w:pPr>
        <w:ind w:firstLine="360"/>
        <w:rPr>
          <w:rFonts w:asciiTheme="majorHAnsi" w:hAnsiTheme="majorHAnsi" w:cstheme="majorHAnsi"/>
          <w:iCs/>
          <w:sz w:val="22"/>
          <w:szCs w:val="22"/>
          <w:rPrChange w:id="554" w:author="Cong" w:date="2020-10-02T19:21:00Z">
            <w:rPr>
              <w:rFonts w:asciiTheme="majorHAnsi" w:hAnsiTheme="majorHAnsi" w:cstheme="majorHAnsi"/>
              <w:iCs/>
              <w:sz w:val="22"/>
              <w:szCs w:val="22"/>
            </w:rPr>
          </w:rPrChange>
        </w:rPr>
      </w:pPr>
      <w:r w:rsidRPr="00637F62">
        <w:rPr>
          <w:rFonts w:asciiTheme="majorHAnsi" w:hAnsiTheme="majorHAnsi" w:cstheme="majorHAnsi"/>
          <w:iCs/>
          <w:sz w:val="22"/>
          <w:szCs w:val="22"/>
          <w:rPrChange w:id="555" w:author="Cong" w:date="2020-10-02T19:21:00Z">
            <w:rPr>
              <w:rFonts w:asciiTheme="majorHAnsi" w:hAnsiTheme="majorHAnsi" w:cstheme="majorHAnsi"/>
              <w:iCs/>
              <w:sz w:val="22"/>
              <w:szCs w:val="22"/>
            </w:rPr>
          </w:rPrChange>
        </w:rPr>
        <w:t>Demographic characteristics and health status of transgender adults in select US regions: Behavioral Risk Factor Surveillance System, 2014 (</w:t>
      </w:r>
      <w:r w:rsidR="00FE6766" w:rsidRPr="00637F62">
        <w:rPr>
          <w:rFonts w:asciiTheme="majorHAnsi" w:hAnsiTheme="majorHAnsi" w:cstheme="majorHAnsi"/>
          <w:sz w:val="22"/>
          <w:szCs w:val="22"/>
          <w:rPrChange w:id="556" w:author="Cong" w:date="2020-10-02T19:21:00Z">
            <w:rPr>
              <w:rFonts w:asciiTheme="majorHAnsi" w:hAnsiTheme="majorHAnsi" w:cstheme="majorHAnsi"/>
              <w:sz w:val="22"/>
              <w:szCs w:val="22"/>
            </w:rPr>
          </w:rPrChange>
        </w:rPr>
        <w:fldChar w:fldCharType="begin"/>
      </w:r>
      <w:r w:rsidR="00FE6766" w:rsidRPr="00637F62">
        <w:rPr>
          <w:rFonts w:asciiTheme="majorHAnsi" w:hAnsiTheme="majorHAnsi" w:cstheme="majorHAnsi"/>
          <w:sz w:val="22"/>
          <w:szCs w:val="22"/>
          <w:rPrChange w:id="557" w:author="Cong" w:date="2020-10-02T19:21:00Z">
            <w:rPr>
              <w:rFonts w:asciiTheme="majorHAnsi" w:hAnsiTheme="majorHAnsi" w:cstheme="majorHAnsi"/>
              <w:sz w:val="22"/>
              <w:szCs w:val="22"/>
            </w:rPr>
          </w:rPrChange>
        </w:rPr>
        <w:instrText xml:space="preserve"> HYPERLINK "https://dx.doi.org/10.2105/AJPH.2016.303648" </w:instrText>
      </w:r>
      <w:r w:rsidR="00FE6766" w:rsidRPr="00637F62">
        <w:rPr>
          <w:rFonts w:asciiTheme="majorHAnsi" w:hAnsiTheme="majorHAnsi" w:cstheme="majorHAnsi"/>
          <w:sz w:val="22"/>
          <w:szCs w:val="22"/>
          <w:rPrChange w:id="558" w:author="Cong" w:date="2020-10-02T19:21:00Z">
            <w:rPr>
              <w:rFonts w:asciiTheme="majorHAnsi" w:hAnsiTheme="majorHAnsi" w:cstheme="majorHAnsi"/>
              <w:sz w:val="22"/>
              <w:szCs w:val="22"/>
            </w:rPr>
          </w:rPrChange>
        </w:rPr>
        <w:fldChar w:fldCharType="separate"/>
      </w:r>
      <w:r w:rsidRPr="00637F62">
        <w:rPr>
          <w:rStyle w:val="Hyperlink"/>
          <w:rFonts w:asciiTheme="majorHAnsi" w:hAnsiTheme="majorHAnsi" w:cstheme="majorHAnsi"/>
          <w:iCs/>
          <w:sz w:val="22"/>
          <w:szCs w:val="22"/>
          <w:rPrChange w:id="559" w:author="Cong" w:date="2020-10-02T19:21:00Z">
            <w:rPr>
              <w:rStyle w:val="Hyperlink"/>
              <w:rFonts w:asciiTheme="majorHAnsi" w:hAnsiTheme="majorHAnsi" w:cstheme="majorHAnsi"/>
              <w:iCs/>
              <w:sz w:val="22"/>
              <w:szCs w:val="22"/>
            </w:rPr>
          </w:rPrChange>
        </w:rPr>
        <w:t>Meyer et al. 2017</w:t>
      </w:r>
      <w:r w:rsidR="00FE6766" w:rsidRPr="00637F62">
        <w:rPr>
          <w:rStyle w:val="Hyperlink"/>
          <w:rFonts w:asciiTheme="majorHAnsi" w:hAnsiTheme="majorHAnsi" w:cstheme="majorHAnsi"/>
          <w:iCs/>
          <w:sz w:val="22"/>
          <w:szCs w:val="22"/>
          <w:rPrChange w:id="560" w:author="Cong" w:date="2020-10-02T19:21:00Z">
            <w:rPr>
              <w:rStyle w:val="Hyperlink"/>
              <w:rFonts w:asciiTheme="majorHAnsi" w:hAnsiTheme="majorHAnsi" w:cstheme="majorHAnsi"/>
              <w:iCs/>
              <w:sz w:val="22"/>
              <w:szCs w:val="22"/>
            </w:rPr>
          </w:rPrChange>
        </w:rPr>
        <w:fldChar w:fldCharType="end"/>
      </w:r>
      <w:r w:rsidRPr="00637F62">
        <w:rPr>
          <w:rFonts w:asciiTheme="majorHAnsi" w:hAnsiTheme="majorHAnsi" w:cstheme="majorHAnsi"/>
          <w:iCs/>
          <w:sz w:val="22"/>
          <w:szCs w:val="22"/>
          <w:rPrChange w:id="561" w:author="Cong" w:date="2020-10-02T19:21:00Z">
            <w:rPr>
              <w:rFonts w:asciiTheme="majorHAnsi" w:hAnsiTheme="majorHAnsi" w:cstheme="majorHAnsi"/>
              <w:iCs/>
              <w:sz w:val="22"/>
              <w:szCs w:val="22"/>
            </w:rPr>
          </w:rPrChange>
        </w:rPr>
        <w:t>)</w:t>
      </w:r>
    </w:p>
    <w:p w14:paraId="67EFB2F9" w14:textId="77777777" w:rsidR="00115C0E" w:rsidRPr="00637F62" w:rsidDel="00841BB5" w:rsidRDefault="00115C0E" w:rsidP="005068B2">
      <w:pPr>
        <w:ind w:firstLine="360"/>
        <w:rPr>
          <w:del w:id="562" w:author="Cong" w:date="2020-10-02T17:18:00Z"/>
          <w:rFonts w:asciiTheme="majorHAnsi" w:hAnsiTheme="majorHAnsi" w:cstheme="majorHAnsi"/>
          <w:iCs/>
          <w:sz w:val="22"/>
          <w:szCs w:val="22"/>
          <w:rPrChange w:id="563" w:author="Cong" w:date="2020-10-02T19:21:00Z">
            <w:rPr>
              <w:del w:id="564" w:author="Cong" w:date="2020-10-02T17:18:00Z"/>
              <w:rFonts w:asciiTheme="majorHAnsi" w:hAnsiTheme="majorHAnsi" w:cstheme="majorHAnsi"/>
              <w:iCs/>
              <w:sz w:val="22"/>
              <w:szCs w:val="22"/>
            </w:rPr>
          </w:rPrChange>
        </w:rPr>
      </w:pPr>
      <w:r w:rsidRPr="00637F62">
        <w:rPr>
          <w:rFonts w:asciiTheme="majorHAnsi" w:hAnsiTheme="majorHAnsi" w:cstheme="majorHAnsi"/>
          <w:iCs/>
          <w:sz w:val="22"/>
          <w:szCs w:val="22"/>
          <w:rPrChange w:id="565" w:author="Cong" w:date="2020-10-02T19:21:00Z">
            <w:rPr>
              <w:rFonts w:asciiTheme="majorHAnsi" w:hAnsiTheme="majorHAnsi" w:cstheme="majorHAnsi"/>
              <w:iCs/>
              <w:sz w:val="22"/>
              <w:szCs w:val="22"/>
            </w:rPr>
          </w:rPrChange>
        </w:rPr>
        <w:t>Time trends in racial and ethnic disparities in asthma prevalence in the United States from the Behavioral Risk Factor Surveillance System (BRFSS) Study (1999-2011) (</w:t>
      </w:r>
      <w:proofErr w:type="spellStart"/>
      <w:r w:rsidR="00AB10E3" w:rsidRPr="00637F62">
        <w:rPr>
          <w:rFonts w:asciiTheme="majorHAnsi" w:hAnsiTheme="majorHAnsi" w:cstheme="majorHAnsi"/>
          <w:sz w:val="22"/>
          <w:szCs w:val="22"/>
          <w:rPrChange w:id="566" w:author="Cong" w:date="2020-10-02T19:21:00Z">
            <w:rPr>
              <w:rFonts w:asciiTheme="majorHAnsi" w:hAnsiTheme="majorHAnsi" w:cstheme="majorHAnsi"/>
              <w:sz w:val="22"/>
              <w:szCs w:val="22"/>
            </w:rPr>
          </w:rPrChange>
        </w:rPr>
        <w:fldChar w:fldCharType="begin"/>
      </w:r>
      <w:r w:rsidR="00AB10E3" w:rsidRPr="00637F62">
        <w:rPr>
          <w:rFonts w:asciiTheme="majorHAnsi" w:hAnsiTheme="majorHAnsi" w:cstheme="majorHAnsi"/>
          <w:iCs/>
          <w:sz w:val="22"/>
          <w:szCs w:val="22"/>
          <w:rPrChange w:id="567" w:author="Cong" w:date="2020-10-02T19:21:00Z">
            <w:rPr>
              <w:rFonts w:asciiTheme="majorHAnsi" w:hAnsiTheme="majorHAnsi" w:cstheme="majorHAnsi"/>
              <w:iCs/>
              <w:sz w:val="22"/>
              <w:szCs w:val="22"/>
            </w:rPr>
          </w:rPrChange>
        </w:rPr>
        <w:instrText xml:space="preserve"> HYPERLINK "https://dx.doi.org/10.2105%2FAJPH.2014.302172" </w:instrText>
      </w:r>
      <w:r w:rsidR="00AB10E3" w:rsidRPr="00637F62">
        <w:rPr>
          <w:rFonts w:asciiTheme="majorHAnsi" w:hAnsiTheme="majorHAnsi" w:cstheme="majorHAnsi"/>
          <w:sz w:val="22"/>
          <w:szCs w:val="22"/>
          <w:rPrChange w:id="568" w:author="Cong" w:date="2020-10-02T19:21:00Z">
            <w:rPr>
              <w:rFonts w:asciiTheme="majorHAnsi" w:hAnsiTheme="majorHAnsi" w:cstheme="majorHAnsi"/>
              <w:sz w:val="22"/>
              <w:szCs w:val="22"/>
            </w:rPr>
          </w:rPrChange>
        </w:rPr>
        <w:fldChar w:fldCharType="separate"/>
      </w:r>
      <w:r w:rsidRPr="00637F62">
        <w:rPr>
          <w:rStyle w:val="Hyperlink"/>
          <w:rFonts w:asciiTheme="majorHAnsi" w:hAnsiTheme="majorHAnsi" w:cstheme="majorHAnsi"/>
          <w:iCs/>
          <w:sz w:val="22"/>
          <w:szCs w:val="22"/>
          <w:rPrChange w:id="569" w:author="Cong" w:date="2020-10-02T19:21:00Z">
            <w:rPr>
              <w:rStyle w:val="Hyperlink"/>
              <w:rFonts w:asciiTheme="majorHAnsi" w:hAnsiTheme="majorHAnsi" w:cstheme="majorHAnsi"/>
              <w:iCs/>
              <w:sz w:val="22"/>
              <w:szCs w:val="22"/>
            </w:rPr>
          </w:rPrChange>
        </w:rPr>
        <w:t>Bhan</w:t>
      </w:r>
      <w:proofErr w:type="spellEnd"/>
      <w:r w:rsidRPr="00637F62">
        <w:rPr>
          <w:rStyle w:val="Hyperlink"/>
          <w:rFonts w:asciiTheme="majorHAnsi" w:hAnsiTheme="majorHAnsi" w:cstheme="majorHAnsi"/>
          <w:iCs/>
          <w:sz w:val="22"/>
          <w:szCs w:val="22"/>
          <w:rPrChange w:id="570" w:author="Cong" w:date="2020-10-02T19:21:00Z">
            <w:rPr>
              <w:rStyle w:val="Hyperlink"/>
              <w:rFonts w:asciiTheme="majorHAnsi" w:hAnsiTheme="majorHAnsi" w:cstheme="majorHAnsi"/>
              <w:iCs/>
              <w:sz w:val="22"/>
              <w:szCs w:val="22"/>
            </w:rPr>
          </w:rPrChange>
        </w:rPr>
        <w:t xml:space="preserve"> et al. 2015</w:t>
      </w:r>
      <w:r w:rsidR="00AB10E3" w:rsidRPr="00637F62">
        <w:rPr>
          <w:rStyle w:val="Hyperlink"/>
          <w:rFonts w:asciiTheme="majorHAnsi" w:hAnsiTheme="majorHAnsi" w:cstheme="majorHAnsi"/>
          <w:iCs/>
          <w:sz w:val="22"/>
          <w:szCs w:val="22"/>
          <w:rPrChange w:id="571" w:author="Cong" w:date="2020-10-02T19:21:00Z">
            <w:rPr>
              <w:rStyle w:val="Hyperlink"/>
              <w:rFonts w:asciiTheme="majorHAnsi" w:hAnsiTheme="majorHAnsi" w:cstheme="majorHAnsi"/>
              <w:iCs/>
              <w:sz w:val="22"/>
              <w:szCs w:val="22"/>
            </w:rPr>
          </w:rPrChange>
        </w:rPr>
        <w:fldChar w:fldCharType="end"/>
      </w:r>
      <w:r w:rsidRPr="00637F62">
        <w:rPr>
          <w:rFonts w:asciiTheme="majorHAnsi" w:hAnsiTheme="majorHAnsi" w:cstheme="majorHAnsi"/>
          <w:iCs/>
          <w:sz w:val="22"/>
          <w:szCs w:val="22"/>
          <w:rPrChange w:id="572" w:author="Cong" w:date="2020-10-02T19:21:00Z">
            <w:rPr>
              <w:rFonts w:asciiTheme="majorHAnsi" w:hAnsiTheme="majorHAnsi" w:cstheme="majorHAnsi"/>
              <w:iCs/>
              <w:sz w:val="22"/>
              <w:szCs w:val="22"/>
            </w:rPr>
          </w:rPrChange>
        </w:rPr>
        <w:t>)</w:t>
      </w:r>
    </w:p>
    <w:p w14:paraId="71B1DC3C" w14:textId="77777777" w:rsidR="00115C0E" w:rsidRPr="00637F62" w:rsidDel="00841BB5" w:rsidRDefault="00115C0E" w:rsidP="005068B2">
      <w:pPr>
        <w:ind w:firstLine="360"/>
        <w:rPr>
          <w:del w:id="573" w:author="Cong" w:date="2020-10-02T17:18:00Z"/>
          <w:rFonts w:asciiTheme="majorHAnsi" w:hAnsiTheme="majorHAnsi" w:cstheme="majorHAnsi"/>
          <w:b/>
          <w:iCs/>
          <w:sz w:val="22"/>
          <w:szCs w:val="22"/>
          <w:rPrChange w:id="574" w:author="Cong" w:date="2020-10-02T19:21:00Z">
            <w:rPr>
              <w:del w:id="575" w:author="Cong" w:date="2020-10-02T17:18:00Z"/>
              <w:rFonts w:asciiTheme="majorHAnsi" w:hAnsiTheme="majorHAnsi" w:cstheme="majorHAnsi"/>
              <w:b/>
              <w:iCs/>
              <w:sz w:val="22"/>
              <w:szCs w:val="22"/>
            </w:rPr>
          </w:rPrChange>
        </w:rPr>
      </w:pPr>
    </w:p>
    <w:p w14:paraId="24D23231" w14:textId="77777777" w:rsidR="00C17AF3" w:rsidRPr="00637F62" w:rsidDel="00841BB5" w:rsidRDefault="00C17AF3" w:rsidP="005068B2">
      <w:pPr>
        <w:ind w:firstLine="360"/>
        <w:rPr>
          <w:del w:id="576" w:author="Cong" w:date="2020-10-02T17:18:00Z"/>
          <w:rFonts w:asciiTheme="majorHAnsi" w:hAnsiTheme="majorHAnsi" w:cstheme="majorHAnsi"/>
          <w:b/>
          <w:sz w:val="22"/>
          <w:szCs w:val="22"/>
          <w:rPrChange w:id="577" w:author="Cong" w:date="2020-10-02T19:21:00Z">
            <w:rPr>
              <w:del w:id="578" w:author="Cong" w:date="2020-10-02T17:18:00Z"/>
              <w:rFonts w:asciiTheme="majorHAnsi" w:hAnsiTheme="majorHAnsi" w:cstheme="majorHAnsi"/>
              <w:b/>
              <w:sz w:val="22"/>
              <w:szCs w:val="22"/>
            </w:rPr>
          </w:rPrChange>
        </w:rPr>
      </w:pPr>
    </w:p>
    <w:p w14:paraId="51FD2A91" w14:textId="77777777" w:rsidR="00C17AF3" w:rsidRPr="00637F62" w:rsidDel="00841BB5" w:rsidRDefault="00C17AF3" w:rsidP="005068B2">
      <w:pPr>
        <w:ind w:firstLine="360"/>
        <w:rPr>
          <w:del w:id="579" w:author="Cong" w:date="2020-10-02T17:18:00Z"/>
          <w:rFonts w:asciiTheme="majorHAnsi" w:hAnsiTheme="majorHAnsi" w:cstheme="majorHAnsi"/>
          <w:b/>
          <w:sz w:val="22"/>
          <w:szCs w:val="22"/>
          <w:rPrChange w:id="580" w:author="Cong" w:date="2020-10-02T19:21:00Z">
            <w:rPr>
              <w:del w:id="581" w:author="Cong" w:date="2020-10-02T17:18:00Z"/>
              <w:rFonts w:asciiTheme="majorHAnsi" w:hAnsiTheme="majorHAnsi" w:cstheme="majorHAnsi"/>
              <w:b/>
              <w:sz w:val="22"/>
              <w:szCs w:val="22"/>
            </w:rPr>
          </w:rPrChange>
        </w:rPr>
      </w:pPr>
    </w:p>
    <w:p w14:paraId="370B90A4" w14:textId="591E0457" w:rsidR="00C17AF3" w:rsidRPr="00637F62" w:rsidDel="00841BB5" w:rsidRDefault="003A44F0" w:rsidP="00841BB5">
      <w:pPr>
        <w:rPr>
          <w:del w:id="582" w:author="Cong" w:date="2020-10-02T17:18:00Z"/>
          <w:rFonts w:asciiTheme="majorHAnsi" w:hAnsiTheme="majorHAnsi" w:cstheme="majorHAnsi"/>
          <w:b/>
          <w:sz w:val="22"/>
          <w:szCs w:val="22"/>
          <w:rPrChange w:id="583" w:author="Cong" w:date="2020-10-02T19:21:00Z">
            <w:rPr>
              <w:del w:id="584" w:author="Cong" w:date="2020-10-02T17:18:00Z"/>
              <w:rFonts w:asciiTheme="majorHAnsi" w:hAnsiTheme="majorHAnsi" w:cstheme="majorHAnsi"/>
              <w:b/>
              <w:sz w:val="22"/>
              <w:szCs w:val="22"/>
            </w:rPr>
          </w:rPrChange>
        </w:rPr>
        <w:pPrChange w:id="585" w:author="Cong" w:date="2020-10-02T17:18:00Z">
          <w:pPr>
            <w:ind w:firstLine="360"/>
          </w:pPr>
        </w:pPrChange>
      </w:pPr>
      <w:del w:id="586" w:author="Cong" w:date="2020-10-02T17:18:00Z">
        <w:r w:rsidRPr="00637F62" w:rsidDel="00841BB5">
          <w:rPr>
            <w:rFonts w:asciiTheme="majorHAnsi" w:hAnsiTheme="majorHAnsi" w:cstheme="majorHAnsi"/>
            <w:b/>
            <w:sz w:val="22"/>
            <w:szCs w:val="22"/>
            <w:rPrChange w:id="587" w:author="Cong" w:date="2020-10-02T19:21:00Z">
              <w:rPr>
                <w:rFonts w:asciiTheme="majorHAnsi" w:hAnsiTheme="majorHAnsi" w:cstheme="majorHAnsi"/>
                <w:b/>
                <w:sz w:val="22"/>
                <w:szCs w:val="22"/>
              </w:rPr>
            </w:rPrChange>
          </w:rPr>
          <w:br/>
        </w:r>
      </w:del>
    </w:p>
    <w:p w14:paraId="6F995797" w14:textId="77777777" w:rsidR="003A44F0" w:rsidRPr="00637F62" w:rsidDel="00841BB5" w:rsidRDefault="003A44F0" w:rsidP="00841BB5">
      <w:pPr>
        <w:rPr>
          <w:del w:id="588" w:author="Cong" w:date="2020-10-02T17:18:00Z"/>
          <w:rFonts w:asciiTheme="majorHAnsi" w:hAnsiTheme="majorHAnsi" w:cstheme="majorHAnsi"/>
          <w:b/>
          <w:sz w:val="22"/>
          <w:szCs w:val="22"/>
          <w:rPrChange w:id="589" w:author="Cong" w:date="2020-10-02T19:21:00Z">
            <w:rPr>
              <w:del w:id="590" w:author="Cong" w:date="2020-10-02T17:18:00Z"/>
              <w:rFonts w:asciiTheme="majorHAnsi" w:hAnsiTheme="majorHAnsi" w:cstheme="majorHAnsi"/>
              <w:b/>
              <w:sz w:val="22"/>
              <w:szCs w:val="22"/>
            </w:rPr>
          </w:rPrChange>
        </w:rPr>
        <w:pPrChange w:id="591" w:author="Cong" w:date="2020-10-02T17:18:00Z">
          <w:pPr>
            <w:ind w:firstLine="360"/>
          </w:pPr>
        </w:pPrChange>
      </w:pPr>
    </w:p>
    <w:p w14:paraId="583AEB32" w14:textId="77777777" w:rsidR="00FA1197" w:rsidRPr="00637F62" w:rsidRDefault="00FA1197" w:rsidP="00841BB5">
      <w:pPr>
        <w:ind w:firstLine="360"/>
        <w:rPr>
          <w:rFonts w:asciiTheme="majorHAnsi" w:hAnsiTheme="majorHAnsi" w:cstheme="majorHAnsi"/>
          <w:b/>
          <w:sz w:val="22"/>
          <w:szCs w:val="22"/>
          <w:rPrChange w:id="592" w:author="Cong" w:date="2020-10-02T19:21:00Z">
            <w:rPr>
              <w:rFonts w:asciiTheme="majorHAnsi" w:hAnsiTheme="majorHAnsi" w:cstheme="majorHAnsi"/>
              <w:b/>
              <w:sz w:val="22"/>
              <w:szCs w:val="22"/>
            </w:rPr>
          </w:rPrChange>
        </w:rPr>
        <w:pPrChange w:id="593" w:author="Cong" w:date="2020-10-02T17:18:00Z">
          <w:pPr>
            <w:ind w:firstLine="360"/>
          </w:pPr>
        </w:pPrChange>
      </w:pPr>
    </w:p>
    <w:p w14:paraId="19CF8F91" w14:textId="77777777" w:rsidR="00F34521" w:rsidRPr="00637F62" w:rsidRDefault="00F34521" w:rsidP="003A44F0">
      <w:pPr>
        <w:ind w:firstLine="360"/>
        <w:rPr>
          <w:ins w:id="594" w:author="Cong" w:date="2020-10-02T17:30:00Z"/>
          <w:rFonts w:asciiTheme="majorHAnsi" w:hAnsiTheme="majorHAnsi" w:cstheme="majorHAnsi"/>
          <w:b/>
          <w:sz w:val="22"/>
          <w:szCs w:val="22"/>
          <w:rPrChange w:id="595" w:author="Cong" w:date="2020-10-02T19:21:00Z">
            <w:rPr>
              <w:ins w:id="596" w:author="Cong" w:date="2020-10-02T17:30:00Z"/>
              <w:rFonts w:asciiTheme="majorHAnsi" w:hAnsiTheme="majorHAnsi" w:cstheme="majorHAnsi"/>
              <w:b/>
              <w:sz w:val="22"/>
              <w:szCs w:val="22"/>
            </w:rPr>
          </w:rPrChange>
        </w:rPr>
      </w:pPr>
    </w:p>
    <w:p w14:paraId="6E0C30F4" w14:textId="074915A2" w:rsidR="00115C0E" w:rsidRPr="004A52A7" w:rsidRDefault="0080105A" w:rsidP="004A52A7">
      <w:pPr>
        <w:pStyle w:val="Heading2"/>
        <w:rPr>
          <w:b/>
          <w:bCs/>
          <w:rPrChange w:id="597" w:author="Cong" w:date="2020-10-02T19:31:00Z">
            <w:rPr>
              <w:rFonts w:asciiTheme="majorHAnsi" w:hAnsiTheme="majorHAnsi" w:cstheme="majorHAnsi"/>
              <w:b/>
              <w:sz w:val="22"/>
              <w:szCs w:val="22"/>
            </w:rPr>
          </w:rPrChange>
        </w:rPr>
        <w:pPrChange w:id="598" w:author="Cong" w:date="2020-10-02T19:31:00Z">
          <w:pPr>
            <w:ind w:firstLine="360"/>
          </w:pPr>
        </w:pPrChange>
      </w:pPr>
      <w:bookmarkStart w:id="599" w:name="_Toc52564617"/>
      <w:r w:rsidRPr="004A52A7">
        <w:rPr>
          <w:b/>
          <w:bCs/>
          <w:rPrChange w:id="600" w:author="Cong" w:date="2020-10-02T19:31:00Z">
            <w:rPr>
              <w:rFonts w:asciiTheme="majorHAnsi" w:hAnsiTheme="majorHAnsi" w:cstheme="majorHAnsi"/>
              <w:b/>
              <w:sz w:val="22"/>
              <w:szCs w:val="22"/>
            </w:rPr>
          </w:rPrChange>
        </w:rPr>
        <w:t>2</w:t>
      </w:r>
      <w:r w:rsidR="00115C0E" w:rsidRPr="004A52A7">
        <w:rPr>
          <w:b/>
          <w:bCs/>
          <w:rPrChange w:id="601" w:author="Cong" w:date="2020-10-02T19:31:00Z">
            <w:rPr>
              <w:rFonts w:asciiTheme="majorHAnsi" w:hAnsiTheme="majorHAnsi" w:cstheme="majorHAnsi"/>
              <w:b/>
              <w:sz w:val="22"/>
              <w:szCs w:val="22"/>
            </w:rPr>
          </w:rPrChange>
        </w:rPr>
        <w:t xml:space="preserve">. Rand Health Retirement Study Longitudinal </w:t>
      </w:r>
      <w:r w:rsidR="00934A78" w:rsidRPr="004A52A7">
        <w:rPr>
          <w:b/>
          <w:bCs/>
          <w:rPrChange w:id="602" w:author="Cong" w:date="2020-10-02T19:31:00Z">
            <w:rPr>
              <w:rFonts w:asciiTheme="majorHAnsi" w:hAnsiTheme="majorHAnsi" w:cstheme="majorHAnsi"/>
              <w:b/>
              <w:sz w:val="22"/>
              <w:szCs w:val="22"/>
            </w:rPr>
          </w:rPrChange>
        </w:rPr>
        <w:t>(HRS)</w:t>
      </w:r>
      <w:bookmarkEnd w:id="599"/>
    </w:p>
    <w:p w14:paraId="45FF94FE" w14:textId="77777777" w:rsidR="00F34521" w:rsidRPr="00637F62" w:rsidRDefault="00F34521" w:rsidP="005068B2">
      <w:pPr>
        <w:pStyle w:val="PlainText"/>
        <w:ind w:firstLine="360"/>
        <w:rPr>
          <w:ins w:id="603" w:author="Cong" w:date="2020-10-02T17:30:00Z"/>
          <w:rFonts w:asciiTheme="majorHAnsi" w:hAnsiTheme="majorHAnsi" w:cstheme="majorHAnsi"/>
          <w:sz w:val="22"/>
          <w:szCs w:val="22"/>
          <w:u w:val="single"/>
          <w:rPrChange w:id="604" w:author="Cong" w:date="2020-10-02T19:21:00Z">
            <w:rPr>
              <w:ins w:id="605" w:author="Cong" w:date="2020-10-02T17:30:00Z"/>
              <w:rFonts w:asciiTheme="majorHAnsi" w:hAnsiTheme="majorHAnsi" w:cstheme="majorHAnsi"/>
              <w:sz w:val="22"/>
              <w:szCs w:val="22"/>
              <w:u w:val="single"/>
            </w:rPr>
          </w:rPrChange>
        </w:rPr>
      </w:pPr>
    </w:p>
    <w:p w14:paraId="76134E10" w14:textId="28A65A6F" w:rsidR="00115C0E" w:rsidRPr="002C42AB" w:rsidRDefault="00115C0E" w:rsidP="00006262">
      <w:pPr>
        <w:pStyle w:val="PlainText"/>
        <w:numPr>
          <w:ilvl w:val="1"/>
          <w:numId w:val="42"/>
        </w:numPr>
        <w:rPr>
          <w:rFonts w:asciiTheme="majorHAnsi" w:hAnsiTheme="majorHAnsi" w:cstheme="majorHAnsi"/>
          <w:sz w:val="22"/>
          <w:szCs w:val="22"/>
          <w:u w:val="single"/>
          <w:rPrChange w:id="606" w:author="Cong" w:date="2020-10-02T19:25:00Z">
            <w:rPr>
              <w:rFonts w:asciiTheme="majorHAnsi" w:hAnsiTheme="majorHAnsi" w:cstheme="majorHAnsi"/>
              <w:sz w:val="22"/>
              <w:szCs w:val="22"/>
              <w:u w:val="single"/>
            </w:rPr>
          </w:rPrChange>
        </w:rPr>
        <w:pPrChange w:id="607" w:author="Cong" w:date="2020-10-02T19:12:00Z">
          <w:pPr>
            <w:pStyle w:val="PlainText"/>
            <w:ind w:firstLine="360"/>
          </w:pPr>
        </w:pPrChange>
      </w:pPr>
      <w:r w:rsidRPr="002C42AB">
        <w:rPr>
          <w:rFonts w:asciiTheme="majorHAnsi" w:hAnsiTheme="majorHAnsi" w:cstheme="majorHAnsi"/>
          <w:sz w:val="22"/>
          <w:szCs w:val="22"/>
          <w:u w:val="single"/>
          <w:rPrChange w:id="608" w:author="Cong" w:date="2020-10-02T19:25:00Z">
            <w:rPr>
              <w:rFonts w:asciiTheme="majorHAnsi" w:hAnsiTheme="majorHAnsi" w:cstheme="majorHAnsi"/>
              <w:sz w:val="22"/>
              <w:szCs w:val="22"/>
              <w:u w:val="single"/>
            </w:rPr>
          </w:rPrChange>
        </w:rPr>
        <w:t>Dataset Description</w:t>
      </w:r>
      <w:r w:rsidR="00A51936" w:rsidRPr="002C42AB">
        <w:rPr>
          <w:rFonts w:asciiTheme="majorHAnsi" w:hAnsiTheme="majorHAnsi" w:cstheme="majorHAnsi"/>
          <w:sz w:val="22"/>
          <w:szCs w:val="22"/>
          <w:u w:val="single"/>
          <w:rPrChange w:id="609" w:author="Cong" w:date="2020-10-02T19:25:00Z">
            <w:rPr>
              <w:rFonts w:asciiTheme="majorHAnsi" w:hAnsiTheme="majorHAnsi" w:cstheme="majorHAnsi"/>
              <w:sz w:val="22"/>
              <w:szCs w:val="22"/>
              <w:u w:val="single"/>
            </w:rPr>
          </w:rPrChange>
        </w:rPr>
        <w:t xml:space="preserve"> </w:t>
      </w:r>
    </w:p>
    <w:p w14:paraId="71BBCE95" w14:textId="35E89CBE" w:rsidR="00A51936" w:rsidRPr="00637F62" w:rsidRDefault="00A51936" w:rsidP="005068B2">
      <w:pPr>
        <w:pStyle w:val="PlainText"/>
        <w:ind w:firstLine="360"/>
        <w:rPr>
          <w:rFonts w:asciiTheme="majorHAnsi" w:hAnsiTheme="majorHAnsi" w:cstheme="majorHAnsi"/>
          <w:i/>
          <w:iCs/>
          <w:sz w:val="22"/>
          <w:szCs w:val="22"/>
          <w:rPrChange w:id="610" w:author="Cong" w:date="2020-10-02T19:21:00Z">
            <w:rPr>
              <w:rFonts w:asciiTheme="majorHAnsi" w:hAnsiTheme="majorHAnsi" w:cstheme="majorHAnsi"/>
              <w:i/>
              <w:iCs/>
              <w:sz w:val="22"/>
              <w:szCs w:val="22"/>
            </w:rPr>
          </w:rPrChange>
        </w:rPr>
      </w:pPr>
      <w:r w:rsidRPr="00637F62">
        <w:rPr>
          <w:rFonts w:asciiTheme="majorHAnsi" w:hAnsiTheme="majorHAnsi" w:cstheme="majorHAnsi"/>
          <w:i/>
          <w:iCs/>
          <w:sz w:val="22"/>
          <w:szCs w:val="22"/>
          <w:rPrChange w:id="611" w:author="Cong" w:date="2020-10-02T19:21:00Z">
            <w:rPr>
              <w:rFonts w:asciiTheme="majorHAnsi" w:hAnsiTheme="majorHAnsi" w:cstheme="majorHAnsi"/>
              <w:i/>
              <w:iCs/>
              <w:sz w:val="22"/>
              <w:szCs w:val="22"/>
            </w:rPr>
          </w:rPrChange>
        </w:rPr>
        <w:t xml:space="preserve">(From HRS </w:t>
      </w:r>
      <w:r w:rsidR="00AB10E3" w:rsidRPr="00637F62">
        <w:rPr>
          <w:rFonts w:asciiTheme="majorHAnsi" w:hAnsiTheme="majorHAnsi" w:cstheme="majorHAnsi"/>
          <w:i/>
          <w:iCs/>
          <w:sz w:val="22"/>
          <w:szCs w:val="22"/>
          <w:rPrChange w:id="612" w:author="Cong" w:date="2020-10-02T19:21:00Z">
            <w:rPr>
              <w:rFonts w:asciiTheme="majorHAnsi" w:hAnsiTheme="majorHAnsi" w:cstheme="majorHAnsi"/>
              <w:i/>
              <w:iCs/>
              <w:sz w:val="22"/>
              <w:szCs w:val="22"/>
            </w:rPr>
          </w:rPrChange>
        </w:rPr>
        <w:t>documentation</w:t>
      </w:r>
      <w:r w:rsidRPr="00637F62">
        <w:rPr>
          <w:rFonts w:asciiTheme="majorHAnsi" w:hAnsiTheme="majorHAnsi" w:cstheme="majorHAnsi"/>
          <w:i/>
          <w:iCs/>
          <w:sz w:val="22"/>
          <w:szCs w:val="22"/>
          <w:rPrChange w:id="613" w:author="Cong" w:date="2020-10-02T19:21:00Z">
            <w:rPr>
              <w:rFonts w:asciiTheme="majorHAnsi" w:hAnsiTheme="majorHAnsi" w:cstheme="majorHAnsi"/>
              <w:i/>
              <w:iCs/>
              <w:sz w:val="22"/>
              <w:szCs w:val="22"/>
            </w:rPr>
          </w:rPrChange>
        </w:rPr>
        <w:t>)</w:t>
      </w:r>
    </w:p>
    <w:p w14:paraId="5DA6BCD6" w14:textId="594C97FB" w:rsidR="00115C0E" w:rsidRPr="00637F62" w:rsidRDefault="00A51936" w:rsidP="005068B2">
      <w:pPr>
        <w:pStyle w:val="PlainText"/>
        <w:ind w:firstLine="360"/>
        <w:rPr>
          <w:rFonts w:asciiTheme="majorHAnsi" w:hAnsiTheme="majorHAnsi" w:cstheme="majorHAnsi"/>
          <w:sz w:val="22"/>
          <w:szCs w:val="22"/>
          <w:rPrChange w:id="614" w:author="Cong" w:date="2020-10-02T19:21:00Z">
            <w:rPr>
              <w:rFonts w:asciiTheme="majorHAnsi" w:hAnsiTheme="majorHAnsi" w:cstheme="majorHAnsi"/>
              <w:sz w:val="22"/>
              <w:szCs w:val="22"/>
            </w:rPr>
          </w:rPrChange>
        </w:rPr>
      </w:pPr>
      <w:r w:rsidRPr="00637F62">
        <w:rPr>
          <w:rFonts w:asciiTheme="majorHAnsi" w:hAnsiTheme="majorHAnsi" w:cstheme="majorHAnsi"/>
          <w:sz w:val="22"/>
          <w:szCs w:val="22"/>
          <w:rPrChange w:id="615" w:author="Cong" w:date="2020-10-02T19:21:00Z">
            <w:rPr>
              <w:rFonts w:asciiTheme="majorHAnsi" w:hAnsiTheme="majorHAnsi" w:cstheme="majorHAnsi"/>
              <w:sz w:val="22"/>
              <w:szCs w:val="22"/>
            </w:rPr>
          </w:rPrChange>
        </w:rPr>
        <w:t>“</w:t>
      </w:r>
      <w:r w:rsidR="00115C0E" w:rsidRPr="00637F62">
        <w:rPr>
          <w:rFonts w:asciiTheme="majorHAnsi" w:hAnsiTheme="majorHAnsi" w:cstheme="majorHAnsi"/>
          <w:sz w:val="22"/>
          <w:szCs w:val="22"/>
          <w:rPrChange w:id="616" w:author="Cong" w:date="2020-10-02T19:21:00Z">
            <w:rPr>
              <w:rFonts w:asciiTheme="majorHAnsi" w:hAnsiTheme="majorHAnsi" w:cstheme="majorHAnsi"/>
              <w:sz w:val="22"/>
              <w:szCs w:val="22"/>
            </w:rPr>
          </w:rPrChange>
        </w:rPr>
        <w:t>The RAND HRS Longitudinal File is a cleaned, easy-to-use, and streamlined version of the Health and Retirement Study (HRS) core interviews, with derived variables covering a very large range of measures (demographics, health, health insurance, out-of-pocket medical expenditures, income, Social Security, pensions, wealth, family structure, retirement plans, expectations, employment history, etc.). Variables are named and derived consistently across waves, and any cross-wave differences are documented</w:t>
      </w:r>
      <w:r w:rsidRPr="00637F62">
        <w:rPr>
          <w:rFonts w:asciiTheme="majorHAnsi" w:hAnsiTheme="majorHAnsi" w:cstheme="majorHAnsi"/>
          <w:sz w:val="22"/>
          <w:szCs w:val="22"/>
          <w:rPrChange w:id="617" w:author="Cong" w:date="2020-10-02T19:21:00Z">
            <w:rPr>
              <w:rFonts w:asciiTheme="majorHAnsi" w:hAnsiTheme="majorHAnsi" w:cstheme="majorHAnsi"/>
              <w:sz w:val="22"/>
              <w:szCs w:val="22"/>
            </w:rPr>
          </w:rPrChange>
        </w:rPr>
        <w:t>”</w:t>
      </w:r>
    </w:p>
    <w:p w14:paraId="0E956C8E" w14:textId="5AFD5B7C" w:rsidR="00115C0E" w:rsidRPr="00637F62" w:rsidRDefault="00A51936" w:rsidP="00A51936">
      <w:pPr>
        <w:pStyle w:val="PlainText"/>
        <w:ind w:firstLine="360"/>
        <w:rPr>
          <w:rFonts w:asciiTheme="majorHAnsi" w:hAnsiTheme="majorHAnsi" w:cstheme="majorHAnsi"/>
          <w:sz w:val="22"/>
          <w:szCs w:val="22"/>
          <w:rPrChange w:id="618" w:author="Cong" w:date="2020-10-02T19:21:00Z">
            <w:rPr>
              <w:rFonts w:asciiTheme="majorHAnsi" w:hAnsiTheme="majorHAnsi" w:cstheme="majorHAnsi"/>
              <w:sz w:val="22"/>
              <w:szCs w:val="22"/>
            </w:rPr>
          </w:rPrChange>
        </w:rPr>
      </w:pPr>
      <w:r w:rsidRPr="00637F62">
        <w:rPr>
          <w:rFonts w:asciiTheme="majorHAnsi" w:hAnsiTheme="majorHAnsi" w:cstheme="majorHAnsi"/>
          <w:sz w:val="22"/>
          <w:szCs w:val="22"/>
          <w:rPrChange w:id="619" w:author="Cong" w:date="2020-10-02T19:21:00Z">
            <w:rPr>
              <w:rFonts w:asciiTheme="majorHAnsi" w:hAnsiTheme="majorHAnsi" w:cstheme="majorHAnsi"/>
              <w:sz w:val="22"/>
              <w:szCs w:val="22"/>
            </w:rPr>
          </w:rPrChange>
        </w:rPr>
        <w:lastRenderedPageBreak/>
        <w:t>“</w:t>
      </w:r>
      <w:r w:rsidR="00115C0E" w:rsidRPr="00637F62">
        <w:rPr>
          <w:rFonts w:asciiTheme="majorHAnsi" w:hAnsiTheme="majorHAnsi" w:cstheme="majorHAnsi"/>
          <w:sz w:val="22"/>
          <w:szCs w:val="22"/>
          <w:rPrChange w:id="620" w:author="Cong" w:date="2020-10-02T19:21:00Z">
            <w:rPr>
              <w:rFonts w:asciiTheme="majorHAnsi" w:hAnsiTheme="majorHAnsi" w:cstheme="majorHAnsi"/>
              <w:sz w:val="22"/>
              <w:szCs w:val="22"/>
            </w:rPr>
          </w:rPrChange>
        </w:rPr>
        <w:t>The file includes imputations for income, assets, and medical expenditures developed at RAND. Every individual interviewed by HRS has a record in this file. As such, the RAND HRS Longitudinal File meets essential needs of most if not all research projects. However, we note that only a large subset of the core interview information is included. The file can easily be merged with other RAND HRS data products, as well as those released separately by HRS</w:t>
      </w:r>
      <w:r w:rsidRPr="00637F62">
        <w:rPr>
          <w:rFonts w:asciiTheme="majorHAnsi" w:hAnsiTheme="majorHAnsi" w:cstheme="majorHAnsi"/>
          <w:sz w:val="22"/>
          <w:szCs w:val="22"/>
          <w:rPrChange w:id="621" w:author="Cong" w:date="2020-10-02T19:21:00Z">
            <w:rPr>
              <w:rFonts w:asciiTheme="majorHAnsi" w:hAnsiTheme="majorHAnsi" w:cstheme="majorHAnsi"/>
              <w:sz w:val="22"/>
              <w:szCs w:val="22"/>
            </w:rPr>
          </w:rPrChange>
        </w:rPr>
        <w:t>”</w:t>
      </w:r>
    </w:p>
    <w:p w14:paraId="5D1B4B6D" w14:textId="254831E1" w:rsidR="00115C0E" w:rsidRPr="00637F62" w:rsidRDefault="00A51936" w:rsidP="00A51936">
      <w:pPr>
        <w:pStyle w:val="PlainText"/>
        <w:ind w:firstLine="360"/>
        <w:rPr>
          <w:rFonts w:asciiTheme="majorHAnsi" w:hAnsiTheme="majorHAnsi" w:cstheme="majorHAnsi"/>
          <w:sz w:val="22"/>
          <w:szCs w:val="22"/>
          <w:rPrChange w:id="622" w:author="Cong" w:date="2020-10-02T19:21:00Z">
            <w:rPr>
              <w:rFonts w:asciiTheme="majorHAnsi" w:hAnsiTheme="majorHAnsi" w:cstheme="majorHAnsi"/>
              <w:sz w:val="22"/>
              <w:szCs w:val="22"/>
            </w:rPr>
          </w:rPrChange>
        </w:rPr>
      </w:pPr>
      <w:r w:rsidRPr="00637F62">
        <w:rPr>
          <w:rFonts w:asciiTheme="majorHAnsi" w:hAnsiTheme="majorHAnsi" w:cstheme="majorHAnsi"/>
          <w:sz w:val="22"/>
          <w:szCs w:val="22"/>
          <w:rPrChange w:id="623" w:author="Cong" w:date="2020-10-02T19:21:00Z">
            <w:rPr>
              <w:rFonts w:asciiTheme="majorHAnsi" w:hAnsiTheme="majorHAnsi" w:cstheme="majorHAnsi"/>
              <w:sz w:val="22"/>
              <w:szCs w:val="22"/>
            </w:rPr>
          </w:rPrChange>
        </w:rPr>
        <w:t>“</w:t>
      </w:r>
      <w:r w:rsidR="00115C0E" w:rsidRPr="00637F62">
        <w:rPr>
          <w:rFonts w:asciiTheme="majorHAnsi" w:hAnsiTheme="majorHAnsi" w:cstheme="majorHAnsi"/>
          <w:sz w:val="22"/>
          <w:szCs w:val="22"/>
          <w:rPrChange w:id="624" w:author="Cong" w:date="2020-10-02T19:21:00Z">
            <w:rPr>
              <w:rFonts w:asciiTheme="majorHAnsi" w:hAnsiTheme="majorHAnsi" w:cstheme="majorHAnsi"/>
              <w:sz w:val="22"/>
              <w:szCs w:val="22"/>
            </w:rPr>
          </w:rPrChange>
        </w:rPr>
        <w:t>The RAND HRS Longitudinal File 2016 (V1) includes 13 waves (1992-2016; and 1993 and 1995 of AHEAD) and all five entry cohorts: the initial 1992 Health and Retirement Study (HRS) cohort; the 1993 Study of Assets and Health Dynamics (AHEAD) cohort; the Children of Depression and War Baby cohorts entering in 1998; the Early Baby Boomer cohort entering in 2004; and the Mid Baby Boomer cohort entering in 2010)</w:t>
      </w:r>
      <w:r w:rsidRPr="00637F62">
        <w:rPr>
          <w:rFonts w:asciiTheme="majorHAnsi" w:hAnsiTheme="majorHAnsi" w:cstheme="majorHAnsi"/>
          <w:sz w:val="22"/>
          <w:szCs w:val="22"/>
          <w:rPrChange w:id="625" w:author="Cong" w:date="2020-10-02T19:21:00Z">
            <w:rPr>
              <w:rFonts w:asciiTheme="majorHAnsi" w:hAnsiTheme="majorHAnsi" w:cstheme="majorHAnsi"/>
              <w:sz w:val="22"/>
              <w:szCs w:val="22"/>
            </w:rPr>
          </w:rPrChange>
        </w:rPr>
        <w:t>”</w:t>
      </w:r>
      <w:r w:rsidR="00115C0E" w:rsidRPr="00637F62">
        <w:rPr>
          <w:rFonts w:asciiTheme="majorHAnsi" w:hAnsiTheme="majorHAnsi" w:cstheme="majorHAnsi"/>
          <w:sz w:val="22"/>
          <w:szCs w:val="22"/>
          <w:rPrChange w:id="626" w:author="Cong" w:date="2020-10-02T19:21:00Z">
            <w:rPr>
              <w:rFonts w:asciiTheme="majorHAnsi" w:hAnsiTheme="majorHAnsi" w:cstheme="majorHAnsi"/>
              <w:sz w:val="22"/>
              <w:szCs w:val="22"/>
            </w:rPr>
          </w:rPrChange>
        </w:rPr>
        <w:t>.</w:t>
      </w:r>
    </w:p>
    <w:p w14:paraId="1E2CD559" w14:textId="77777777" w:rsidR="00F34521" w:rsidRPr="00637F62" w:rsidRDefault="00F34521" w:rsidP="00A51936">
      <w:pPr>
        <w:pStyle w:val="PlainText"/>
        <w:ind w:firstLine="360"/>
        <w:rPr>
          <w:ins w:id="627" w:author="Cong" w:date="2020-10-02T17:30:00Z"/>
          <w:rFonts w:asciiTheme="majorHAnsi" w:hAnsiTheme="majorHAnsi" w:cstheme="majorHAnsi"/>
          <w:sz w:val="22"/>
          <w:szCs w:val="22"/>
          <w:u w:val="single"/>
          <w:rPrChange w:id="628" w:author="Cong" w:date="2020-10-02T19:21:00Z">
            <w:rPr>
              <w:ins w:id="629" w:author="Cong" w:date="2020-10-02T17:30:00Z"/>
              <w:rFonts w:asciiTheme="majorHAnsi" w:hAnsiTheme="majorHAnsi" w:cstheme="majorHAnsi"/>
              <w:sz w:val="22"/>
              <w:szCs w:val="22"/>
              <w:u w:val="single"/>
            </w:rPr>
          </w:rPrChange>
        </w:rPr>
      </w:pPr>
    </w:p>
    <w:p w14:paraId="5DAE42B4" w14:textId="5CEE6315" w:rsidR="00077548" w:rsidRPr="00637F62" w:rsidRDefault="00077548" w:rsidP="00006262">
      <w:pPr>
        <w:pStyle w:val="PlainText"/>
        <w:numPr>
          <w:ilvl w:val="1"/>
          <w:numId w:val="42"/>
        </w:numPr>
        <w:rPr>
          <w:ins w:id="630" w:author="Cong" w:date="2020-10-02T19:13:00Z"/>
          <w:rFonts w:asciiTheme="majorHAnsi" w:hAnsiTheme="majorHAnsi" w:cstheme="majorHAnsi"/>
          <w:sz w:val="22"/>
          <w:szCs w:val="22"/>
          <w:rPrChange w:id="631" w:author="Cong" w:date="2020-10-02T19:21:00Z">
            <w:rPr>
              <w:ins w:id="632" w:author="Cong" w:date="2020-10-02T19:13:00Z"/>
              <w:rFonts w:asciiTheme="majorHAnsi" w:hAnsiTheme="majorHAnsi" w:cstheme="majorHAnsi"/>
              <w:sz w:val="22"/>
              <w:szCs w:val="22"/>
            </w:rPr>
          </w:rPrChange>
        </w:rPr>
      </w:pPr>
      <w:r w:rsidRPr="002C42AB">
        <w:rPr>
          <w:rFonts w:asciiTheme="majorHAnsi" w:hAnsiTheme="majorHAnsi" w:cstheme="majorHAnsi"/>
          <w:sz w:val="22"/>
          <w:szCs w:val="22"/>
          <w:u w:val="single"/>
          <w:rPrChange w:id="633" w:author="Cong" w:date="2020-10-02T19:25:00Z">
            <w:rPr>
              <w:rFonts w:asciiTheme="majorHAnsi" w:hAnsiTheme="majorHAnsi" w:cstheme="majorHAnsi"/>
              <w:sz w:val="22"/>
              <w:szCs w:val="22"/>
              <w:u w:val="single"/>
            </w:rPr>
          </w:rPrChange>
        </w:rPr>
        <w:t>Years available</w:t>
      </w:r>
      <w:ins w:id="634" w:author="Cong" w:date="2020-10-02T19:25:00Z">
        <w:r w:rsidR="002C42AB">
          <w:rPr>
            <w:rFonts w:asciiTheme="majorHAnsi" w:hAnsiTheme="majorHAnsi" w:cstheme="majorHAnsi"/>
            <w:sz w:val="22"/>
            <w:szCs w:val="22"/>
          </w:rPr>
          <w:t>:</w:t>
        </w:r>
      </w:ins>
      <w:r w:rsidRPr="00637F62">
        <w:rPr>
          <w:rFonts w:asciiTheme="majorHAnsi" w:hAnsiTheme="majorHAnsi" w:cstheme="majorHAnsi"/>
          <w:sz w:val="22"/>
          <w:szCs w:val="22"/>
          <w:rPrChange w:id="635" w:author="Cong" w:date="2020-10-02T19:21:00Z">
            <w:rPr>
              <w:rFonts w:asciiTheme="majorHAnsi" w:hAnsiTheme="majorHAnsi" w:cstheme="majorHAnsi"/>
              <w:sz w:val="22"/>
              <w:szCs w:val="22"/>
            </w:rPr>
          </w:rPrChange>
        </w:rPr>
        <w:t xml:space="preserve"> 1992-2016</w:t>
      </w:r>
    </w:p>
    <w:p w14:paraId="00DC1BC0" w14:textId="77777777" w:rsidR="00006262" w:rsidRPr="00637F62" w:rsidRDefault="00006262" w:rsidP="00006262">
      <w:pPr>
        <w:pStyle w:val="PlainText"/>
        <w:ind w:left="720"/>
        <w:rPr>
          <w:ins w:id="636" w:author="Cong" w:date="2020-10-02T19:13:00Z"/>
          <w:rFonts w:asciiTheme="majorHAnsi" w:hAnsiTheme="majorHAnsi" w:cstheme="majorHAnsi"/>
          <w:sz w:val="22"/>
          <w:szCs w:val="22"/>
          <w:rPrChange w:id="637" w:author="Cong" w:date="2020-10-02T19:21:00Z">
            <w:rPr>
              <w:ins w:id="638" w:author="Cong" w:date="2020-10-02T19:13:00Z"/>
              <w:rFonts w:asciiTheme="majorHAnsi" w:hAnsiTheme="majorHAnsi" w:cstheme="majorHAnsi"/>
              <w:sz w:val="22"/>
              <w:szCs w:val="22"/>
            </w:rPr>
          </w:rPrChange>
        </w:rPr>
        <w:pPrChange w:id="639" w:author="Cong" w:date="2020-10-02T19:13:00Z">
          <w:pPr>
            <w:pStyle w:val="PlainText"/>
            <w:numPr>
              <w:ilvl w:val="1"/>
              <w:numId w:val="42"/>
            </w:numPr>
            <w:ind w:left="720" w:hanging="360"/>
          </w:pPr>
        </w:pPrChange>
      </w:pPr>
    </w:p>
    <w:p w14:paraId="24C31C7D" w14:textId="7419A44C" w:rsidR="00006262" w:rsidRPr="002C42AB" w:rsidRDefault="00006262" w:rsidP="00006262">
      <w:pPr>
        <w:pStyle w:val="PlainText"/>
        <w:numPr>
          <w:ilvl w:val="1"/>
          <w:numId w:val="42"/>
        </w:numPr>
        <w:rPr>
          <w:rFonts w:asciiTheme="majorHAnsi" w:hAnsiTheme="majorHAnsi" w:cstheme="majorHAnsi"/>
          <w:sz w:val="22"/>
          <w:szCs w:val="22"/>
          <w:u w:val="single"/>
          <w:rPrChange w:id="640" w:author="Cong" w:date="2020-10-02T19:25:00Z">
            <w:rPr>
              <w:rFonts w:asciiTheme="majorHAnsi" w:hAnsiTheme="majorHAnsi" w:cstheme="majorHAnsi"/>
              <w:sz w:val="22"/>
              <w:szCs w:val="22"/>
            </w:rPr>
          </w:rPrChange>
        </w:rPr>
        <w:pPrChange w:id="641" w:author="Cong" w:date="2020-10-02T19:12:00Z">
          <w:pPr>
            <w:pStyle w:val="PlainText"/>
            <w:ind w:firstLine="360"/>
          </w:pPr>
        </w:pPrChange>
      </w:pPr>
      <w:ins w:id="642" w:author="Cong" w:date="2020-10-02T19:13:00Z">
        <w:r w:rsidRPr="002C42AB">
          <w:rPr>
            <w:rFonts w:asciiTheme="majorHAnsi" w:hAnsiTheme="majorHAnsi" w:cstheme="majorHAnsi"/>
            <w:sz w:val="22"/>
            <w:szCs w:val="22"/>
            <w:u w:val="single"/>
            <w:rPrChange w:id="643" w:author="Cong" w:date="2020-10-02T19:25:00Z">
              <w:rPr>
                <w:rFonts w:asciiTheme="majorHAnsi" w:hAnsiTheme="majorHAnsi" w:cstheme="majorHAnsi"/>
                <w:sz w:val="22"/>
                <w:szCs w:val="22"/>
              </w:rPr>
            </w:rPrChange>
          </w:rPr>
          <w:t>Download Instruction</w:t>
        </w:r>
      </w:ins>
    </w:p>
    <w:p w14:paraId="063D5AF2" w14:textId="77777777" w:rsidR="00F34521" w:rsidRPr="00637F62" w:rsidRDefault="00F34521" w:rsidP="00077548">
      <w:pPr>
        <w:ind w:firstLine="360"/>
        <w:rPr>
          <w:ins w:id="644" w:author="Cong" w:date="2020-10-02T17:30:00Z"/>
          <w:rFonts w:asciiTheme="majorHAnsi" w:hAnsiTheme="majorHAnsi" w:cstheme="majorHAnsi"/>
          <w:iCs/>
          <w:sz w:val="22"/>
          <w:szCs w:val="22"/>
          <w:u w:val="single"/>
          <w:rPrChange w:id="645" w:author="Cong" w:date="2020-10-02T19:21:00Z">
            <w:rPr>
              <w:ins w:id="646" w:author="Cong" w:date="2020-10-02T17:30:00Z"/>
              <w:rFonts w:asciiTheme="majorHAnsi" w:hAnsiTheme="majorHAnsi" w:cstheme="majorHAnsi"/>
              <w:iCs/>
              <w:sz w:val="22"/>
              <w:szCs w:val="22"/>
              <w:u w:val="single"/>
            </w:rPr>
          </w:rPrChange>
        </w:rPr>
      </w:pPr>
    </w:p>
    <w:p w14:paraId="7B29836A" w14:textId="76664D60" w:rsidR="00115C0E" w:rsidRPr="00637F62" w:rsidDel="00006262" w:rsidRDefault="00077548" w:rsidP="00077548">
      <w:pPr>
        <w:ind w:firstLine="360"/>
        <w:rPr>
          <w:del w:id="647" w:author="Cong" w:date="2020-10-02T19:13:00Z"/>
          <w:rFonts w:asciiTheme="majorHAnsi" w:hAnsiTheme="majorHAnsi" w:cstheme="majorHAnsi"/>
          <w:iCs/>
          <w:sz w:val="22"/>
          <w:szCs w:val="22"/>
          <w:u w:val="single"/>
          <w:rPrChange w:id="648" w:author="Cong" w:date="2020-10-02T19:21:00Z">
            <w:rPr>
              <w:del w:id="649" w:author="Cong" w:date="2020-10-02T19:13:00Z"/>
              <w:rFonts w:asciiTheme="majorHAnsi" w:hAnsiTheme="majorHAnsi" w:cstheme="majorHAnsi"/>
              <w:iCs/>
              <w:sz w:val="22"/>
              <w:szCs w:val="22"/>
              <w:u w:val="single"/>
            </w:rPr>
          </w:rPrChange>
        </w:rPr>
      </w:pPr>
      <w:del w:id="650" w:author="Cong" w:date="2020-10-02T19:13:00Z">
        <w:r w:rsidRPr="00637F62" w:rsidDel="00006262">
          <w:rPr>
            <w:rFonts w:asciiTheme="majorHAnsi" w:hAnsiTheme="majorHAnsi" w:cstheme="majorHAnsi"/>
            <w:iCs/>
            <w:sz w:val="22"/>
            <w:szCs w:val="22"/>
            <w:u w:val="single"/>
            <w:rPrChange w:id="651" w:author="Cong" w:date="2020-10-02T19:21:00Z">
              <w:rPr>
                <w:rFonts w:asciiTheme="majorHAnsi" w:hAnsiTheme="majorHAnsi" w:cstheme="majorHAnsi"/>
                <w:iCs/>
                <w:sz w:val="22"/>
                <w:szCs w:val="22"/>
                <w:u w:val="single"/>
              </w:rPr>
            </w:rPrChange>
          </w:rPr>
          <w:delText xml:space="preserve">Download instructions </w:delText>
        </w:r>
      </w:del>
    </w:p>
    <w:p w14:paraId="02A36C27" w14:textId="5B0F734A" w:rsidR="00115C0E" w:rsidRPr="00637F62" w:rsidRDefault="00115C0E" w:rsidP="00A51936">
      <w:pPr>
        <w:pStyle w:val="PlainText"/>
        <w:numPr>
          <w:ilvl w:val="0"/>
          <w:numId w:val="28"/>
        </w:numPr>
        <w:rPr>
          <w:rFonts w:asciiTheme="majorHAnsi" w:hAnsiTheme="majorHAnsi" w:cstheme="majorHAnsi"/>
          <w:sz w:val="22"/>
          <w:szCs w:val="22"/>
          <w:rPrChange w:id="652" w:author="Cong" w:date="2020-10-02T19:21:00Z">
            <w:rPr>
              <w:rFonts w:asciiTheme="majorHAnsi" w:hAnsiTheme="majorHAnsi" w:cstheme="majorHAnsi"/>
              <w:sz w:val="22"/>
              <w:szCs w:val="22"/>
            </w:rPr>
          </w:rPrChange>
        </w:rPr>
      </w:pPr>
      <w:r w:rsidRPr="00637F62">
        <w:rPr>
          <w:rFonts w:asciiTheme="majorHAnsi" w:hAnsiTheme="majorHAnsi" w:cstheme="majorHAnsi"/>
          <w:sz w:val="22"/>
          <w:szCs w:val="22"/>
          <w:rPrChange w:id="653" w:author="Cong" w:date="2020-10-02T19:21:00Z">
            <w:rPr>
              <w:rFonts w:asciiTheme="majorHAnsi" w:hAnsiTheme="majorHAnsi" w:cstheme="majorHAnsi"/>
              <w:sz w:val="22"/>
              <w:szCs w:val="22"/>
            </w:rPr>
          </w:rPrChange>
        </w:rPr>
        <w:t xml:space="preserve">Go to </w:t>
      </w:r>
      <w:r w:rsidR="00FE6766" w:rsidRPr="00637F62">
        <w:rPr>
          <w:rFonts w:asciiTheme="majorHAnsi" w:hAnsiTheme="majorHAnsi" w:cstheme="majorHAnsi"/>
          <w:sz w:val="22"/>
          <w:szCs w:val="22"/>
          <w:rPrChange w:id="654" w:author="Cong" w:date="2020-10-02T19:21:00Z">
            <w:rPr>
              <w:rFonts w:asciiTheme="majorHAnsi" w:hAnsiTheme="majorHAnsi" w:cstheme="majorHAnsi"/>
              <w:sz w:val="22"/>
              <w:szCs w:val="22"/>
            </w:rPr>
          </w:rPrChange>
        </w:rPr>
        <w:fldChar w:fldCharType="begin"/>
      </w:r>
      <w:r w:rsidR="00FE6766" w:rsidRPr="00637F62">
        <w:rPr>
          <w:rFonts w:asciiTheme="majorHAnsi" w:hAnsiTheme="majorHAnsi" w:cstheme="majorHAnsi"/>
          <w:sz w:val="22"/>
          <w:szCs w:val="22"/>
          <w:rPrChange w:id="655" w:author="Cong" w:date="2020-10-02T19:21:00Z">
            <w:rPr>
              <w:rFonts w:asciiTheme="majorHAnsi" w:hAnsiTheme="majorHAnsi" w:cstheme="majorHAnsi"/>
              <w:sz w:val="22"/>
              <w:szCs w:val="22"/>
            </w:rPr>
          </w:rPrChange>
        </w:rPr>
        <w:instrText xml:space="preserve"> HYPERLINK "https://hrs.isr.umich.edu/data-products" </w:instrText>
      </w:r>
      <w:r w:rsidR="00FE6766" w:rsidRPr="00637F62">
        <w:rPr>
          <w:rFonts w:asciiTheme="majorHAnsi" w:hAnsiTheme="majorHAnsi" w:cstheme="majorHAnsi"/>
          <w:sz w:val="22"/>
          <w:szCs w:val="22"/>
          <w:rPrChange w:id="656" w:author="Cong" w:date="2020-10-02T19:21:00Z">
            <w:rPr>
              <w:rFonts w:asciiTheme="majorHAnsi" w:hAnsiTheme="majorHAnsi" w:cstheme="majorHAnsi"/>
              <w:sz w:val="22"/>
              <w:szCs w:val="22"/>
            </w:rPr>
          </w:rPrChange>
        </w:rPr>
        <w:fldChar w:fldCharType="separate"/>
      </w:r>
      <w:r w:rsidRPr="00637F62">
        <w:rPr>
          <w:rStyle w:val="Hyperlink"/>
          <w:rFonts w:asciiTheme="majorHAnsi" w:hAnsiTheme="majorHAnsi" w:cstheme="majorHAnsi"/>
          <w:sz w:val="22"/>
          <w:szCs w:val="22"/>
          <w:rPrChange w:id="657" w:author="Cong" w:date="2020-10-02T19:21:00Z">
            <w:rPr>
              <w:rStyle w:val="Hyperlink"/>
              <w:rFonts w:asciiTheme="majorHAnsi" w:hAnsiTheme="majorHAnsi" w:cstheme="majorHAnsi"/>
              <w:sz w:val="22"/>
              <w:szCs w:val="22"/>
            </w:rPr>
          </w:rPrChange>
        </w:rPr>
        <w:t>https://hrs.isr.umich.edu/data-products</w:t>
      </w:r>
      <w:r w:rsidR="00FE6766" w:rsidRPr="00637F62">
        <w:rPr>
          <w:rStyle w:val="Hyperlink"/>
          <w:rFonts w:asciiTheme="majorHAnsi" w:hAnsiTheme="majorHAnsi" w:cstheme="majorHAnsi"/>
          <w:sz w:val="22"/>
          <w:szCs w:val="22"/>
          <w:rPrChange w:id="658" w:author="Cong" w:date="2020-10-02T19:21:00Z">
            <w:rPr>
              <w:rStyle w:val="Hyperlink"/>
              <w:rFonts w:asciiTheme="majorHAnsi" w:hAnsiTheme="majorHAnsi" w:cstheme="majorHAnsi"/>
              <w:sz w:val="22"/>
              <w:szCs w:val="22"/>
            </w:rPr>
          </w:rPrChange>
        </w:rPr>
        <w:fldChar w:fldCharType="end"/>
      </w:r>
      <w:r w:rsidRPr="00637F62">
        <w:rPr>
          <w:rFonts w:asciiTheme="majorHAnsi" w:hAnsiTheme="majorHAnsi" w:cstheme="majorHAnsi"/>
          <w:sz w:val="22"/>
          <w:szCs w:val="22"/>
          <w:rPrChange w:id="659" w:author="Cong" w:date="2020-10-02T19:21:00Z">
            <w:rPr>
              <w:rFonts w:asciiTheme="majorHAnsi" w:hAnsiTheme="majorHAnsi" w:cstheme="majorHAnsi"/>
              <w:sz w:val="22"/>
              <w:szCs w:val="22"/>
            </w:rPr>
          </w:rPrChange>
        </w:rPr>
        <w:t xml:space="preserve"> and scroll down to the bottom left, then click the link to Register and Access Public Data; either log in if an existing user or register if a new user</w:t>
      </w:r>
    </w:p>
    <w:p w14:paraId="5278C459" w14:textId="2120E3C6" w:rsidR="00115C0E" w:rsidRPr="00637F62" w:rsidRDefault="00115C0E" w:rsidP="00A51936">
      <w:pPr>
        <w:pStyle w:val="PlainText"/>
        <w:numPr>
          <w:ilvl w:val="0"/>
          <w:numId w:val="28"/>
        </w:numPr>
        <w:rPr>
          <w:rFonts w:asciiTheme="majorHAnsi" w:hAnsiTheme="majorHAnsi" w:cstheme="majorHAnsi"/>
          <w:sz w:val="22"/>
          <w:szCs w:val="22"/>
          <w:rPrChange w:id="660" w:author="Cong" w:date="2020-10-02T19:21:00Z">
            <w:rPr>
              <w:rFonts w:asciiTheme="majorHAnsi" w:hAnsiTheme="majorHAnsi" w:cstheme="majorHAnsi"/>
              <w:sz w:val="22"/>
              <w:szCs w:val="22"/>
            </w:rPr>
          </w:rPrChange>
        </w:rPr>
      </w:pPr>
      <w:r w:rsidRPr="00637F62">
        <w:rPr>
          <w:rFonts w:asciiTheme="majorHAnsi" w:hAnsiTheme="majorHAnsi" w:cstheme="majorHAnsi"/>
          <w:sz w:val="22"/>
          <w:szCs w:val="22"/>
          <w:rPrChange w:id="661" w:author="Cong" w:date="2020-10-02T19:21:00Z">
            <w:rPr>
              <w:rFonts w:asciiTheme="majorHAnsi" w:hAnsiTheme="majorHAnsi" w:cstheme="majorHAnsi"/>
              <w:sz w:val="22"/>
              <w:szCs w:val="22"/>
            </w:rPr>
          </w:rPrChange>
        </w:rPr>
        <w:t>Once logged in, go to the data downloads page which is linked to on the log in page</w:t>
      </w:r>
    </w:p>
    <w:p w14:paraId="7E115C4D" w14:textId="05CEF1FC" w:rsidR="00115C0E" w:rsidRPr="00637F62" w:rsidRDefault="00115C0E" w:rsidP="00A51936">
      <w:pPr>
        <w:pStyle w:val="PlainText"/>
        <w:numPr>
          <w:ilvl w:val="0"/>
          <w:numId w:val="28"/>
        </w:numPr>
        <w:rPr>
          <w:rFonts w:asciiTheme="majorHAnsi" w:hAnsiTheme="majorHAnsi" w:cstheme="majorHAnsi"/>
          <w:sz w:val="22"/>
          <w:szCs w:val="22"/>
          <w:rPrChange w:id="662" w:author="Cong" w:date="2020-10-02T19:21:00Z">
            <w:rPr>
              <w:rFonts w:asciiTheme="majorHAnsi" w:hAnsiTheme="majorHAnsi" w:cstheme="majorHAnsi"/>
              <w:sz w:val="22"/>
              <w:szCs w:val="22"/>
            </w:rPr>
          </w:rPrChange>
        </w:rPr>
      </w:pPr>
      <w:r w:rsidRPr="00637F62">
        <w:rPr>
          <w:rFonts w:asciiTheme="majorHAnsi" w:hAnsiTheme="majorHAnsi" w:cstheme="majorHAnsi"/>
          <w:sz w:val="22"/>
          <w:szCs w:val="22"/>
          <w:rPrChange w:id="663" w:author="Cong" w:date="2020-10-02T19:21:00Z">
            <w:rPr>
              <w:rFonts w:asciiTheme="majorHAnsi" w:hAnsiTheme="majorHAnsi" w:cstheme="majorHAnsi"/>
              <w:sz w:val="22"/>
              <w:szCs w:val="22"/>
            </w:rPr>
          </w:rPrChange>
        </w:rPr>
        <w:t>Click “RAND HRS Longitudinal File 2016 (v.1)” under the heading “Rand Contributed Files” on the right side of the page</w:t>
      </w:r>
    </w:p>
    <w:p w14:paraId="7B0F023C" w14:textId="6F25F5DC" w:rsidR="00115C0E" w:rsidRPr="00637F62" w:rsidRDefault="00115C0E" w:rsidP="00A51936">
      <w:pPr>
        <w:pStyle w:val="PlainText"/>
        <w:numPr>
          <w:ilvl w:val="0"/>
          <w:numId w:val="28"/>
        </w:numPr>
        <w:rPr>
          <w:rFonts w:asciiTheme="majorHAnsi" w:hAnsiTheme="majorHAnsi" w:cstheme="majorHAnsi"/>
          <w:sz w:val="22"/>
          <w:szCs w:val="22"/>
          <w:rPrChange w:id="664" w:author="Cong" w:date="2020-10-02T19:21:00Z">
            <w:rPr>
              <w:rFonts w:asciiTheme="majorHAnsi" w:hAnsiTheme="majorHAnsi" w:cstheme="majorHAnsi"/>
              <w:sz w:val="22"/>
              <w:szCs w:val="22"/>
            </w:rPr>
          </w:rPrChange>
        </w:rPr>
      </w:pPr>
      <w:r w:rsidRPr="00637F62">
        <w:rPr>
          <w:rFonts w:asciiTheme="majorHAnsi" w:hAnsiTheme="majorHAnsi" w:cstheme="majorHAnsi"/>
          <w:sz w:val="22"/>
          <w:szCs w:val="22"/>
          <w:rPrChange w:id="665" w:author="Cong" w:date="2020-10-02T19:21:00Z">
            <w:rPr>
              <w:rFonts w:asciiTheme="majorHAnsi" w:hAnsiTheme="majorHAnsi" w:cstheme="majorHAnsi"/>
              <w:sz w:val="22"/>
              <w:szCs w:val="22"/>
            </w:rPr>
          </w:rPrChange>
        </w:rPr>
        <w:t>Download randhrs1992_2016v1_STATA.zip</w:t>
      </w:r>
    </w:p>
    <w:p w14:paraId="09D5B934" w14:textId="6C65F133" w:rsidR="00115C0E" w:rsidRPr="00637F62" w:rsidRDefault="00115C0E" w:rsidP="00A51936">
      <w:pPr>
        <w:pStyle w:val="PlainText"/>
        <w:numPr>
          <w:ilvl w:val="0"/>
          <w:numId w:val="28"/>
        </w:numPr>
        <w:rPr>
          <w:rFonts w:asciiTheme="majorHAnsi" w:hAnsiTheme="majorHAnsi" w:cstheme="majorHAnsi"/>
          <w:sz w:val="22"/>
          <w:szCs w:val="22"/>
          <w:rPrChange w:id="666" w:author="Cong" w:date="2020-10-02T19:21:00Z">
            <w:rPr>
              <w:rFonts w:asciiTheme="majorHAnsi" w:hAnsiTheme="majorHAnsi" w:cstheme="majorHAnsi"/>
              <w:sz w:val="22"/>
              <w:szCs w:val="22"/>
            </w:rPr>
          </w:rPrChange>
        </w:rPr>
      </w:pPr>
      <w:r w:rsidRPr="00637F62">
        <w:rPr>
          <w:rFonts w:asciiTheme="majorHAnsi" w:hAnsiTheme="majorHAnsi" w:cstheme="majorHAnsi"/>
          <w:sz w:val="22"/>
          <w:szCs w:val="22"/>
          <w:rPrChange w:id="667" w:author="Cong" w:date="2020-10-02T19:21:00Z">
            <w:rPr>
              <w:rFonts w:asciiTheme="majorHAnsi" w:hAnsiTheme="majorHAnsi" w:cstheme="majorHAnsi"/>
              <w:sz w:val="22"/>
              <w:szCs w:val="22"/>
            </w:rPr>
          </w:rPrChange>
        </w:rPr>
        <w:t xml:space="preserve">Unzip the .zip file and store the resulting </w:t>
      </w:r>
      <w:del w:id="668" w:author="Cong" w:date="2020-10-02T19:27:00Z">
        <w:r w:rsidRPr="00637F62" w:rsidDel="002C42AB">
          <w:rPr>
            <w:rFonts w:asciiTheme="majorHAnsi" w:hAnsiTheme="majorHAnsi" w:cstheme="majorHAnsi"/>
            <w:sz w:val="22"/>
            <w:szCs w:val="22"/>
            <w:rPrChange w:id="669" w:author="Cong" w:date="2020-10-02T19:21:00Z">
              <w:rPr>
                <w:rFonts w:asciiTheme="majorHAnsi" w:hAnsiTheme="majorHAnsi" w:cstheme="majorHAnsi"/>
                <w:sz w:val="22"/>
                <w:szCs w:val="22"/>
              </w:rPr>
            </w:rPrChange>
          </w:rPr>
          <w:delText>.dta</w:delText>
        </w:r>
      </w:del>
      <w:ins w:id="670" w:author="Cong" w:date="2020-10-02T19:27:00Z">
        <w:r w:rsidR="002C42AB">
          <w:rPr>
            <w:rFonts w:asciiTheme="majorHAnsi" w:hAnsiTheme="majorHAnsi" w:cstheme="majorHAnsi"/>
            <w:sz w:val="22"/>
            <w:szCs w:val="22"/>
          </w:rPr>
          <w:t>.</w:t>
        </w:r>
        <w:proofErr w:type="spellStart"/>
        <w:r w:rsidR="002C42AB">
          <w:rPr>
            <w:rFonts w:asciiTheme="majorHAnsi" w:hAnsiTheme="majorHAnsi" w:cstheme="majorHAnsi"/>
            <w:sz w:val="22"/>
            <w:szCs w:val="22"/>
          </w:rPr>
          <w:t>dta</w:t>
        </w:r>
      </w:ins>
      <w:proofErr w:type="spellEnd"/>
      <w:r w:rsidRPr="00637F62">
        <w:rPr>
          <w:rFonts w:asciiTheme="majorHAnsi" w:hAnsiTheme="majorHAnsi" w:cstheme="majorHAnsi"/>
          <w:sz w:val="22"/>
          <w:szCs w:val="22"/>
          <w:rPrChange w:id="671" w:author="Cong" w:date="2020-10-02T19:21:00Z">
            <w:rPr>
              <w:rFonts w:asciiTheme="majorHAnsi" w:hAnsiTheme="majorHAnsi" w:cstheme="majorHAnsi"/>
              <w:sz w:val="22"/>
              <w:szCs w:val="22"/>
            </w:rPr>
          </w:rPrChange>
        </w:rPr>
        <w:t xml:space="preserve"> file in the “</w:t>
      </w:r>
      <w:proofErr w:type="spellStart"/>
      <w:r w:rsidRPr="00637F62">
        <w:rPr>
          <w:rFonts w:asciiTheme="majorHAnsi" w:hAnsiTheme="majorHAnsi" w:cstheme="majorHAnsi"/>
          <w:sz w:val="22"/>
          <w:szCs w:val="22"/>
          <w:rPrChange w:id="672" w:author="Cong" w:date="2020-10-02T19:21:00Z">
            <w:rPr>
              <w:rFonts w:asciiTheme="majorHAnsi" w:hAnsiTheme="majorHAnsi" w:cstheme="majorHAnsi"/>
              <w:sz w:val="22"/>
              <w:szCs w:val="22"/>
            </w:rPr>
          </w:rPrChange>
        </w:rPr>
        <w:t>input_data</w:t>
      </w:r>
      <w:proofErr w:type="spellEnd"/>
      <w:r w:rsidRPr="00637F62">
        <w:rPr>
          <w:rFonts w:asciiTheme="majorHAnsi" w:hAnsiTheme="majorHAnsi" w:cstheme="majorHAnsi"/>
          <w:sz w:val="22"/>
          <w:szCs w:val="22"/>
          <w:rPrChange w:id="673" w:author="Cong" w:date="2020-10-02T19:21:00Z">
            <w:rPr>
              <w:rFonts w:asciiTheme="majorHAnsi" w:hAnsiTheme="majorHAnsi" w:cstheme="majorHAnsi"/>
              <w:sz w:val="22"/>
              <w:szCs w:val="22"/>
            </w:rPr>
          </w:rPrChange>
        </w:rPr>
        <w:t>” directory</w:t>
      </w:r>
    </w:p>
    <w:p w14:paraId="672EA7AD" w14:textId="7B2BBC9B" w:rsidR="00115C0E" w:rsidRDefault="00115C0E" w:rsidP="00A51936">
      <w:pPr>
        <w:pStyle w:val="PlainText"/>
        <w:numPr>
          <w:ilvl w:val="0"/>
          <w:numId w:val="28"/>
        </w:numPr>
        <w:rPr>
          <w:ins w:id="674" w:author="Cong" w:date="2020-10-02T19:29:00Z"/>
          <w:rFonts w:asciiTheme="majorHAnsi" w:hAnsiTheme="majorHAnsi" w:cstheme="majorHAnsi"/>
          <w:sz w:val="22"/>
          <w:szCs w:val="22"/>
        </w:rPr>
      </w:pPr>
      <w:r w:rsidRPr="00637F62">
        <w:rPr>
          <w:rFonts w:asciiTheme="majorHAnsi" w:hAnsiTheme="majorHAnsi" w:cstheme="majorHAnsi"/>
          <w:sz w:val="22"/>
          <w:szCs w:val="22"/>
          <w:rPrChange w:id="675" w:author="Cong" w:date="2020-10-02T19:21:00Z">
            <w:rPr>
              <w:rFonts w:asciiTheme="majorHAnsi" w:hAnsiTheme="majorHAnsi" w:cstheme="majorHAnsi"/>
              <w:sz w:val="22"/>
              <w:szCs w:val="22"/>
            </w:rPr>
          </w:rPrChange>
        </w:rPr>
        <w:t>Run panelrandhrs1992_2016.do. This results in a dataset called panelrandhrs1992_2016</w:t>
      </w:r>
      <w:del w:id="676" w:author="Cong" w:date="2020-10-02T19:27:00Z">
        <w:r w:rsidRPr="00637F62" w:rsidDel="002C42AB">
          <w:rPr>
            <w:rFonts w:asciiTheme="majorHAnsi" w:hAnsiTheme="majorHAnsi" w:cstheme="majorHAnsi"/>
            <w:sz w:val="22"/>
            <w:szCs w:val="22"/>
            <w:rPrChange w:id="677" w:author="Cong" w:date="2020-10-02T19:21:00Z">
              <w:rPr>
                <w:rFonts w:asciiTheme="majorHAnsi" w:hAnsiTheme="majorHAnsi" w:cstheme="majorHAnsi"/>
                <w:sz w:val="22"/>
                <w:szCs w:val="22"/>
              </w:rPr>
            </w:rPrChange>
          </w:rPr>
          <w:delText>.dta</w:delText>
        </w:r>
      </w:del>
      <w:ins w:id="678" w:author="Cong" w:date="2020-10-02T19:27:00Z">
        <w:r w:rsidR="002C42AB">
          <w:rPr>
            <w:rFonts w:asciiTheme="majorHAnsi" w:hAnsiTheme="majorHAnsi" w:cstheme="majorHAnsi"/>
            <w:sz w:val="22"/>
            <w:szCs w:val="22"/>
          </w:rPr>
          <w:t>.dta</w:t>
        </w:r>
      </w:ins>
      <w:r w:rsidRPr="00637F62">
        <w:rPr>
          <w:rFonts w:asciiTheme="majorHAnsi" w:hAnsiTheme="majorHAnsi" w:cstheme="majorHAnsi"/>
          <w:sz w:val="22"/>
          <w:szCs w:val="22"/>
          <w:rPrChange w:id="679" w:author="Cong" w:date="2020-10-02T19:21:00Z">
            <w:rPr>
              <w:rFonts w:asciiTheme="majorHAnsi" w:hAnsiTheme="majorHAnsi" w:cstheme="majorHAnsi"/>
              <w:sz w:val="22"/>
              <w:szCs w:val="22"/>
            </w:rPr>
          </w:rPrChange>
        </w:rPr>
        <w:t>. Variables are labeled almost identically to in the raw data, except changes due to data being in long rather than wide form. Variables are, with the exception of the wave variable and the year variable, in the order in which the documentation lists them. A note is attached to each variable describing from which section of the documentation they come, e.g., “Section A Demographics, identifiers, and weights”.</w:t>
      </w:r>
    </w:p>
    <w:p w14:paraId="57EF835D" w14:textId="1D7481EE" w:rsidR="002C42AB" w:rsidRPr="002C42AB" w:rsidRDefault="002C42AB" w:rsidP="002C42AB">
      <w:pPr>
        <w:pStyle w:val="PlainText"/>
        <w:numPr>
          <w:ilvl w:val="1"/>
          <w:numId w:val="42"/>
        </w:numPr>
        <w:rPr>
          <w:rFonts w:asciiTheme="majorHAnsi" w:hAnsiTheme="majorHAnsi" w:cstheme="majorHAnsi"/>
          <w:sz w:val="22"/>
          <w:szCs w:val="22"/>
          <w:u w:val="single"/>
          <w:rPrChange w:id="680" w:author="Cong" w:date="2020-10-02T19:29:00Z">
            <w:rPr>
              <w:rFonts w:asciiTheme="majorHAnsi" w:hAnsiTheme="majorHAnsi" w:cstheme="majorHAnsi"/>
              <w:sz w:val="22"/>
              <w:szCs w:val="22"/>
            </w:rPr>
          </w:rPrChange>
        </w:rPr>
        <w:pPrChange w:id="681" w:author="Cong" w:date="2020-10-02T19:29:00Z">
          <w:pPr>
            <w:pStyle w:val="PlainText"/>
            <w:numPr>
              <w:numId w:val="28"/>
            </w:numPr>
            <w:ind w:left="720" w:hanging="360"/>
          </w:pPr>
        </w:pPrChange>
      </w:pPr>
      <w:ins w:id="682" w:author="Cong" w:date="2020-10-02T19:29:00Z">
        <w:r w:rsidRPr="002C42AB">
          <w:rPr>
            <w:rFonts w:asciiTheme="majorHAnsi" w:hAnsiTheme="majorHAnsi" w:cstheme="majorHAnsi"/>
            <w:sz w:val="22"/>
            <w:szCs w:val="22"/>
            <w:u w:val="single"/>
            <w:rPrChange w:id="683" w:author="Cong" w:date="2020-10-02T19:29:00Z">
              <w:rPr>
                <w:rFonts w:asciiTheme="majorHAnsi" w:hAnsiTheme="majorHAnsi" w:cstheme="majorHAnsi"/>
                <w:sz w:val="22"/>
                <w:szCs w:val="22"/>
              </w:rPr>
            </w:rPrChange>
          </w:rPr>
          <w:t>References and papers</w:t>
        </w:r>
      </w:ins>
    </w:p>
    <w:p w14:paraId="03E38300" w14:textId="09722615" w:rsidR="00150D42" w:rsidRPr="00637F62" w:rsidRDefault="00150D42" w:rsidP="005068B2">
      <w:pPr>
        <w:ind w:firstLine="360"/>
        <w:rPr>
          <w:rFonts w:asciiTheme="majorHAnsi" w:hAnsiTheme="majorHAnsi" w:cstheme="majorHAnsi"/>
          <w:b/>
          <w:sz w:val="22"/>
          <w:szCs w:val="22"/>
          <w:rPrChange w:id="684" w:author="Cong" w:date="2020-10-02T19:21:00Z">
            <w:rPr>
              <w:rFonts w:asciiTheme="majorHAnsi" w:hAnsiTheme="majorHAnsi" w:cstheme="majorHAnsi"/>
              <w:b/>
              <w:sz w:val="22"/>
              <w:szCs w:val="22"/>
            </w:rPr>
          </w:rPrChange>
        </w:rPr>
      </w:pPr>
    </w:p>
    <w:p w14:paraId="4A2540BC" w14:textId="77777777" w:rsidR="00115C0E" w:rsidRPr="004A52A7" w:rsidRDefault="00115C0E" w:rsidP="004A52A7">
      <w:pPr>
        <w:pStyle w:val="Heading2"/>
        <w:rPr>
          <w:b/>
          <w:bCs/>
          <w:rPrChange w:id="685" w:author="Cong" w:date="2020-10-02T19:31:00Z">
            <w:rPr>
              <w:rFonts w:asciiTheme="majorHAnsi" w:hAnsiTheme="majorHAnsi" w:cstheme="majorHAnsi"/>
              <w:b/>
              <w:sz w:val="22"/>
              <w:szCs w:val="22"/>
            </w:rPr>
          </w:rPrChange>
        </w:rPr>
        <w:pPrChange w:id="686" w:author="Cong" w:date="2020-10-02T19:31:00Z">
          <w:pPr>
            <w:ind w:firstLine="360"/>
          </w:pPr>
        </w:pPrChange>
      </w:pPr>
      <w:bookmarkStart w:id="687" w:name="_Toc52564618"/>
      <w:r w:rsidRPr="004A52A7">
        <w:rPr>
          <w:b/>
          <w:bCs/>
          <w:rPrChange w:id="688" w:author="Cong" w:date="2020-10-02T19:31:00Z">
            <w:rPr>
              <w:rFonts w:asciiTheme="majorHAnsi" w:hAnsiTheme="majorHAnsi" w:cstheme="majorHAnsi"/>
              <w:b/>
              <w:sz w:val="22"/>
              <w:szCs w:val="22"/>
            </w:rPr>
          </w:rPrChange>
        </w:rPr>
        <w:t>3. National Health and Nutrition Examination Survey (NHANES)</w:t>
      </w:r>
      <w:bookmarkEnd w:id="687"/>
    </w:p>
    <w:p w14:paraId="588721CC" w14:textId="77777777" w:rsidR="00006262" w:rsidRPr="00637F62" w:rsidRDefault="00006262" w:rsidP="00A51936">
      <w:pPr>
        <w:pStyle w:val="ListParagraph"/>
        <w:ind w:left="360"/>
        <w:rPr>
          <w:ins w:id="689" w:author="Cong" w:date="2020-10-02T19:13:00Z"/>
          <w:rFonts w:asciiTheme="majorHAnsi" w:hAnsiTheme="majorHAnsi" w:cstheme="majorHAnsi"/>
          <w:sz w:val="22"/>
          <w:szCs w:val="22"/>
          <w:u w:val="single"/>
          <w:rPrChange w:id="690" w:author="Cong" w:date="2020-10-02T19:21:00Z">
            <w:rPr>
              <w:ins w:id="691" w:author="Cong" w:date="2020-10-02T19:13:00Z"/>
              <w:rFonts w:asciiTheme="majorHAnsi" w:hAnsiTheme="majorHAnsi" w:cstheme="majorHAnsi"/>
              <w:sz w:val="22"/>
              <w:szCs w:val="22"/>
              <w:u w:val="single"/>
            </w:rPr>
          </w:rPrChange>
        </w:rPr>
      </w:pPr>
    </w:p>
    <w:p w14:paraId="63362B34" w14:textId="564B22FF" w:rsidR="00EC14AE" w:rsidRPr="002C42AB" w:rsidRDefault="00006262" w:rsidP="00006262">
      <w:pPr>
        <w:pStyle w:val="ListParagraph"/>
        <w:numPr>
          <w:ilvl w:val="1"/>
          <w:numId w:val="44"/>
        </w:numPr>
        <w:rPr>
          <w:rFonts w:asciiTheme="majorHAnsi" w:hAnsiTheme="majorHAnsi" w:cstheme="majorHAnsi"/>
          <w:sz w:val="22"/>
          <w:szCs w:val="22"/>
          <w:u w:val="single"/>
          <w:rPrChange w:id="692" w:author="Cong" w:date="2020-10-02T19:25:00Z">
            <w:rPr>
              <w:rFonts w:asciiTheme="majorHAnsi" w:hAnsiTheme="majorHAnsi" w:cstheme="majorHAnsi"/>
              <w:sz w:val="22"/>
              <w:szCs w:val="22"/>
            </w:rPr>
          </w:rPrChange>
        </w:rPr>
        <w:pPrChange w:id="693" w:author="Cong" w:date="2020-10-02T19:13:00Z">
          <w:pPr>
            <w:pStyle w:val="ListParagraph"/>
            <w:ind w:left="360"/>
          </w:pPr>
        </w:pPrChange>
      </w:pPr>
      <w:ins w:id="694" w:author="Cong" w:date="2020-10-02T19:13:00Z">
        <w:r w:rsidRPr="002C42AB">
          <w:rPr>
            <w:rFonts w:asciiTheme="majorHAnsi" w:hAnsiTheme="majorHAnsi" w:cstheme="majorHAnsi"/>
            <w:sz w:val="22"/>
            <w:szCs w:val="22"/>
            <w:u w:val="single"/>
            <w:rPrChange w:id="695" w:author="Cong" w:date="2020-10-02T19:25:00Z">
              <w:rPr/>
            </w:rPrChange>
          </w:rPr>
          <w:t xml:space="preserve"> </w:t>
        </w:r>
      </w:ins>
      <w:r w:rsidR="00EC14AE" w:rsidRPr="002C42AB">
        <w:rPr>
          <w:rFonts w:asciiTheme="majorHAnsi" w:hAnsiTheme="majorHAnsi" w:cstheme="majorHAnsi"/>
          <w:sz w:val="22"/>
          <w:szCs w:val="22"/>
          <w:u w:val="single"/>
          <w:rPrChange w:id="696" w:author="Cong" w:date="2020-10-02T19:25:00Z">
            <w:rPr>
              <w:rFonts w:asciiTheme="majorHAnsi" w:hAnsiTheme="majorHAnsi" w:cstheme="majorHAnsi"/>
              <w:sz w:val="22"/>
              <w:szCs w:val="22"/>
              <w:u w:val="single"/>
            </w:rPr>
          </w:rPrChange>
        </w:rPr>
        <w:t>Datasets D</w:t>
      </w:r>
      <w:r w:rsidR="00115C0E" w:rsidRPr="002C42AB">
        <w:rPr>
          <w:rFonts w:asciiTheme="majorHAnsi" w:hAnsiTheme="majorHAnsi" w:cstheme="majorHAnsi"/>
          <w:sz w:val="22"/>
          <w:szCs w:val="22"/>
          <w:u w:val="single"/>
          <w:rPrChange w:id="697" w:author="Cong" w:date="2020-10-02T19:25:00Z">
            <w:rPr>
              <w:rFonts w:asciiTheme="majorHAnsi" w:hAnsiTheme="majorHAnsi" w:cstheme="majorHAnsi"/>
              <w:sz w:val="22"/>
              <w:szCs w:val="22"/>
              <w:u w:val="single"/>
            </w:rPr>
          </w:rPrChange>
        </w:rPr>
        <w:t>escription</w:t>
      </w:r>
      <w:r w:rsidR="00115C0E" w:rsidRPr="002C42AB">
        <w:rPr>
          <w:rFonts w:asciiTheme="majorHAnsi" w:hAnsiTheme="majorHAnsi" w:cstheme="majorHAnsi"/>
          <w:sz w:val="22"/>
          <w:szCs w:val="22"/>
          <w:u w:val="single"/>
          <w:rPrChange w:id="698" w:author="Cong" w:date="2020-10-02T19:25:00Z">
            <w:rPr>
              <w:rFonts w:asciiTheme="majorHAnsi" w:hAnsiTheme="majorHAnsi" w:cstheme="majorHAnsi"/>
              <w:sz w:val="22"/>
              <w:szCs w:val="22"/>
            </w:rPr>
          </w:rPrChange>
        </w:rPr>
        <w:t xml:space="preserve"> </w:t>
      </w:r>
    </w:p>
    <w:p w14:paraId="00630173" w14:textId="007B3400" w:rsidR="00784693" w:rsidRPr="00637F62" w:rsidRDefault="00EC14AE" w:rsidP="00A51936">
      <w:pPr>
        <w:pStyle w:val="ListParagraph"/>
        <w:ind w:left="360"/>
        <w:rPr>
          <w:rStyle w:val="Hyperlink"/>
          <w:rFonts w:asciiTheme="majorHAnsi" w:hAnsiTheme="majorHAnsi" w:cstheme="majorHAnsi"/>
          <w:color w:val="auto"/>
          <w:sz w:val="22"/>
          <w:szCs w:val="22"/>
          <w:u w:val="none"/>
          <w:rPrChange w:id="699" w:author="Cong" w:date="2020-10-02T19:21:00Z">
            <w:rPr>
              <w:rStyle w:val="Hyperlink"/>
              <w:rFonts w:asciiTheme="majorHAnsi" w:hAnsiTheme="majorHAnsi" w:cstheme="majorHAnsi"/>
              <w:color w:val="auto"/>
              <w:sz w:val="22"/>
              <w:szCs w:val="22"/>
              <w:u w:val="none"/>
            </w:rPr>
          </w:rPrChange>
        </w:rPr>
      </w:pPr>
      <w:r w:rsidRPr="00637F62">
        <w:rPr>
          <w:rFonts w:asciiTheme="majorHAnsi" w:hAnsiTheme="majorHAnsi" w:cstheme="majorHAnsi"/>
          <w:i/>
          <w:iCs/>
          <w:sz w:val="22"/>
          <w:szCs w:val="22"/>
          <w:rPrChange w:id="700" w:author="Cong" w:date="2020-10-02T19:21:00Z">
            <w:rPr>
              <w:rFonts w:asciiTheme="majorHAnsi" w:hAnsiTheme="majorHAnsi" w:cstheme="majorHAnsi"/>
              <w:i/>
              <w:iCs/>
              <w:sz w:val="22"/>
              <w:szCs w:val="22"/>
            </w:rPr>
          </w:rPrChange>
        </w:rPr>
        <w:t xml:space="preserve">(From NHANES website </w:t>
      </w:r>
      <w:r w:rsidR="00FE6766" w:rsidRPr="00637F62">
        <w:rPr>
          <w:rFonts w:asciiTheme="majorHAnsi" w:hAnsiTheme="majorHAnsi" w:cstheme="majorHAnsi"/>
          <w:sz w:val="22"/>
          <w:szCs w:val="22"/>
          <w:rPrChange w:id="701" w:author="Cong" w:date="2020-10-02T19:21:00Z">
            <w:rPr>
              <w:rFonts w:asciiTheme="majorHAnsi" w:hAnsiTheme="majorHAnsi" w:cstheme="majorHAnsi"/>
              <w:sz w:val="22"/>
              <w:szCs w:val="22"/>
            </w:rPr>
          </w:rPrChange>
        </w:rPr>
        <w:fldChar w:fldCharType="begin"/>
      </w:r>
      <w:r w:rsidR="00FE6766" w:rsidRPr="00637F62">
        <w:rPr>
          <w:rFonts w:asciiTheme="majorHAnsi" w:hAnsiTheme="majorHAnsi" w:cstheme="majorHAnsi"/>
          <w:sz w:val="22"/>
          <w:szCs w:val="22"/>
          <w:rPrChange w:id="702" w:author="Cong" w:date="2020-10-02T19:21:00Z">
            <w:rPr>
              <w:rFonts w:asciiTheme="majorHAnsi" w:hAnsiTheme="majorHAnsi" w:cstheme="majorHAnsi"/>
              <w:sz w:val="22"/>
              <w:szCs w:val="22"/>
            </w:rPr>
          </w:rPrChange>
        </w:rPr>
        <w:instrText xml:space="preserve"> HYPERLINK "https://wwwn.cdc.gov/nchs/nhanes/default.aspx" </w:instrText>
      </w:r>
      <w:r w:rsidR="00FE6766" w:rsidRPr="00637F62">
        <w:rPr>
          <w:rFonts w:asciiTheme="majorHAnsi" w:hAnsiTheme="majorHAnsi" w:cstheme="majorHAnsi"/>
          <w:sz w:val="22"/>
          <w:szCs w:val="22"/>
          <w:rPrChange w:id="703" w:author="Cong" w:date="2020-10-02T19:21:00Z">
            <w:rPr>
              <w:rFonts w:asciiTheme="majorHAnsi" w:hAnsiTheme="majorHAnsi" w:cstheme="majorHAnsi"/>
              <w:sz w:val="22"/>
              <w:szCs w:val="22"/>
            </w:rPr>
          </w:rPrChange>
        </w:rPr>
        <w:fldChar w:fldCharType="separate"/>
      </w:r>
      <w:r w:rsidR="00115C0E" w:rsidRPr="00637F62">
        <w:rPr>
          <w:rStyle w:val="Hyperlink"/>
          <w:rFonts w:asciiTheme="majorHAnsi" w:hAnsiTheme="majorHAnsi" w:cstheme="majorHAnsi"/>
          <w:sz w:val="22"/>
          <w:szCs w:val="22"/>
          <w:rPrChange w:id="704" w:author="Cong" w:date="2020-10-02T19:21:00Z">
            <w:rPr>
              <w:rStyle w:val="Hyperlink"/>
              <w:rFonts w:asciiTheme="majorHAnsi" w:hAnsiTheme="majorHAnsi" w:cstheme="majorHAnsi"/>
              <w:sz w:val="22"/>
              <w:szCs w:val="22"/>
            </w:rPr>
          </w:rPrChange>
        </w:rPr>
        <w:t>https://wwwn.cdc.gov/nchs/nhanes/default.aspx</w:t>
      </w:r>
      <w:r w:rsidR="00FE6766" w:rsidRPr="00637F62">
        <w:rPr>
          <w:rStyle w:val="Hyperlink"/>
          <w:rFonts w:asciiTheme="majorHAnsi" w:hAnsiTheme="majorHAnsi" w:cstheme="majorHAnsi"/>
          <w:sz w:val="22"/>
          <w:szCs w:val="22"/>
          <w:rPrChange w:id="705" w:author="Cong" w:date="2020-10-02T19:21:00Z">
            <w:rPr>
              <w:rStyle w:val="Hyperlink"/>
              <w:rFonts w:asciiTheme="majorHAnsi" w:hAnsiTheme="majorHAnsi" w:cstheme="majorHAnsi"/>
              <w:sz w:val="22"/>
              <w:szCs w:val="22"/>
            </w:rPr>
          </w:rPrChange>
        </w:rPr>
        <w:fldChar w:fldCharType="end"/>
      </w:r>
      <w:r w:rsidRPr="00637F62">
        <w:rPr>
          <w:rStyle w:val="Hyperlink"/>
          <w:rFonts w:asciiTheme="majorHAnsi" w:hAnsiTheme="majorHAnsi" w:cstheme="majorHAnsi"/>
          <w:sz w:val="22"/>
          <w:szCs w:val="22"/>
          <w:rPrChange w:id="706" w:author="Cong" w:date="2020-10-02T19:21:00Z">
            <w:rPr>
              <w:rStyle w:val="Hyperlink"/>
              <w:rFonts w:asciiTheme="majorHAnsi" w:hAnsiTheme="majorHAnsi" w:cstheme="majorHAnsi"/>
              <w:sz w:val="22"/>
              <w:szCs w:val="22"/>
            </w:rPr>
          </w:rPrChange>
        </w:rPr>
        <w:t>)</w:t>
      </w:r>
    </w:p>
    <w:p w14:paraId="234C46A1" w14:textId="2D54E44E" w:rsidR="00784693" w:rsidRPr="00637F62" w:rsidRDefault="00EC14AE" w:rsidP="00AB10E3">
      <w:pPr>
        <w:ind w:firstLine="360"/>
        <w:rPr>
          <w:rStyle w:val="Hyperlink"/>
          <w:rFonts w:asciiTheme="majorHAnsi" w:hAnsiTheme="majorHAnsi" w:cstheme="majorHAnsi"/>
          <w:color w:val="auto"/>
          <w:sz w:val="22"/>
          <w:szCs w:val="22"/>
          <w:u w:val="none"/>
          <w:rPrChange w:id="707" w:author="Cong" w:date="2020-10-02T19:21:00Z">
            <w:rPr>
              <w:rStyle w:val="Hyperlink"/>
              <w:rFonts w:asciiTheme="majorHAnsi" w:hAnsiTheme="majorHAnsi" w:cstheme="majorHAnsi"/>
              <w:color w:val="auto"/>
              <w:sz w:val="22"/>
              <w:szCs w:val="22"/>
              <w:u w:val="none"/>
            </w:rPr>
          </w:rPrChange>
        </w:rPr>
      </w:pPr>
      <w:r w:rsidRPr="00637F62">
        <w:rPr>
          <w:rStyle w:val="Hyperlink"/>
          <w:rFonts w:asciiTheme="majorHAnsi" w:hAnsiTheme="majorHAnsi" w:cstheme="majorHAnsi"/>
          <w:color w:val="auto"/>
          <w:sz w:val="22"/>
          <w:szCs w:val="22"/>
          <w:u w:val="none"/>
          <w:rPrChange w:id="708" w:author="Cong" w:date="2020-10-02T19:21:00Z">
            <w:rPr>
              <w:rStyle w:val="Hyperlink"/>
              <w:rFonts w:asciiTheme="majorHAnsi" w:hAnsiTheme="majorHAnsi" w:cstheme="majorHAnsi"/>
              <w:color w:val="auto"/>
              <w:sz w:val="22"/>
              <w:szCs w:val="22"/>
              <w:u w:val="none"/>
            </w:rPr>
          </w:rPrChange>
        </w:rPr>
        <w:t>“</w:t>
      </w:r>
      <w:r w:rsidR="00784693" w:rsidRPr="00637F62">
        <w:rPr>
          <w:rStyle w:val="Hyperlink"/>
          <w:rFonts w:asciiTheme="majorHAnsi" w:hAnsiTheme="majorHAnsi" w:cstheme="majorHAnsi"/>
          <w:color w:val="auto"/>
          <w:sz w:val="22"/>
          <w:szCs w:val="22"/>
          <w:u w:val="none"/>
          <w:rPrChange w:id="709" w:author="Cong" w:date="2020-10-02T19:21:00Z">
            <w:rPr>
              <w:rStyle w:val="Hyperlink"/>
              <w:rFonts w:asciiTheme="majorHAnsi" w:hAnsiTheme="majorHAnsi" w:cstheme="majorHAnsi"/>
              <w:color w:val="auto"/>
              <w:sz w:val="22"/>
              <w:szCs w:val="22"/>
              <w:u w:val="none"/>
            </w:rPr>
          </w:rPrChange>
        </w:rPr>
        <w:t>The National Health and Nutrition Examination Survey (NHANES) is a program of studies designed to assess the health and nutritional status of adults and children in the United States. The survey is unique in that it combines interviews and physical examinations. NHANES is a major program of the National Center for Health Statistics (NCHS). NCHS is part of the Centers for Disease Control and Prevention (CDC) and is responsible for producing vital and health statistics for the nation.</w:t>
      </w:r>
      <w:r w:rsidR="00784693" w:rsidRPr="00637F62">
        <w:rPr>
          <w:rFonts w:asciiTheme="majorHAnsi" w:hAnsiTheme="majorHAnsi" w:cstheme="majorHAnsi"/>
          <w:sz w:val="22"/>
          <w:szCs w:val="22"/>
          <w:rPrChange w:id="710" w:author="Cong" w:date="2020-10-02T19:21:00Z">
            <w:rPr>
              <w:rFonts w:asciiTheme="majorHAnsi" w:hAnsiTheme="majorHAnsi" w:cstheme="majorHAnsi"/>
              <w:sz w:val="22"/>
              <w:szCs w:val="22"/>
            </w:rPr>
          </w:rPrChange>
        </w:rPr>
        <w:t xml:space="preserve"> </w:t>
      </w:r>
      <w:r w:rsidR="00784693" w:rsidRPr="00637F62">
        <w:rPr>
          <w:rStyle w:val="Hyperlink"/>
          <w:rFonts w:asciiTheme="majorHAnsi" w:hAnsiTheme="majorHAnsi" w:cstheme="majorHAnsi"/>
          <w:color w:val="auto"/>
          <w:sz w:val="22"/>
          <w:szCs w:val="22"/>
          <w:u w:val="none"/>
          <w:rPrChange w:id="711" w:author="Cong" w:date="2020-10-02T19:21:00Z">
            <w:rPr>
              <w:rStyle w:val="Hyperlink"/>
              <w:rFonts w:asciiTheme="majorHAnsi" w:hAnsiTheme="majorHAnsi" w:cstheme="majorHAnsi"/>
              <w:color w:val="auto"/>
              <w:sz w:val="22"/>
              <w:szCs w:val="22"/>
              <w:u w:val="none"/>
            </w:rPr>
          </w:rPrChange>
        </w:rPr>
        <w:t>In 1999, the survey became a continuous program that has a changing focus on a variety of health</w:t>
      </w:r>
      <w:ins w:id="712" w:author="Cong" w:date="2020-10-02T19:38:00Z">
        <w:r w:rsidR="00C575CA">
          <w:rPr>
            <w:rStyle w:val="Hyperlink"/>
            <w:rFonts w:asciiTheme="majorHAnsi" w:hAnsiTheme="majorHAnsi" w:cstheme="majorHAnsi"/>
            <w:color w:val="auto"/>
            <w:sz w:val="22"/>
            <w:szCs w:val="22"/>
            <w:u w:val="none"/>
          </w:rPr>
          <w:t xml:space="preserve"> </w:t>
        </w:r>
      </w:ins>
      <w:r w:rsidR="00784693" w:rsidRPr="00637F62">
        <w:rPr>
          <w:rStyle w:val="Hyperlink"/>
          <w:rFonts w:asciiTheme="majorHAnsi" w:hAnsiTheme="majorHAnsi" w:cstheme="majorHAnsi"/>
          <w:color w:val="auto"/>
          <w:sz w:val="22"/>
          <w:szCs w:val="22"/>
          <w:u w:val="none"/>
          <w:rPrChange w:id="713" w:author="Cong" w:date="2020-10-02T19:21:00Z">
            <w:rPr>
              <w:rStyle w:val="Hyperlink"/>
              <w:rFonts w:asciiTheme="majorHAnsi" w:hAnsiTheme="majorHAnsi" w:cstheme="majorHAnsi"/>
              <w:color w:val="auto"/>
              <w:sz w:val="22"/>
              <w:szCs w:val="22"/>
              <w:u w:val="none"/>
            </w:rPr>
          </w:rPrChange>
        </w:rPr>
        <w:t>and nutrition measurements to meet emerging needs. The survey examines a nationally representative sample of about 5,000 people each year. These people are located in counties across the country, 15 of which are visited each year</w:t>
      </w:r>
      <w:r w:rsidR="00AB10E3" w:rsidRPr="00637F62">
        <w:rPr>
          <w:rStyle w:val="Hyperlink"/>
          <w:rFonts w:asciiTheme="majorHAnsi" w:hAnsiTheme="majorHAnsi" w:cstheme="majorHAnsi"/>
          <w:color w:val="auto"/>
          <w:sz w:val="22"/>
          <w:szCs w:val="22"/>
          <w:u w:val="none"/>
          <w:rPrChange w:id="714" w:author="Cong" w:date="2020-10-02T19:21:00Z">
            <w:rPr>
              <w:rStyle w:val="Hyperlink"/>
              <w:rFonts w:asciiTheme="majorHAnsi" w:hAnsiTheme="majorHAnsi" w:cstheme="majorHAnsi"/>
              <w:color w:val="auto"/>
              <w:sz w:val="22"/>
              <w:szCs w:val="22"/>
              <w:u w:val="none"/>
            </w:rPr>
          </w:rPrChange>
        </w:rPr>
        <w:t xml:space="preserve">. </w:t>
      </w:r>
      <w:r w:rsidR="00784693" w:rsidRPr="00637F62">
        <w:rPr>
          <w:rStyle w:val="Hyperlink"/>
          <w:rFonts w:asciiTheme="majorHAnsi" w:hAnsiTheme="majorHAnsi" w:cstheme="majorHAnsi"/>
          <w:color w:val="auto"/>
          <w:sz w:val="22"/>
          <w:szCs w:val="22"/>
          <w:u w:val="none"/>
          <w:rPrChange w:id="715" w:author="Cong" w:date="2020-10-02T19:21:00Z">
            <w:rPr>
              <w:rStyle w:val="Hyperlink"/>
              <w:rFonts w:asciiTheme="majorHAnsi" w:hAnsiTheme="majorHAnsi" w:cstheme="majorHAnsi"/>
              <w:color w:val="auto"/>
              <w:sz w:val="22"/>
              <w:szCs w:val="22"/>
              <w:u w:val="none"/>
            </w:rPr>
          </w:rPrChange>
        </w:rPr>
        <w:t>The NHANES interview includes demographic, socioeconomic, dietary, and health-related questions. The examination component consists of medical, dental, and physiological measurements, as well as laboratory tests administered by highly trained medical personnel</w:t>
      </w:r>
      <w:r w:rsidR="00AB10E3" w:rsidRPr="00637F62">
        <w:rPr>
          <w:rStyle w:val="Hyperlink"/>
          <w:rFonts w:asciiTheme="majorHAnsi" w:hAnsiTheme="majorHAnsi" w:cstheme="majorHAnsi"/>
          <w:color w:val="auto"/>
          <w:sz w:val="22"/>
          <w:szCs w:val="22"/>
          <w:u w:val="none"/>
          <w:rPrChange w:id="716" w:author="Cong" w:date="2020-10-02T19:21:00Z">
            <w:rPr>
              <w:rStyle w:val="Hyperlink"/>
              <w:rFonts w:asciiTheme="majorHAnsi" w:hAnsiTheme="majorHAnsi" w:cstheme="majorHAnsi"/>
              <w:color w:val="auto"/>
              <w:sz w:val="22"/>
              <w:szCs w:val="22"/>
              <w:u w:val="none"/>
            </w:rPr>
          </w:rPrChange>
        </w:rPr>
        <w:t>.</w:t>
      </w:r>
      <w:r w:rsidRPr="00637F62">
        <w:rPr>
          <w:rStyle w:val="Hyperlink"/>
          <w:rFonts w:asciiTheme="majorHAnsi" w:hAnsiTheme="majorHAnsi" w:cstheme="majorHAnsi"/>
          <w:color w:val="auto"/>
          <w:sz w:val="22"/>
          <w:szCs w:val="22"/>
          <w:u w:val="none"/>
          <w:rPrChange w:id="717" w:author="Cong" w:date="2020-10-02T19:21:00Z">
            <w:rPr>
              <w:rStyle w:val="Hyperlink"/>
              <w:rFonts w:asciiTheme="majorHAnsi" w:hAnsiTheme="majorHAnsi" w:cstheme="majorHAnsi"/>
              <w:color w:val="auto"/>
              <w:sz w:val="22"/>
              <w:szCs w:val="22"/>
              <w:u w:val="none"/>
            </w:rPr>
          </w:rPrChange>
        </w:rPr>
        <w:t>”</w:t>
      </w:r>
    </w:p>
    <w:p w14:paraId="167E0667" w14:textId="77777777" w:rsidR="00F34521" w:rsidRPr="00637F62" w:rsidRDefault="00F34521" w:rsidP="00077548">
      <w:pPr>
        <w:pStyle w:val="PlainText"/>
        <w:ind w:firstLine="360"/>
        <w:rPr>
          <w:ins w:id="718" w:author="Cong" w:date="2020-10-02T17:30:00Z"/>
          <w:rFonts w:asciiTheme="majorHAnsi" w:hAnsiTheme="majorHAnsi" w:cstheme="majorHAnsi"/>
          <w:sz w:val="22"/>
          <w:szCs w:val="22"/>
          <w:u w:val="single"/>
          <w:rPrChange w:id="719" w:author="Cong" w:date="2020-10-02T19:21:00Z">
            <w:rPr>
              <w:ins w:id="720" w:author="Cong" w:date="2020-10-02T17:30:00Z"/>
              <w:rFonts w:asciiTheme="majorHAnsi" w:hAnsiTheme="majorHAnsi" w:cstheme="majorHAnsi"/>
              <w:sz w:val="22"/>
              <w:szCs w:val="22"/>
              <w:u w:val="single"/>
            </w:rPr>
          </w:rPrChange>
        </w:rPr>
      </w:pPr>
    </w:p>
    <w:p w14:paraId="7FFE2CA4" w14:textId="0BC7B6FB" w:rsidR="00077548" w:rsidRPr="00637F62" w:rsidRDefault="00077548" w:rsidP="00006262">
      <w:pPr>
        <w:pStyle w:val="PlainText"/>
        <w:numPr>
          <w:ilvl w:val="1"/>
          <w:numId w:val="44"/>
        </w:numPr>
        <w:rPr>
          <w:rFonts w:asciiTheme="majorHAnsi" w:hAnsiTheme="majorHAnsi" w:cstheme="majorHAnsi"/>
          <w:sz w:val="22"/>
          <w:szCs w:val="22"/>
          <w:rPrChange w:id="721" w:author="Cong" w:date="2020-10-02T19:21:00Z">
            <w:rPr>
              <w:rFonts w:asciiTheme="majorHAnsi" w:hAnsiTheme="majorHAnsi" w:cstheme="majorHAnsi"/>
              <w:sz w:val="22"/>
              <w:szCs w:val="22"/>
            </w:rPr>
          </w:rPrChange>
        </w:rPr>
        <w:pPrChange w:id="722" w:author="Cong" w:date="2020-10-02T19:14:00Z">
          <w:pPr>
            <w:pStyle w:val="PlainText"/>
            <w:ind w:firstLine="360"/>
          </w:pPr>
        </w:pPrChange>
      </w:pPr>
      <w:r w:rsidRPr="00637F62">
        <w:rPr>
          <w:rFonts w:asciiTheme="majorHAnsi" w:hAnsiTheme="majorHAnsi" w:cstheme="majorHAnsi"/>
          <w:sz w:val="22"/>
          <w:szCs w:val="22"/>
          <w:u w:val="single"/>
          <w:rPrChange w:id="723" w:author="Cong" w:date="2020-10-02T19:21:00Z">
            <w:rPr>
              <w:rFonts w:asciiTheme="majorHAnsi" w:hAnsiTheme="majorHAnsi" w:cstheme="majorHAnsi"/>
              <w:sz w:val="22"/>
              <w:szCs w:val="22"/>
              <w:u w:val="single"/>
            </w:rPr>
          </w:rPrChange>
        </w:rPr>
        <w:t xml:space="preserve">Years </w:t>
      </w:r>
      <w:del w:id="724" w:author="Cong" w:date="2020-10-02T19:25:00Z">
        <w:r w:rsidRPr="00637F62" w:rsidDel="002C42AB">
          <w:rPr>
            <w:rFonts w:asciiTheme="majorHAnsi" w:hAnsiTheme="majorHAnsi" w:cstheme="majorHAnsi"/>
            <w:sz w:val="22"/>
            <w:szCs w:val="22"/>
            <w:u w:val="single"/>
            <w:rPrChange w:id="725" w:author="Cong" w:date="2020-10-02T19:21:00Z">
              <w:rPr>
                <w:rFonts w:asciiTheme="majorHAnsi" w:hAnsiTheme="majorHAnsi" w:cstheme="majorHAnsi"/>
                <w:sz w:val="22"/>
                <w:szCs w:val="22"/>
                <w:u w:val="single"/>
              </w:rPr>
            </w:rPrChange>
          </w:rPr>
          <w:delText>available</w:delText>
        </w:r>
      </w:del>
      <w:ins w:id="726" w:author="Cong" w:date="2020-10-02T19:25:00Z">
        <w:r w:rsidR="002C42AB">
          <w:rPr>
            <w:rFonts w:asciiTheme="majorHAnsi" w:hAnsiTheme="majorHAnsi" w:cstheme="majorHAnsi"/>
            <w:sz w:val="22"/>
            <w:szCs w:val="22"/>
            <w:u w:val="single"/>
          </w:rPr>
          <w:t>available:</w:t>
        </w:r>
      </w:ins>
      <w:r w:rsidRPr="00637F62">
        <w:rPr>
          <w:rFonts w:asciiTheme="majorHAnsi" w:hAnsiTheme="majorHAnsi" w:cstheme="majorHAnsi"/>
          <w:sz w:val="22"/>
          <w:szCs w:val="22"/>
          <w:rPrChange w:id="727" w:author="Cong" w:date="2020-10-02T19:21:00Z">
            <w:rPr>
              <w:rFonts w:asciiTheme="majorHAnsi" w:hAnsiTheme="majorHAnsi" w:cstheme="majorHAnsi"/>
              <w:sz w:val="22"/>
              <w:szCs w:val="22"/>
            </w:rPr>
          </w:rPrChange>
        </w:rPr>
        <w:t xml:space="preserve"> 1999-2018</w:t>
      </w:r>
    </w:p>
    <w:p w14:paraId="4F69AC23" w14:textId="77777777" w:rsidR="00F34521" w:rsidRPr="00637F62" w:rsidRDefault="00F34521" w:rsidP="00077548">
      <w:pPr>
        <w:ind w:left="360"/>
        <w:rPr>
          <w:ins w:id="728" w:author="Cong" w:date="2020-10-02T17:30:00Z"/>
          <w:rFonts w:asciiTheme="majorHAnsi" w:hAnsiTheme="majorHAnsi" w:cstheme="majorHAnsi"/>
          <w:iCs/>
          <w:sz w:val="22"/>
          <w:szCs w:val="22"/>
          <w:u w:val="single"/>
          <w:rPrChange w:id="729" w:author="Cong" w:date="2020-10-02T19:21:00Z">
            <w:rPr>
              <w:ins w:id="730" w:author="Cong" w:date="2020-10-02T17:30:00Z"/>
              <w:rFonts w:asciiTheme="majorHAnsi" w:hAnsiTheme="majorHAnsi" w:cstheme="majorHAnsi"/>
              <w:iCs/>
              <w:sz w:val="22"/>
              <w:szCs w:val="22"/>
              <w:u w:val="single"/>
            </w:rPr>
          </w:rPrChange>
        </w:rPr>
      </w:pPr>
    </w:p>
    <w:p w14:paraId="5CED2711" w14:textId="7BC854C9" w:rsidR="00022205" w:rsidRPr="00637F62" w:rsidRDefault="00077548" w:rsidP="00006262">
      <w:pPr>
        <w:pStyle w:val="ListParagraph"/>
        <w:numPr>
          <w:ilvl w:val="1"/>
          <w:numId w:val="44"/>
        </w:numPr>
        <w:rPr>
          <w:rFonts w:asciiTheme="majorHAnsi" w:hAnsiTheme="majorHAnsi" w:cstheme="majorHAnsi"/>
          <w:iCs/>
          <w:sz w:val="22"/>
          <w:szCs w:val="22"/>
          <w:u w:val="single"/>
          <w:rPrChange w:id="731" w:author="Cong" w:date="2020-10-02T19:21:00Z">
            <w:rPr>
              <w:rFonts w:asciiTheme="majorHAnsi" w:hAnsiTheme="majorHAnsi" w:cstheme="majorHAnsi"/>
              <w:iCs/>
              <w:sz w:val="22"/>
              <w:szCs w:val="22"/>
              <w:u w:val="single"/>
            </w:rPr>
          </w:rPrChange>
        </w:rPr>
        <w:pPrChange w:id="732" w:author="Cong" w:date="2020-10-02T19:14:00Z">
          <w:pPr>
            <w:ind w:left="360"/>
          </w:pPr>
        </w:pPrChange>
      </w:pPr>
      <w:r w:rsidRPr="00637F62">
        <w:rPr>
          <w:rFonts w:asciiTheme="majorHAnsi" w:hAnsiTheme="majorHAnsi" w:cstheme="majorHAnsi"/>
          <w:iCs/>
          <w:sz w:val="22"/>
          <w:szCs w:val="22"/>
          <w:u w:val="single"/>
          <w:rPrChange w:id="733" w:author="Cong" w:date="2020-10-02T19:21:00Z">
            <w:rPr>
              <w:rFonts w:asciiTheme="majorHAnsi" w:hAnsiTheme="majorHAnsi" w:cstheme="majorHAnsi"/>
              <w:iCs/>
              <w:sz w:val="22"/>
              <w:szCs w:val="22"/>
              <w:u w:val="single"/>
            </w:rPr>
          </w:rPrChange>
        </w:rPr>
        <w:t>Download instructions</w:t>
      </w:r>
      <w:r w:rsidR="00AB10E3" w:rsidRPr="00637F62">
        <w:rPr>
          <w:rFonts w:asciiTheme="majorHAnsi" w:hAnsiTheme="majorHAnsi" w:cstheme="majorHAnsi"/>
          <w:iCs/>
          <w:sz w:val="22"/>
          <w:szCs w:val="22"/>
          <w:u w:val="single"/>
          <w:rPrChange w:id="734" w:author="Cong" w:date="2020-10-02T19:21:00Z">
            <w:rPr>
              <w:rFonts w:asciiTheme="majorHAnsi" w:hAnsiTheme="majorHAnsi" w:cstheme="majorHAnsi"/>
              <w:iCs/>
              <w:sz w:val="22"/>
              <w:szCs w:val="22"/>
              <w:u w:val="single"/>
            </w:rPr>
          </w:rPrChange>
        </w:rPr>
        <w:t xml:space="preserve"> </w:t>
      </w:r>
      <w:r w:rsidR="00AB10E3" w:rsidRPr="00637F62">
        <w:rPr>
          <w:rFonts w:asciiTheme="majorHAnsi" w:hAnsiTheme="majorHAnsi" w:cstheme="majorHAnsi"/>
          <w:iCs/>
          <w:sz w:val="22"/>
          <w:szCs w:val="22"/>
          <w:u w:val="single"/>
          <w:rPrChange w:id="735" w:author="Cong" w:date="2020-10-02T19:21:00Z">
            <w:rPr>
              <w:rFonts w:asciiTheme="majorHAnsi" w:hAnsiTheme="majorHAnsi" w:cstheme="majorHAnsi"/>
              <w:iCs/>
              <w:sz w:val="22"/>
              <w:szCs w:val="22"/>
              <w:u w:val="single"/>
            </w:rPr>
          </w:rPrChange>
        </w:rPr>
        <w:br/>
      </w:r>
      <w:r w:rsidR="00AB10E3" w:rsidRPr="00637F62">
        <w:rPr>
          <w:rFonts w:asciiTheme="majorHAnsi" w:hAnsiTheme="majorHAnsi" w:cstheme="majorHAnsi"/>
          <w:i/>
          <w:sz w:val="22"/>
          <w:szCs w:val="22"/>
          <w:rPrChange w:id="736" w:author="Cong" w:date="2020-10-02T19:21:00Z">
            <w:rPr>
              <w:rFonts w:asciiTheme="majorHAnsi" w:hAnsiTheme="majorHAnsi" w:cstheme="majorHAnsi"/>
              <w:i/>
              <w:sz w:val="22"/>
              <w:szCs w:val="22"/>
            </w:rPr>
          </w:rPrChange>
        </w:rPr>
        <w:t>Health Condition Measures</w:t>
      </w:r>
    </w:p>
    <w:p w14:paraId="356587CC" w14:textId="74181DEE" w:rsidR="00AB10E3" w:rsidRPr="00637F62" w:rsidRDefault="00AB10E3" w:rsidP="00637F62">
      <w:pPr>
        <w:pStyle w:val="ListParagraph"/>
        <w:numPr>
          <w:ilvl w:val="0"/>
          <w:numId w:val="30"/>
        </w:numPr>
        <w:ind w:left="720"/>
        <w:rPr>
          <w:rStyle w:val="Hyperlink"/>
          <w:rFonts w:asciiTheme="majorHAnsi" w:hAnsiTheme="majorHAnsi" w:cstheme="majorHAnsi"/>
          <w:color w:val="auto"/>
          <w:sz w:val="22"/>
          <w:szCs w:val="22"/>
          <w:u w:val="none"/>
          <w:rPrChange w:id="737" w:author="Cong" w:date="2020-10-02T19:21:00Z">
            <w:rPr>
              <w:rStyle w:val="Hyperlink"/>
              <w:rFonts w:asciiTheme="majorHAnsi" w:hAnsiTheme="majorHAnsi" w:cstheme="majorHAnsi"/>
              <w:color w:val="auto"/>
              <w:sz w:val="22"/>
              <w:szCs w:val="22"/>
              <w:u w:val="none"/>
            </w:rPr>
          </w:rPrChange>
        </w:rPr>
        <w:pPrChange w:id="738" w:author="Cong" w:date="2020-10-02T19:24:00Z">
          <w:pPr>
            <w:pStyle w:val="ListParagraph"/>
            <w:numPr>
              <w:numId w:val="30"/>
            </w:numPr>
            <w:ind w:left="1080" w:hanging="360"/>
          </w:pPr>
        </w:pPrChange>
      </w:pPr>
      <w:r w:rsidRPr="00637F62">
        <w:rPr>
          <w:rFonts w:asciiTheme="majorHAnsi" w:hAnsiTheme="majorHAnsi" w:cstheme="majorHAnsi"/>
          <w:sz w:val="22"/>
          <w:szCs w:val="22"/>
          <w:rPrChange w:id="739" w:author="Cong" w:date="2020-10-02T19:21:00Z">
            <w:rPr>
              <w:rFonts w:asciiTheme="majorHAnsi" w:hAnsiTheme="majorHAnsi" w:cstheme="majorHAnsi"/>
              <w:sz w:val="22"/>
              <w:szCs w:val="22"/>
            </w:rPr>
          </w:rPrChange>
        </w:rPr>
        <w:t xml:space="preserve">For health condition measures, the data are from the main questionnaire. Go to the link below for 1999-2000 data </w:t>
      </w:r>
      <w:r w:rsidR="00FE6766" w:rsidRPr="00637F62">
        <w:rPr>
          <w:rFonts w:asciiTheme="majorHAnsi" w:hAnsiTheme="majorHAnsi" w:cstheme="majorHAnsi"/>
          <w:sz w:val="22"/>
          <w:szCs w:val="22"/>
          <w:rPrChange w:id="740" w:author="Cong" w:date="2020-10-02T19:21:00Z">
            <w:rPr>
              <w:rFonts w:asciiTheme="majorHAnsi" w:hAnsiTheme="majorHAnsi" w:cstheme="majorHAnsi"/>
              <w:sz w:val="22"/>
              <w:szCs w:val="22"/>
            </w:rPr>
          </w:rPrChange>
        </w:rPr>
        <w:fldChar w:fldCharType="begin"/>
      </w:r>
      <w:r w:rsidR="00FE6766" w:rsidRPr="00637F62">
        <w:rPr>
          <w:rFonts w:asciiTheme="majorHAnsi" w:hAnsiTheme="majorHAnsi" w:cstheme="majorHAnsi"/>
          <w:sz w:val="22"/>
          <w:szCs w:val="22"/>
          <w:rPrChange w:id="741" w:author="Cong" w:date="2020-10-02T19:21:00Z">
            <w:rPr>
              <w:rFonts w:asciiTheme="majorHAnsi" w:hAnsiTheme="majorHAnsi" w:cstheme="majorHAnsi"/>
              <w:sz w:val="22"/>
              <w:szCs w:val="22"/>
            </w:rPr>
          </w:rPrChange>
        </w:rPr>
        <w:instrText xml:space="preserve"> HYPERLINK "https://wwwn.cdc.gov/nchs/nhanes/search/datapage.aspx?Component=Questionnaire&amp;CycleBeginYear=1999" </w:instrText>
      </w:r>
      <w:r w:rsidR="00FE6766" w:rsidRPr="00637F62">
        <w:rPr>
          <w:rFonts w:asciiTheme="majorHAnsi" w:hAnsiTheme="majorHAnsi" w:cstheme="majorHAnsi"/>
          <w:sz w:val="22"/>
          <w:szCs w:val="22"/>
          <w:rPrChange w:id="742" w:author="Cong" w:date="2020-10-02T19:21:00Z">
            <w:rPr>
              <w:rFonts w:asciiTheme="majorHAnsi" w:hAnsiTheme="majorHAnsi" w:cstheme="majorHAnsi"/>
              <w:sz w:val="22"/>
              <w:szCs w:val="22"/>
            </w:rPr>
          </w:rPrChange>
        </w:rPr>
        <w:fldChar w:fldCharType="separate"/>
      </w:r>
      <w:r w:rsidRPr="00637F62">
        <w:rPr>
          <w:rStyle w:val="Hyperlink"/>
          <w:rFonts w:asciiTheme="majorHAnsi" w:hAnsiTheme="majorHAnsi" w:cstheme="majorHAnsi"/>
          <w:sz w:val="22"/>
          <w:szCs w:val="22"/>
          <w:rPrChange w:id="743" w:author="Cong" w:date="2020-10-02T19:21:00Z">
            <w:rPr>
              <w:rStyle w:val="Hyperlink"/>
              <w:rFonts w:asciiTheme="majorHAnsi" w:hAnsiTheme="majorHAnsi" w:cstheme="majorHAnsi"/>
              <w:sz w:val="22"/>
              <w:szCs w:val="22"/>
            </w:rPr>
          </w:rPrChange>
        </w:rPr>
        <w:t>https://wwwn.cdc.gov/nchs/nhanes/search/datapage.aspx?Component=Questionnaire&amp;CycleBeginYear=1999</w:t>
      </w:r>
      <w:r w:rsidR="00FE6766" w:rsidRPr="00637F62">
        <w:rPr>
          <w:rStyle w:val="Hyperlink"/>
          <w:rFonts w:asciiTheme="majorHAnsi" w:hAnsiTheme="majorHAnsi" w:cstheme="majorHAnsi"/>
          <w:sz w:val="22"/>
          <w:szCs w:val="22"/>
          <w:rPrChange w:id="744" w:author="Cong" w:date="2020-10-02T19:21:00Z">
            <w:rPr>
              <w:rStyle w:val="Hyperlink"/>
              <w:rFonts w:asciiTheme="majorHAnsi" w:hAnsiTheme="majorHAnsi" w:cstheme="majorHAnsi"/>
              <w:sz w:val="22"/>
              <w:szCs w:val="22"/>
            </w:rPr>
          </w:rPrChange>
        </w:rPr>
        <w:fldChar w:fldCharType="end"/>
      </w:r>
    </w:p>
    <w:p w14:paraId="5A7ECECA" w14:textId="4571FA3B" w:rsidR="00AB10E3" w:rsidRPr="00637F62" w:rsidRDefault="00694A13" w:rsidP="00637F62">
      <w:pPr>
        <w:pStyle w:val="ListParagraph"/>
        <w:numPr>
          <w:ilvl w:val="0"/>
          <w:numId w:val="30"/>
        </w:numPr>
        <w:ind w:left="720"/>
        <w:rPr>
          <w:rFonts w:asciiTheme="majorHAnsi" w:hAnsiTheme="majorHAnsi" w:cstheme="majorHAnsi"/>
          <w:sz w:val="22"/>
          <w:szCs w:val="22"/>
          <w:rPrChange w:id="745" w:author="Cong" w:date="2020-10-02T19:21:00Z">
            <w:rPr>
              <w:rFonts w:asciiTheme="majorHAnsi" w:hAnsiTheme="majorHAnsi" w:cstheme="majorHAnsi"/>
              <w:sz w:val="22"/>
              <w:szCs w:val="22"/>
            </w:rPr>
          </w:rPrChange>
        </w:rPr>
        <w:pPrChange w:id="746" w:author="Cong" w:date="2020-10-02T19:24:00Z">
          <w:pPr>
            <w:pStyle w:val="ListParagraph"/>
            <w:numPr>
              <w:numId w:val="30"/>
            </w:numPr>
            <w:ind w:left="1080" w:hanging="360"/>
          </w:pPr>
        </w:pPrChange>
      </w:pPr>
      <w:r w:rsidRPr="00637F62">
        <w:rPr>
          <w:rFonts w:asciiTheme="majorHAnsi" w:hAnsiTheme="majorHAnsi" w:cstheme="majorHAnsi"/>
          <w:noProof/>
          <w:sz w:val="22"/>
          <w:szCs w:val="22"/>
          <w:rPrChange w:id="747" w:author="Cong" w:date="2020-10-02T19:21:00Z">
            <w:rPr>
              <w:rFonts w:asciiTheme="majorHAnsi" w:hAnsiTheme="majorHAnsi" w:cstheme="majorHAnsi"/>
              <w:noProof/>
              <w:sz w:val="22"/>
              <w:szCs w:val="22"/>
            </w:rPr>
          </w:rPrChange>
        </w:rPr>
        <mc:AlternateContent>
          <mc:Choice Requires="wps">
            <w:drawing>
              <wp:anchor distT="0" distB="0" distL="114300" distR="114300" simplePos="0" relativeHeight="251691520" behindDoc="0" locked="0" layoutInCell="1" allowOverlap="1" wp14:anchorId="44823514" wp14:editId="49DDA60F">
                <wp:simplePos x="0" y="0"/>
                <wp:positionH relativeFrom="column">
                  <wp:posOffset>2562225</wp:posOffset>
                </wp:positionH>
                <wp:positionV relativeFrom="paragraph">
                  <wp:posOffset>475615</wp:posOffset>
                </wp:positionV>
                <wp:extent cx="643890" cy="495300"/>
                <wp:effectExtent l="19050" t="19050" r="60960" b="38100"/>
                <wp:wrapNone/>
                <wp:docPr id="13" name="Straight Arrow Connector 13"/>
                <wp:cNvGraphicFramePr/>
                <a:graphic xmlns:a="http://schemas.openxmlformats.org/drawingml/2006/main">
                  <a:graphicData uri="http://schemas.microsoft.com/office/word/2010/wordprocessingShape">
                    <wps:wsp>
                      <wps:cNvCnPr/>
                      <wps:spPr>
                        <a:xfrm>
                          <a:off x="0" y="0"/>
                          <a:ext cx="643890" cy="4953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FDAC9C" id="Straight Arrow Connector 13" o:spid="_x0000_s1026" type="#_x0000_t32" style="position:absolute;margin-left:201.75pt;margin-top:37.45pt;width:50.7pt;height:39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" strokecolor="#4579b8 [3044]" strokeweight="3pt">
                <v:stroke endarrow="block"/>
              </v:shape>
            </w:pict>
          </mc:Fallback>
        </mc:AlternateContent>
      </w:r>
      <w:r w:rsidR="00995917" w:rsidRPr="00637F62">
        <w:rPr>
          <w:rFonts w:asciiTheme="majorHAnsi" w:hAnsiTheme="majorHAnsi" w:cstheme="majorHAnsi"/>
          <w:noProof/>
          <w:sz w:val="22"/>
          <w:szCs w:val="22"/>
          <w:rPrChange w:id="748" w:author="Cong" w:date="2020-10-02T19:21:00Z">
            <w:rPr>
              <w:rFonts w:asciiTheme="majorHAnsi" w:hAnsiTheme="majorHAnsi" w:cstheme="majorHAnsi"/>
              <w:noProof/>
              <w:sz w:val="22"/>
              <w:szCs w:val="22"/>
            </w:rPr>
          </w:rPrChange>
        </w:rPr>
        <mc:AlternateContent>
          <mc:Choice Requires="wps">
            <w:drawing>
              <wp:anchor distT="0" distB="0" distL="114300" distR="114300" simplePos="0" relativeHeight="251687424" behindDoc="0" locked="0" layoutInCell="1" allowOverlap="1" wp14:anchorId="0D32322F" wp14:editId="51FAE3FA">
                <wp:simplePos x="0" y="0"/>
                <wp:positionH relativeFrom="column">
                  <wp:posOffset>3333751</wp:posOffset>
                </wp:positionH>
                <wp:positionV relativeFrom="paragraph">
                  <wp:posOffset>198119</wp:posOffset>
                </wp:positionV>
                <wp:extent cx="1276350" cy="695325"/>
                <wp:effectExtent l="19050" t="19050" r="38100" b="47625"/>
                <wp:wrapNone/>
                <wp:docPr id="11" name="Straight Arrow Connector 11"/>
                <wp:cNvGraphicFramePr/>
                <a:graphic xmlns:a="http://schemas.openxmlformats.org/drawingml/2006/main">
                  <a:graphicData uri="http://schemas.microsoft.com/office/word/2010/wordprocessingShape">
                    <wps:wsp>
                      <wps:cNvCnPr/>
                      <wps:spPr>
                        <a:xfrm>
                          <a:off x="0" y="0"/>
                          <a:ext cx="1276350" cy="695325"/>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71902F" id="Straight Arrow Connector 11" o:spid="_x0000_s1026" type="#_x0000_t32" style="position:absolute;margin-left:262.5pt;margin-top:15.6pt;width:100.5pt;height:54.7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" strokecolor="#bc4542 [3045]" strokeweight="3pt">
                <v:stroke endarrow="block"/>
              </v:shape>
            </w:pict>
          </mc:Fallback>
        </mc:AlternateContent>
      </w:r>
      <w:r w:rsidR="00AB10E3" w:rsidRPr="00637F62">
        <w:rPr>
          <w:rFonts w:asciiTheme="majorHAnsi" w:hAnsiTheme="majorHAnsi" w:cstheme="majorHAnsi"/>
          <w:sz w:val="22"/>
          <w:szCs w:val="22"/>
          <w:rPrChange w:id="749" w:author="Cong" w:date="2020-10-02T19:21:00Z">
            <w:rPr>
              <w:rFonts w:asciiTheme="majorHAnsi" w:hAnsiTheme="majorHAnsi" w:cstheme="majorHAnsi"/>
              <w:sz w:val="22"/>
              <w:szCs w:val="22"/>
            </w:rPr>
          </w:rPrChange>
        </w:rPr>
        <w:t xml:space="preserve">Download the </w:t>
      </w:r>
      <w:del w:id="750" w:author="Cong" w:date="2020-10-02T19:27:00Z">
        <w:r w:rsidR="00AB10E3" w:rsidRPr="00637F62" w:rsidDel="002C42AB">
          <w:rPr>
            <w:rFonts w:asciiTheme="majorHAnsi" w:hAnsiTheme="majorHAnsi" w:cstheme="majorHAnsi"/>
            <w:sz w:val="22"/>
            <w:szCs w:val="22"/>
            <w:rPrChange w:id="751" w:author="Cong" w:date="2020-10-02T19:21:00Z">
              <w:rPr>
                <w:rFonts w:asciiTheme="majorHAnsi" w:hAnsiTheme="majorHAnsi" w:cstheme="majorHAnsi"/>
                <w:sz w:val="22"/>
                <w:szCs w:val="22"/>
              </w:rPr>
            </w:rPrChange>
          </w:rPr>
          <w:delText>.XPT</w:delText>
        </w:r>
      </w:del>
      <w:ins w:id="752" w:author="Cong" w:date="2020-10-02T19:27:00Z">
        <w:r w:rsidR="002C42AB">
          <w:rPr>
            <w:rFonts w:asciiTheme="majorHAnsi" w:hAnsiTheme="majorHAnsi" w:cstheme="majorHAnsi"/>
            <w:sz w:val="22"/>
            <w:szCs w:val="22"/>
          </w:rPr>
          <w:t>.</w:t>
        </w:r>
        <w:proofErr w:type="spellStart"/>
        <w:r w:rsidR="002C42AB">
          <w:rPr>
            <w:rFonts w:asciiTheme="majorHAnsi" w:hAnsiTheme="majorHAnsi" w:cstheme="majorHAnsi"/>
            <w:sz w:val="22"/>
            <w:szCs w:val="22"/>
          </w:rPr>
          <w:t>xpt</w:t>
        </w:r>
      </w:ins>
      <w:proofErr w:type="spellEnd"/>
      <w:r w:rsidR="00AB10E3" w:rsidRPr="00637F62">
        <w:rPr>
          <w:rFonts w:asciiTheme="majorHAnsi" w:hAnsiTheme="majorHAnsi" w:cstheme="majorHAnsi"/>
          <w:sz w:val="22"/>
          <w:szCs w:val="22"/>
          <w:rPrChange w:id="753" w:author="Cong" w:date="2020-10-02T19:21:00Z">
            <w:rPr>
              <w:rFonts w:asciiTheme="majorHAnsi" w:hAnsiTheme="majorHAnsi" w:cstheme="majorHAnsi"/>
              <w:sz w:val="22"/>
              <w:szCs w:val="22"/>
            </w:rPr>
          </w:rPrChange>
        </w:rPr>
        <w:t xml:space="preserve"> file (as indicated by the arrow) for each of the section of data that you are interested in</w:t>
      </w:r>
      <w:r w:rsidR="00995917" w:rsidRPr="00637F62">
        <w:rPr>
          <w:rFonts w:asciiTheme="majorHAnsi" w:hAnsiTheme="majorHAnsi" w:cstheme="majorHAnsi"/>
          <w:sz w:val="22"/>
          <w:szCs w:val="22"/>
          <w:rPrChange w:id="754" w:author="Cong" w:date="2020-10-02T19:21:00Z">
            <w:rPr>
              <w:rFonts w:asciiTheme="majorHAnsi" w:hAnsiTheme="majorHAnsi" w:cstheme="majorHAnsi"/>
              <w:sz w:val="22"/>
              <w:szCs w:val="22"/>
            </w:rPr>
          </w:rPrChange>
        </w:rPr>
        <w:t xml:space="preserve">. you can also download the .doc with variables descriptions for each of section </w:t>
      </w:r>
      <w:r w:rsidR="00AB10E3" w:rsidRPr="00637F62">
        <w:rPr>
          <w:rFonts w:asciiTheme="majorHAnsi" w:hAnsiTheme="majorHAnsi" w:cstheme="majorHAnsi"/>
          <w:sz w:val="22"/>
          <w:szCs w:val="22"/>
          <w:rPrChange w:id="755" w:author="Cong" w:date="2020-10-02T19:21:00Z">
            <w:rPr>
              <w:rFonts w:asciiTheme="majorHAnsi" w:hAnsiTheme="majorHAnsi" w:cstheme="majorHAnsi"/>
              <w:sz w:val="22"/>
              <w:szCs w:val="22"/>
            </w:rPr>
          </w:rPrChange>
        </w:rPr>
        <w:t xml:space="preserve"> </w:t>
      </w:r>
    </w:p>
    <w:p w14:paraId="6F7AF34F" w14:textId="29EDB0EC" w:rsidR="00AB10E3" w:rsidRPr="00637F62" w:rsidRDefault="00AB10E3" w:rsidP="00637F62">
      <w:pPr>
        <w:pStyle w:val="ListParagraph"/>
        <w:numPr>
          <w:ilvl w:val="0"/>
          <w:numId w:val="30"/>
        </w:numPr>
        <w:ind w:left="720"/>
        <w:rPr>
          <w:rFonts w:asciiTheme="majorHAnsi" w:hAnsiTheme="majorHAnsi" w:cstheme="majorHAnsi"/>
          <w:sz w:val="22"/>
          <w:szCs w:val="22"/>
          <w:rPrChange w:id="756" w:author="Cong" w:date="2020-10-02T19:21:00Z">
            <w:rPr>
              <w:rFonts w:asciiTheme="majorHAnsi" w:hAnsiTheme="majorHAnsi" w:cstheme="majorHAnsi"/>
              <w:sz w:val="22"/>
              <w:szCs w:val="22"/>
            </w:rPr>
          </w:rPrChange>
        </w:rPr>
        <w:pPrChange w:id="757" w:author="Cong" w:date="2020-10-02T19:24:00Z">
          <w:pPr>
            <w:pStyle w:val="ListParagraph"/>
            <w:numPr>
              <w:numId w:val="30"/>
            </w:numPr>
            <w:ind w:left="1080" w:hanging="360"/>
          </w:pPr>
        </w:pPrChange>
      </w:pPr>
      <w:r w:rsidRPr="00637F62">
        <w:rPr>
          <w:rFonts w:asciiTheme="majorHAnsi" w:hAnsiTheme="majorHAnsi" w:cstheme="majorHAnsi"/>
          <w:sz w:val="22"/>
          <w:szCs w:val="22"/>
          <w:rPrChange w:id="758" w:author="Cong" w:date="2020-10-02T19:21:00Z">
            <w:rPr>
              <w:rFonts w:asciiTheme="majorHAnsi" w:hAnsiTheme="majorHAnsi" w:cstheme="majorHAnsi"/>
              <w:sz w:val="22"/>
              <w:szCs w:val="22"/>
            </w:rPr>
          </w:rPrChange>
        </w:rPr>
        <w:t>Repeat a) and b) for data in other years</w:t>
      </w:r>
    </w:p>
    <w:p w14:paraId="58E4459F" w14:textId="62AD72F0" w:rsidR="00115C0E" w:rsidRPr="00637F62" w:rsidRDefault="00115C0E" w:rsidP="00AB10E3">
      <w:pPr>
        <w:pStyle w:val="ListParagraph"/>
        <w:ind w:left="1170"/>
        <w:rPr>
          <w:rFonts w:asciiTheme="majorHAnsi" w:hAnsiTheme="majorHAnsi" w:cstheme="majorHAnsi"/>
          <w:sz w:val="22"/>
          <w:szCs w:val="22"/>
          <w:rPrChange w:id="759" w:author="Cong" w:date="2020-10-02T19:21:00Z">
            <w:rPr>
              <w:rFonts w:asciiTheme="majorHAnsi" w:hAnsiTheme="majorHAnsi" w:cstheme="majorHAnsi"/>
              <w:sz w:val="22"/>
              <w:szCs w:val="22"/>
            </w:rPr>
          </w:rPrChange>
        </w:rPr>
      </w:pPr>
    </w:p>
    <w:p w14:paraId="3991861D" w14:textId="7624779A" w:rsidR="00115C0E" w:rsidRPr="00637F62" w:rsidRDefault="00115C0E" w:rsidP="005068B2">
      <w:pPr>
        <w:ind w:firstLine="360"/>
        <w:rPr>
          <w:rFonts w:asciiTheme="majorHAnsi" w:hAnsiTheme="majorHAnsi" w:cstheme="majorHAnsi"/>
          <w:sz w:val="22"/>
          <w:szCs w:val="22"/>
          <w:rPrChange w:id="760" w:author="Cong" w:date="2020-10-02T19:21:00Z">
            <w:rPr>
              <w:rFonts w:asciiTheme="majorHAnsi" w:hAnsiTheme="majorHAnsi" w:cstheme="majorHAnsi"/>
              <w:sz w:val="22"/>
              <w:szCs w:val="22"/>
            </w:rPr>
          </w:rPrChange>
        </w:rPr>
      </w:pPr>
      <w:r w:rsidRPr="00637F62">
        <w:rPr>
          <w:rFonts w:asciiTheme="majorHAnsi" w:hAnsiTheme="majorHAnsi" w:cstheme="majorHAnsi"/>
          <w:sz w:val="22"/>
          <w:szCs w:val="22"/>
          <w:rPrChange w:id="761" w:author="Cong" w:date="2020-10-02T19:21:00Z">
            <w:rPr>
              <w:rFonts w:asciiTheme="majorHAnsi" w:hAnsiTheme="majorHAnsi" w:cstheme="majorHAnsi"/>
              <w:sz w:val="22"/>
              <w:szCs w:val="22"/>
            </w:rPr>
          </w:rPrChange>
        </w:rPr>
        <w:t>Details are as follows:</w:t>
      </w:r>
    </w:p>
    <w:tbl>
      <w:tblPr>
        <w:tblW w:w="8801" w:type="dxa"/>
        <w:tblInd w:w="352"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Change w:id="762" w:author="Cong" w:date="2020-10-02T18:51:00Z">
          <w:tblPr>
            <w:tblW w:w="9153"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PrChange>
      </w:tblPr>
      <w:tblGrid>
        <w:gridCol w:w="3870"/>
        <w:gridCol w:w="1793"/>
        <w:gridCol w:w="3138"/>
        <w:tblGridChange w:id="763">
          <w:tblGrid>
            <w:gridCol w:w="4222"/>
            <w:gridCol w:w="1793"/>
            <w:gridCol w:w="3138"/>
          </w:tblGrid>
        </w:tblGridChange>
      </w:tblGrid>
      <w:tr w:rsidR="00115C0E" w:rsidRPr="00637F62" w14:paraId="09AC4C72"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764"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1ED2DA15" w14:textId="6E61EE74" w:rsidR="00115C0E" w:rsidRPr="00637F62" w:rsidRDefault="00115C0E" w:rsidP="005068B2">
            <w:pPr>
              <w:ind w:firstLine="360"/>
              <w:rPr>
                <w:rFonts w:asciiTheme="majorHAnsi" w:eastAsia="Times New Roman" w:hAnsiTheme="majorHAnsi" w:cstheme="majorHAnsi"/>
                <w:color w:val="212529"/>
                <w:sz w:val="22"/>
                <w:szCs w:val="22"/>
                <w:rPrChange w:id="765" w:author="Cong" w:date="2020-10-02T19:21:00Z">
                  <w:rPr>
                    <w:rFonts w:asciiTheme="majorHAnsi" w:eastAsia="Times New Roman" w:hAnsiTheme="majorHAnsi" w:cstheme="majorHAnsi"/>
                    <w:color w:val="212529"/>
                    <w:sz w:val="22"/>
                    <w:szCs w:val="22"/>
                  </w:rPr>
                </w:rPrChange>
              </w:rPr>
            </w:pPr>
            <w:r w:rsidRPr="00637F62">
              <w:rPr>
                <w:rFonts w:asciiTheme="majorHAnsi" w:eastAsia="Times New Roman" w:hAnsiTheme="majorHAnsi" w:cstheme="majorHAnsi"/>
                <w:color w:val="212529"/>
                <w:sz w:val="22"/>
                <w:szCs w:val="22"/>
                <w:rPrChange w:id="766" w:author="Cong" w:date="2020-10-02T19:21:00Z">
                  <w:rPr>
                    <w:rFonts w:asciiTheme="majorHAnsi" w:eastAsia="Times New Roman" w:hAnsiTheme="majorHAnsi" w:cstheme="majorHAnsi"/>
                    <w:color w:val="212529"/>
                    <w:sz w:val="22"/>
                    <w:szCs w:val="22"/>
                  </w:rPr>
                </w:rPrChange>
              </w:rPr>
              <w:t>Acculturation</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767"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1A051F6A" w14:textId="58D84A16" w:rsidR="00115C0E" w:rsidRPr="00637F62" w:rsidRDefault="00FE6766" w:rsidP="005068B2">
            <w:pPr>
              <w:ind w:firstLine="360"/>
              <w:jc w:val="center"/>
              <w:rPr>
                <w:rFonts w:asciiTheme="majorHAnsi" w:eastAsia="Times New Roman" w:hAnsiTheme="majorHAnsi" w:cstheme="majorHAnsi"/>
                <w:color w:val="212529"/>
                <w:sz w:val="22"/>
                <w:szCs w:val="22"/>
                <w:rPrChange w:id="768"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769"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770" w:author="Cong" w:date="2020-10-02T19:21:00Z">
                  <w:rPr>
                    <w:rFonts w:asciiTheme="majorHAnsi" w:hAnsiTheme="majorHAnsi" w:cstheme="majorHAnsi"/>
                    <w:sz w:val="22"/>
                    <w:szCs w:val="22"/>
                  </w:rPr>
                </w:rPrChange>
              </w:rPr>
              <w:instrText xml:space="preserve"> HYPERLINK "https://wwwn.cdc.gov/Nchs/Nhanes/1999-2000/ACQ.htm" </w:instrText>
            </w:r>
            <w:r w:rsidRPr="00637F62">
              <w:rPr>
                <w:rFonts w:asciiTheme="majorHAnsi" w:hAnsiTheme="majorHAnsi" w:cstheme="majorHAnsi"/>
                <w:sz w:val="22"/>
                <w:szCs w:val="22"/>
                <w:rPrChange w:id="771"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772" w:author="Cong" w:date="2020-10-02T19:21:00Z">
                  <w:rPr>
                    <w:rFonts w:asciiTheme="majorHAnsi" w:eastAsia="Times New Roman" w:hAnsiTheme="majorHAnsi" w:cstheme="majorHAnsi"/>
                    <w:color w:val="075290"/>
                    <w:sz w:val="22"/>
                    <w:szCs w:val="22"/>
                    <w:u w:val="single"/>
                  </w:rPr>
                </w:rPrChange>
              </w:rPr>
              <w:t>ACQ Doc</w:t>
            </w:r>
            <w:r w:rsidRPr="00637F62">
              <w:rPr>
                <w:rFonts w:asciiTheme="majorHAnsi" w:eastAsia="Times New Roman" w:hAnsiTheme="majorHAnsi" w:cstheme="majorHAnsi"/>
                <w:color w:val="075290"/>
                <w:sz w:val="22"/>
                <w:szCs w:val="22"/>
                <w:u w:val="single"/>
                <w:rPrChange w:id="773"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774"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5192D96F" w14:textId="2C566693" w:rsidR="00115C0E" w:rsidRPr="00637F62" w:rsidRDefault="00FE6766" w:rsidP="005068B2">
            <w:pPr>
              <w:ind w:firstLine="360"/>
              <w:jc w:val="center"/>
              <w:rPr>
                <w:rFonts w:asciiTheme="majorHAnsi" w:eastAsia="Times New Roman" w:hAnsiTheme="majorHAnsi" w:cstheme="majorHAnsi"/>
                <w:color w:val="212529"/>
                <w:sz w:val="22"/>
                <w:szCs w:val="22"/>
                <w:rPrChange w:id="775"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776"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777" w:author="Cong" w:date="2020-10-02T19:21:00Z">
                  <w:rPr>
                    <w:rFonts w:asciiTheme="majorHAnsi" w:hAnsiTheme="majorHAnsi" w:cstheme="majorHAnsi"/>
                    <w:sz w:val="22"/>
                    <w:szCs w:val="22"/>
                  </w:rPr>
                </w:rPrChange>
              </w:rPr>
              <w:instrText xml:space="preserve"> HYPERLINK "https://wwwn.cdc.gov/Nchs/Nhanes/1999-2000/ACQ.XPT" </w:instrText>
            </w:r>
            <w:r w:rsidRPr="00637F62">
              <w:rPr>
                <w:rFonts w:asciiTheme="majorHAnsi" w:hAnsiTheme="majorHAnsi" w:cstheme="majorHAnsi"/>
                <w:sz w:val="22"/>
                <w:szCs w:val="22"/>
                <w:rPrChange w:id="778"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779" w:author="Cong" w:date="2020-10-02T19:21:00Z">
                  <w:rPr>
                    <w:rFonts w:asciiTheme="majorHAnsi" w:eastAsia="Times New Roman" w:hAnsiTheme="majorHAnsi" w:cstheme="majorHAnsi"/>
                    <w:color w:val="075290"/>
                    <w:sz w:val="22"/>
                    <w:szCs w:val="22"/>
                    <w:u w:val="single"/>
                  </w:rPr>
                </w:rPrChange>
              </w:rPr>
              <w:t>ACQ Data [XPT - 629.2 KB]</w:t>
            </w:r>
            <w:r w:rsidRPr="00637F62">
              <w:rPr>
                <w:rFonts w:asciiTheme="majorHAnsi" w:eastAsia="Times New Roman" w:hAnsiTheme="majorHAnsi" w:cstheme="majorHAnsi"/>
                <w:color w:val="075290"/>
                <w:sz w:val="22"/>
                <w:szCs w:val="22"/>
                <w:u w:val="single"/>
                <w:rPrChange w:id="780"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635577BD"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781"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31FD7214" w14:textId="77777777" w:rsidR="00115C0E" w:rsidRPr="00637F62" w:rsidRDefault="00115C0E" w:rsidP="005068B2">
            <w:pPr>
              <w:ind w:firstLine="360"/>
              <w:rPr>
                <w:rFonts w:asciiTheme="majorHAnsi" w:eastAsia="Times New Roman" w:hAnsiTheme="majorHAnsi" w:cstheme="majorHAnsi"/>
                <w:color w:val="000000"/>
                <w:sz w:val="22"/>
                <w:szCs w:val="22"/>
                <w:rPrChange w:id="782" w:author="Cong" w:date="2020-10-02T19:21:00Z">
                  <w:rPr>
                    <w:rFonts w:asciiTheme="majorHAnsi" w:eastAsia="Times New Roman" w:hAnsiTheme="majorHAnsi" w:cstheme="majorHAnsi"/>
                    <w:color w:val="000000"/>
                    <w:sz w:val="22"/>
                    <w:szCs w:val="22"/>
                  </w:rPr>
                </w:rPrChange>
              </w:rPr>
            </w:pPr>
            <w:r w:rsidRPr="00637F62">
              <w:rPr>
                <w:rFonts w:asciiTheme="majorHAnsi" w:eastAsia="Times New Roman" w:hAnsiTheme="majorHAnsi" w:cstheme="majorHAnsi"/>
                <w:color w:val="000000"/>
                <w:sz w:val="22"/>
                <w:szCs w:val="22"/>
                <w:rPrChange w:id="783" w:author="Cong" w:date="2020-10-02T19:21:00Z">
                  <w:rPr>
                    <w:rFonts w:asciiTheme="majorHAnsi" w:eastAsia="Times New Roman" w:hAnsiTheme="majorHAnsi" w:cstheme="majorHAnsi"/>
                    <w:color w:val="000000"/>
                    <w:sz w:val="22"/>
                    <w:szCs w:val="22"/>
                  </w:rPr>
                </w:rPrChange>
              </w:rPr>
              <w:t>Alcohol Use</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784"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630E39BD" w14:textId="42C22464" w:rsidR="00115C0E" w:rsidRPr="00637F62" w:rsidRDefault="00FE6766" w:rsidP="005068B2">
            <w:pPr>
              <w:ind w:firstLine="360"/>
              <w:jc w:val="center"/>
              <w:rPr>
                <w:rFonts w:asciiTheme="majorHAnsi" w:eastAsia="Times New Roman" w:hAnsiTheme="majorHAnsi" w:cstheme="majorHAnsi"/>
                <w:color w:val="000000"/>
                <w:sz w:val="22"/>
                <w:szCs w:val="22"/>
                <w:rPrChange w:id="785"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786"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787" w:author="Cong" w:date="2020-10-02T19:21:00Z">
                  <w:rPr>
                    <w:rFonts w:asciiTheme="majorHAnsi" w:hAnsiTheme="majorHAnsi" w:cstheme="majorHAnsi"/>
                    <w:sz w:val="22"/>
                    <w:szCs w:val="22"/>
                  </w:rPr>
                </w:rPrChange>
              </w:rPr>
              <w:instrText xml:space="preserve"> HYPERLINK "https://wwwn.cdc.gov/Nchs/Nhanes/1999-2000/ALQ.htm" </w:instrText>
            </w:r>
            <w:r w:rsidRPr="00637F62">
              <w:rPr>
                <w:rFonts w:asciiTheme="majorHAnsi" w:hAnsiTheme="majorHAnsi" w:cstheme="majorHAnsi"/>
                <w:sz w:val="22"/>
                <w:szCs w:val="22"/>
                <w:rPrChange w:id="788"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789" w:author="Cong" w:date="2020-10-02T19:21:00Z">
                  <w:rPr>
                    <w:rFonts w:asciiTheme="majorHAnsi" w:eastAsia="Times New Roman" w:hAnsiTheme="majorHAnsi" w:cstheme="majorHAnsi"/>
                    <w:color w:val="075290"/>
                    <w:sz w:val="22"/>
                    <w:szCs w:val="22"/>
                    <w:u w:val="single"/>
                  </w:rPr>
                </w:rPrChange>
              </w:rPr>
              <w:t>ALQ Doc</w:t>
            </w:r>
            <w:r w:rsidRPr="00637F62">
              <w:rPr>
                <w:rFonts w:asciiTheme="majorHAnsi" w:eastAsia="Times New Roman" w:hAnsiTheme="majorHAnsi" w:cstheme="majorHAnsi"/>
                <w:color w:val="075290"/>
                <w:sz w:val="22"/>
                <w:szCs w:val="22"/>
                <w:u w:val="single"/>
                <w:rPrChange w:id="790"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791"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33C9E4A6" w14:textId="7E4966A9" w:rsidR="00115C0E" w:rsidRPr="00637F62" w:rsidRDefault="00FE6766" w:rsidP="005068B2">
            <w:pPr>
              <w:ind w:firstLine="360"/>
              <w:jc w:val="center"/>
              <w:rPr>
                <w:rFonts w:asciiTheme="majorHAnsi" w:eastAsia="Times New Roman" w:hAnsiTheme="majorHAnsi" w:cstheme="majorHAnsi"/>
                <w:color w:val="000000"/>
                <w:sz w:val="22"/>
                <w:szCs w:val="22"/>
                <w:rPrChange w:id="792"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793"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794" w:author="Cong" w:date="2020-10-02T19:21:00Z">
                  <w:rPr>
                    <w:rFonts w:asciiTheme="majorHAnsi" w:hAnsiTheme="majorHAnsi" w:cstheme="majorHAnsi"/>
                    <w:sz w:val="22"/>
                    <w:szCs w:val="22"/>
                  </w:rPr>
                </w:rPrChange>
              </w:rPr>
              <w:instrText xml:space="preserve"> HYPERLINK "https://wwwn.cdc.gov/Nchs/Nhanes/1999-2000/ALQ.XPT" </w:instrText>
            </w:r>
            <w:r w:rsidRPr="00637F62">
              <w:rPr>
                <w:rFonts w:asciiTheme="majorHAnsi" w:hAnsiTheme="majorHAnsi" w:cstheme="majorHAnsi"/>
                <w:sz w:val="22"/>
                <w:szCs w:val="22"/>
                <w:rPrChange w:id="795"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796" w:author="Cong" w:date="2020-10-02T19:21:00Z">
                  <w:rPr>
                    <w:rFonts w:asciiTheme="majorHAnsi" w:eastAsia="Times New Roman" w:hAnsiTheme="majorHAnsi" w:cstheme="majorHAnsi"/>
                    <w:color w:val="075290"/>
                    <w:sz w:val="22"/>
                    <w:szCs w:val="22"/>
                    <w:u w:val="single"/>
                  </w:rPr>
                </w:rPrChange>
              </w:rPr>
              <w:t>ALQ Data [XPT - 314.5 KB]</w:t>
            </w:r>
            <w:r w:rsidRPr="00637F62">
              <w:rPr>
                <w:rFonts w:asciiTheme="majorHAnsi" w:eastAsia="Times New Roman" w:hAnsiTheme="majorHAnsi" w:cstheme="majorHAnsi"/>
                <w:color w:val="075290"/>
                <w:sz w:val="22"/>
                <w:szCs w:val="22"/>
                <w:u w:val="single"/>
                <w:rPrChange w:id="797"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36A2B2A7"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798"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60DF79C8" w14:textId="77777777" w:rsidR="00115C0E" w:rsidRPr="00637F62" w:rsidRDefault="00115C0E" w:rsidP="005068B2">
            <w:pPr>
              <w:ind w:firstLine="360"/>
              <w:rPr>
                <w:rFonts w:asciiTheme="majorHAnsi" w:eastAsia="Times New Roman" w:hAnsiTheme="majorHAnsi" w:cstheme="majorHAnsi"/>
                <w:color w:val="212529"/>
                <w:sz w:val="22"/>
                <w:szCs w:val="22"/>
                <w:rPrChange w:id="799" w:author="Cong" w:date="2020-10-02T19:21:00Z">
                  <w:rPr>
                    <w:rFonts w:asciiTheme="majorHAnsi" w:eastAsia="Times New Roman" w:hAnsiTheme="majorHAnsi" w:cstheme="majorHAnsi"/>
                    <w:color w:val="212529"/>
                    <w:sz w:val="22"/>
                    <w:szCs w:val="22"/>
                  </w:rPr>
                </w:rPrChange>
              </w:rPr>
            </w:pPr>
            <w:r w:rsidRPr="00637F62">
              <w:rPr>
                <w:rFonts w:asciiTheme="majorHAnsi" w:eastAsia="Times New Roman" w:hAnsiTheme="majorHAnsi" w:cstheme="majorHAnsi"/>
                <w:color w:val="212529"/>
                <w:sz w:val="22"/>
                <w:szCs w:val="22"/>
                <w:rPrChange w:id="800" w:author="Cong" w:date="2020-10-02T19:21:00Z">
                  <w:rPr>
                    <w:rFonts w:asciiTheme="majorHAnsi" w:eastAsia="Times New Roman" w:hAnsiTheme="majorHAnsi" w:cstheme="majorHAnsi"/>
                    <w:color w:val="212529"/>
                    <w:sz w:val="22"/>
                    <w:szCs w:val="22"/>
                  </w:rPr>
                </w:rPrChange>
              </w:rPr>
              <w:t>Analgesic Pain Relievers</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801"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784FCB9D"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802"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803"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804" w:author="Cong" w:date="2020-10-02T19:21:00Z">
                  <w:rPr>
                    <w:rFonts w:asciiTheme="majorHAnsi" w:hAnsiTheme="majorHAnsi" w:cstheme="majorHAnsi"/>
                    <w:sz w:val="22"/>
                    <w:szCs w:val="22"/>
                  </w:rPr>
                </w:rPrChange>
              </w:rPr>
              <w:instrText xml:space="preserve"> HYPERLINK "https://wwwn.cdc.gov/Nchs/Nhanes/1999-2000/RXQ_ANA.htm" </w:instrText>
            </w:r>
            <w:r w:rsidRPr="00637F62">
              <w:rPr>
                <w:rFonts w:asciiTheme="majorHAnsi" w:hAnsiTheme="majorHAnsi" w:cstheme="majorHAnsi"/>
                <w:sz w:val="22"/>
                <w:szCs w:val="22"/>
                <w:rPrChange w:id="805"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806" w:author="Cong" w:date="2020-10-02T19:21:00Z">
                  <w:rPr>
                    <w:rFonts w:asciiTheme="majorHAnsi" w:eastAsia="Times New Roman" w:hAnsiTheme="majorHAnsi" w:cstheme="majorHAnsi"/>
                    <w:color w:val="075290"/>
                    <w:sz w:val="22"/>
                    <w:szCs w:val="22"/>
                    <w:u w:val="single"/>
                  </w:rPr>
                </w:rPrChange>
              </w:rPr>
              <w:t>RXQ_ANA Doc</w:t>
            </w:r>
            <w:r w:rsidRPr="00637F62">
              <w:rPr>
                <w:rFonts w:asciiTheme="majorHAnsi" w:eastAsia="Times New Roman" w:hAnsiTheme="majorHAnsi" w:cstheme="majorHAnsi"/>
                <w:color w:val="075290"/>
                <w:sz w:val="22"/>
                <w:szCs w:val="22"/>
                <w:u w:val="single"/>
                <w:rPrChange w:id="807"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808"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28433DB3"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809"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810"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811" w:author="Cong" w:date="2020-10-02T19:21:00Z">
                  <w:rPr>
                    <w:rFonts w:asciiTheme="majorHAnsi" w:hAnsiTheme="majorHAnsi" w:cstheme="majorHAnsi"/>
                    <w:sz w:val="22"/>
                    <w:szCs w:val="22"/>
                  </w:rPr>
                </w:rPrChange>
              </w:rPr>
              <w:instrText xml:space="preserve"> HYPERLINK "https://wwwn.cdc.gov/Nchs/Nhanes/1999-2000/RXQ_ANA.XPT" </w:instrText>
            </w:r>
            <w:r w:rsidRPr="00637F62">
              <w:rPr>
                <w:rFonts w:asciiTheme="majorHAnsi" w:hAnsiTheme="majorHAnsi" w:cstheme="majorHAnsi"/>
                <w:sz w:val="22"/>
                <w:szCs w:val="22"/>
                <w:rPrChange w:id="812"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813" w:author="Cong" w:date="2020-10-02T19:21:00Z">
                  <w:rPr>
                    <w:rFonts w:asciiTheme="majorHAnsi" w:eastAsia="Times New Roman" w:hAnsiTheme="majorHAnsi" w:cstheme="majorHAnsi"/>
                    <w:color w:val="075290"/>
                    <w:sz w:val="22"/>
                    <w:szCs w:val="22"/>
                    <w:u w:val="single"/>
                  </w:rPr>
                </w:rPrChange>
              </w:rPr>
              <w:t>RXQ_ANA Data [XPT - 279.2 KB]</w:t>
            </w:r>
            <w:r w:rsidRPr="00637F62">
              <w:rPr>
                <w:rFonts w:asciiTheme="majorHAnsi" w:eastAsia="Times New Roman" w:hAnsiTheme="majorHAnsi" w:cstheme="majorHAnsi"/>
                <w:color w:val="075290"/>
                <w:sz w:val="22"/>
                <w:szCs w:val="22"/>
                <w:u w:val="single"/>
                <w:rPrChange w:id="814"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0EC5D384"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815"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1AAC741B" w14:textId="77777777" w:rsidR="00115C0E" w:rsidRPr="00637F62" w:rsidRDefault="00115C0E" w:rsidP="005068B2">
            <w:pPr>
              <w:ind w:firstLine="360"/>
              <w:rPr>
                <w:rFonts w:asciiTheme="majorHAnsi" w:eastAsia="Times New Roman" w:hAnsiTheme="majorHAnsi" w:cstheme="majorHAnsi"/>
                <w:color w:val="000000"/>
                <w:sz w:val="22"/>
                <w:szCs w:val="22"/>
                <w:rPrChange w:id="816" w:author="Cong" w:date="2020-10-02T19:21:00Z">
                  <w:rPr>
                    <w:rFonts w:asciiTheme="majorHAnsi" w:eastAsia="Times New Roman" w:hAnsiTheme="majorHAnsi" w:cstheme="majorHAnsi"/>
                    <w:color w:val="000000"/>
                    <w:sz w:val="22"/>
                    <w:szCs w:val="22"/>
                  </w:rPr>
                </w:rPrChange>
              </w:rPr>
            </w:pPr>
            <w:r w:rsidRPr="00637F62">
              <w:rPr>
                <w:rFonts w:asciiTheme="majorHAnsi" w:eastAsia="Times New Roman" w:hAnsiTheme="majorHAnsi" w:cstheme="majorHAnsi"/>
                <w:color w:val="000000"/>
                <w:sz w:val="22"/>
                <w:szCs w:val="22"/>
                <w:rPrChange w:id="817" w:author="Cong" w:date="2020-10-02T19:21:00Z">
                  <w:rPr>
                    <w:rFonts w:asciiTheme="majorHAnsi" w:eastAsia="Times New Roman" w:hAnsiTheme="majorHAnsi" w:cstheme="majorHAnsi"/>
                    <w:color w:val="000000"/>
                    <w:sz w:val="22"/>
                    <w:szCs w:val="22"/>
                  </w:rPr>
                </w:rPrChange>
              </w:rPr>
              <w:t>Audiometry</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818"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64EEF591"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819"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820"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821" w:author="Cong" w:date="2020-10-02T19:21:00Z">
                  <w:rPr>
                    <w:rFonts w:asciiTheme="majorHAnsi" w:hAnsiTheme="majorHAnsi" w:cstheme="majorHAnsi"/>
                    <w:sz w:val="22"/>
                    <w:szCs w:val="22"/>
                  </w:rPr>
                </w:rPrChange>
              </w:rPr>
              <w:instrText xml:space="preserve"> HYPERLINK "https://wwwn.cdc.gov/Nchs/Nhanes/1999-2000/AUQ.htm" </w:instrText>
            </w:r>
            <w:r w:rsidRPr="00637F62">
              <w:rPr>
                <w:rFonts w:asciiTheme="majorHAnsi" w:hAnsiTheme="majorHAnsi" w:cstheme="majorHAnsi"/>
                <w:sz w:val="22"/>
                <w:szCs w:val="22"/>
                <w:rPrChange w:id="822"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823" w:author="Cong" w:date="2020-10-02T19:21:00Z">
                  <w:rPr>
                    <w:rFonts w:asciiTheme="majorHAnsi" w:eastAsia="Times New Roman" w:hAnsiTheme="majorHAnsi" w:cstheme="majorHAnsi"/>
                    <w:color w:val="075290"/>
                    <w:sz w:val="22"/>
                    <w:szCs w:val="22"/>
                    <w:u w:val="single"/>
                  </w:rPr>
                </w:rPrChange>
              </w:rPr>
              <w:t>AUQ Doc</w:t>
            </w:r>
            <w:r w:rsidRPr="00637F62">
              <w:rPr>
                <w:rFonts w:asciiTheme="majorHAnsi" w:eastAsia="Times New Roman" w:hAnsiTheme="majorHAnsi" w:cstheme="majorHAnsi"/>
                <w:color w:val="075290"/>
                <w:sz w:val="22"/>
                <w:szCs w:val="22"/>
                <w:u w:val="single"/>
                <w:rPrChange w:id="824"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825"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3E4F99A3"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826"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827"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828" w:author="Cong" w:date="2020-10-02T19:21:00Z">
                  <w:rPr>
                    <w:rFonts w:asciiTheme="majorHAnsi" w:hAnsiTheme="majorHAnsi" w:cstheme="majorHAnsi"/>
                    <w:sz w:val="22"/>
                    <w:szCs w:val="22"/>
                  </w:rPr>
                </w:rPrChange>
              </w:rPr>
              <w:instrText xml:space="preserve"> HYPERLINK "https://wwwn.cdc.gov/Nchs/Nhanes/1999-2000/AUQ.XPT" </w:instrText>
            </w:r>
            <w:r w:rsidRPr="00637F62">
              <w:rPr>
                <w:rFonts w:asciiTheme="majorHAnsi" w:hAnsiTheme="majorHAnsi" w:cstheme="majorHAnsi"/>
                <w:sz w:val="22"/>
                <w:szCs w:val="22"/>
                <w:rPrChange w:id="829"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830" w:author="Cong" w:date="2020-10-02T19:21:00Z">
                  <w:rPr>
                    <w:rFonts w:asciiTheme="majorHAnsi" w:eastAsia="Times New Roman" w:hAnsiTheme="majorHAnsi" w:cstheme="majorHAnsi"/>
                    <w:color w:val="075290"/>
                    <w:sz w:val="22"/>
                    <w:szCs w:val="22"/>
                    <w:u w:val="single"/>
                  </w:rPr>
                </w:rPrChange>
              </w:rPr>
              <w:t>AUQ Data [XPT - 966.6 KB]</w:t>
            </w:r>
            <w:r w:rsidRPr="00637F62">
              <w:rPr>
                <w:rFonts w:asciiTheme="majorHAnsi" w:eastAsia="Times New Roman" w:hAnsiTheme="majorHAnsi" w:cstheme="majorHAnsi"/>
                <w:color w:val="075290"/>
                <w:sz w:val="22"/>
                <w:szCs w:val="22"/>
                <w:u w:val="single"/>
                <w:rPrChange w:id="831"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3086B010"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832"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56502580" w14:textId="77777777" w:rsidR="00115C0E" w:rsidRPr="00637F62" w:rsidRDefault="00115C0E" w:rsidP="005068B2">
            <w:pPr>
              <w:ind w:firstLine="360"/>
              <w:rPr>
                <w:rFonts w:asciiTheme="majorHAnsi" w:eastAsia="Times New Roman" w:hAnsiTheme="majorHAnsi" w:cstheme="majorHAnsi"/>
                <w:color w:val="212529"/>
                <w:sz w:val="22"/>
                <w:szCs w:val="22"/>
                <w:rPrChange w:id="833" w:author="Cong" w:date="2020-10-02T19:21:00Z">
                  <w:rPr>
                    <w:rFonts w:asciiTheme="majorHAnsi" w:eastAsia="Times New Roman" w:hAnsiTheme="majorHAnsi" w:cstheme="majorHAnsi"/>
                    <w:color w:val="212529"/>
                    <w:sz w:val="22"/>
                    <w:szCs w:val="22"/>
                  </w:rPr>
                </w:rPrChange>
              </w:rPr>
            </w:pPr>
            <w:r w:rsidRPr="00637F62">
              <w:rPr>
                <w:rFonts w:asciiTheme="majorHAnsi" w:eastAsia="Times New Roman" w:hAnsiTheme="majorHAnsi" w:cstheme="majorHAnsi"/>
                <w:color w:val="212529"/>
                <w:sz w:val="22"/>
                <w:szCs w:val="22"/>
                <w:rPrChange w:id="834" w:author="Cong" w:date="2020-10-02T19:21:00Z">
                  <w:rPr>
                    <w:rFonts w:asciiTheme="majorHAnsi" w:eastAsia="Times New Roman" w:hAnsiTheme="majorHAnsi" w:cstheme="majorHAnsi"/>
                    <w:color w:val="212529"/>
                    <w:sz w:val="22"/>
                    <w:szCs w:val="22"/>
                  </w:rPr>
                </w:rPrChange>
              </w:rPr>
              <w:t>Balance</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835"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5BBB8254"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836"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837"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838" w:author="Cong" w:date="2020-10-02T19:21:00Z">
                  <w:rPr>
                    <w:rFonts w:asciiTheme="majorHAnsi" w:hAnsiTheme="majorHAnsi" w:cstheme="majorHAnsi"/>
                    <w:sz w:val="22"/>
                    <w:szCs w:val="22"/>
                  </w:rPr>
                </w:rPrChange>
              </w:rPr>
              <w:instrText xml:space="preserve"> HYPERLINK "https://wwwn.cdc.gov/Nchs/Nhanes/1999-2000/BAQ.htm" </w:instrText>
            </w:r>
            <w:r w:rsidRPr="00637F62">
              <w:rPr>
                <w:rFonts w:asciiTheme="majorHAnsi" w:hAnsiTheme="majorHAnsi" w:cstheme="majorHAnsi"/>
                <w:sz w:val="22"/>
                <w:szCs w:val="22"/>
                <w:rPrChange w:id="839"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840" w:author="Cong" w:date="2020-10-02T19:21:00Z">
                  <w:rPr>
                    <w:rFonts w:asciiTheme="majorHAnsi" w:eastAsia="Times New Roman" w:hAnsiTheme="majorHAnsi" w:cstheme="majorHAnsi"/>
                    <w:color w:val="075290"/>
                    <w:sz w:val="22"/>
                    <w:szCs w:val="22"/>
                    <w:u w:val="single"/>
                  </w:rPr>
                </w:rPrChange>
              </w:rPr>
              <w:t>BAQ Doc</w:t>
            </w:r>
            <w:r w:rsidRPr="00637F62">
              <w:rPr>
                <w:rFonts w:asciiTheme="majorHAnsi" w:eastAsia="Times New Roman" w:hAnsiTheme="majorHAnsi" w:cstheme="majorHAnsi"/>
                <w:color w:val="075290"/>
                <w:sz w:val="22"/>
                <w:szCs w:val="22"/>
                <w:u w:val="single"/>
                <w:rPrChange w:id="841"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842"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4383C0C2"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843"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844"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845" w:author="Cong" w:date="2020-10-02T19:21:00Z">
                  <w:rPr>
                    <w:rFonts w:asciiTheme="majorHAnsi" w:hAnsiTheme="majorHAnsi" w:cstheme="majorHAnsi"/>
                    <w:sz w:val="22"/>
                    <w:szCs w:val="22"/>
                  </w:rPr>
                </w:rPrChange>
              </w:rPr>
              <w:instrText xml:space="preserve"> HYPERLINK "https://wwwn.cdc.gov/Nchs/Nhanes/1999-2000/BAQ.XPT" </w:instrText>
            </w:r>
            <w:r w:rsidRPr="00637F62">
              <w:rPr>
                <w:rFonts w:asciiTheme="majorHAnsi" w:hAnsiTheme="majorHAnsi" w:cstheme="majorHAnsi"/>
                <w:sz w:val="22"/>
                <w:szCs w:val="22"/>
                <w:rPrChange w:id="846"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847" w:author="Cong" w:date="2020-10-02T19:21:00Z">
                  <w:rPr>
                    <w:rFonts w:asciiTheme="majorHAnsi" w:eastAsia="Times New Roman" w:hAnsiTheme="majorHAnsi" w:cstheme="majorHAnsi"/>
                    <w:color w:val="075290"/>
                    <w:sz w:val="22"/>
                    <w:szCs w:val="22"/>
                    <w:u w:val="single"/>
                  </w:rPr>
                </w:rPrChange>
              </w:rPr>
              <w:t>BAQ Data [XPT - 601.2 KB]</w:t>
            </w:r>
            <w:r w:rsidRPr="00637F62">
              <w:rPr>
                <w:rFonts w:asciiTheme="majorHAnsi" w:eastAsia="Times New Roman" w:hAnsiTheme="majorHAnsi" w:cstheme="majorHAnsi"/>
                <w:color w:val="075290"/>
                <w:sz w:val="22"/>
                <w:szCs w:val="22"/>
                <w:u w:val="single"/>
                <w:rPrChange w:id="848"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03A5A448"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849"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3A1D2AA2" w14:textId="77777777" w:rsidR="00115C0E" w:rsidRPr="00637F62" w:rsidRDefault="00115C0E" w:rsidP="005068B2">
            <w:pPr>
              <w:ind w:firstLine="360"/>
              <w:rPr>
                <w:rFonts w:asciiTheme="majorHAnsi" w:eastAsia="Times New Roman" w:hAnsiTheme="majorHAnsi" w:cstheme="majorHAnsi"/>
                <w:color w:val="000000"/>
                <w:sz w:val="22"/>
                <w:szCs w:val="22"/>
                <w:rPrChange w:id="850" w:author="Cong" w:date="2020-10-02T19:21:00Z">
                  <w:rPr>
                    <w:rFonts w:asciiTheme="majorHAnsi" w:eastAsia="Times New Roman" w:hAnsiTheme="majorHAnsi" w:cstheme="majorHAnsi"/>
                    <w:color w:val="000000"/>
                    <w:sz w:val="22"/>
                    <w:szCs w:val="22"/>
                  </w:rPr>
                </w:rPrChange>
              </w:rPr>
            </w:pPr>
            <w:r w:rsidRPr="00637F62">
              <w:rPr>
                <w:rFonts w:asciiTheme="majorHAnsi" w:eastAsia="Times New Roman" w:hAnsiTheme="majorHAnsi" w:cstheme="majorHAnsi"/>
                <w:color w:val="000000"/>
                <w:sz w:val="22"/>
                <w:szCs w:val="22"/>
                <w:rPrChange w:id="851" w:author="Cong" w:date="2020-10-02T19:21:00Z">
                  <w:rPr>
                    <w:rFonts w:asciiTheme="majorHAnsi" w:eastAsia="Times New Roman" w:hAnsiTheme="majorHAnsi" w:cstheme="majorHAnsi"/>
                    <w:color w:val="000000"/>
                    <w:sz w:val="22"/>
                    <w:szCs w:val="22"/>
                  </w:rPr>
                </w:rPrChange>
              </w:rPr>
              <w:t>Blood Pressure &amp; Cholesterol</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852"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0BF95402"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853"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854"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855" w:author="Cong" w:date="2020-10-02T19:21:00Z">
                  <w:rPr>
                    <w:rFonts w:asciiTheme="majorHAnsi" w:hAnsiTheme="majorHAnsi" w:cstheme="majorHAnsi"/>
                    <w:sz w:val="22"/>
                    <w:szCs w:val="22"/>
                  </w:rPr>
                </w:rPrChange>
              </w:rPr>
              <w:instrText xml:space="preserve"> HYPERLINK "https://wwwn.cdc.gov/Nchs/Nhanes/1999-2000/BPQ.htm" </w:instrText>
            </w:r>
            <w:r w:rsidRPr="00637F62">
              <w:rPr>
                <w:rFonts w:asciiTheme="majorHAnsi" w:hAnsiTheme="majorHAnsi" w:cstheme="majorHAnsi"/>
                <w:sz w:val="22"/>
                <w:szCs w:val="22"/>
                <w:rPrChange w:id="856"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857" w:author="Cong" w:date="2020-10-02T19:21:00Z">
                  <w:rPr>
                    <w:rFonts w:asciiTheme="majorHAnsi" w:eastAsia="Times New Roman" w:hAnsiTheme="majorHAnsi" w:cstheme="majorHAnsi"/>
                    <w:color w:val="075290"/>
                    <w:sz w:val="22"/>
                    <w:szCs w:val="22"/>
                    <w:u w:val="single"/>
                  </w:rPr>
                </w:rPrChange>
              </w:rPr>
              <w:t>BPQ Doc</w:t>
            </w:r>
            <w:r w:rsidRPr="00637F62">
              <w:rPr>
                <w:rFonts w:asciiTheme="majorHAnsi" w:eastAsia="Times New Roman" w:hAnsiTheme="majorHAnsi" w:cstheme="majorHAnsi"/>
                <w:color w:val="075290"/>
                <w:sz w:val="22"/>
                <w:szCs w:val="22"/>
                <w:u w:val="single"/>
                <w:rPrChange w:id="858"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859"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77188B51"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860"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861"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862" w:author="Cong" w:date="2020-10-02T19:21:00Z">
                  <w:rPr>
                    <w:rFonts w:asciiTheme="majorHAnsi" w:hAnsiTheme="majorHAnsi" w:cstheme="majorHAnsi"/>
                    <w:sz w:val="22"/>
                    <w:szCs w:val="22"/>
                  </w:rPr>
                </w:rPrChange>
              </w:rPr>
              <w:instrText xml:space="preserve"> HYPERLINK "https://wwwn.cdc.gov/Nchs/Nhanes/1999-2000/BPQ.XPT" </w:instrText>
            </w:r>
            <w:r w:rsidRPr="00637F62">
              <w:rPr>
                <w:rFonts w:asciiTheme="majorHAnsi" w:hAnsiTheme="majorHAnsi" w:cstheme="majorHAnsi"/>
                <w:sz w:val="22"/>
                <w:szCs w:val="22"/>
                <w:rPrChange w:id="863"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864" w:author="Cong" w:date="2020-10-02T19:21:00Z">
                  <w:rPr>
                    <w:rFonts w:asciiTheme="majorHAnsi" w:eastAsia="Times New Roman" w:hAnsiTheme="majorHAnsi" w:cstheme="majorHAnsi"/>
                    <w:color w:val="075290"/>
                    <w:sz w:val="22"/>
                    <w:szCs w:val="22"/>
                    <w:u w:val="single"/>
                  </w:rPr>
                </w:rPrChange>
              </w:rPr>
              <w:t>BPQ Data [XPT - 1.7 MB]</w:t>
            </w:r>
            <w:r w:rsidRPr="00637F62">
              <w:rPr>
                <w:rFonts w:asciiTheme="majorHAnsi" w:eastAsia="Times New Roman" w:hAnsiTheme="majorHAnsi" w:cstheme="majorHAnsi"/>
                <w:color w:val="075290"/>
                <w:sz w:val="22"/>
                <w:szCs w:val="22"/>
                <w:u w:val="single"/>
                <w:rPrChange w:id="865"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10BBAD8A"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866"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049C0965" w14:textId="77777777" w:rsidR="00115C0E" w:rsidRPr="00637F62" w:rsidRDefault="00115C0E" w:rsidP="005068B2">
            <w:pPr>
              <w:ind w:firstLine="360"/>
              <w:rPr>
                <w:rFonts w:asciiTheme="majorHAnsi" w:eastAsia="Times New Roman" w:hAnsiTheme="majorHAnsi" w:cstheme="majorHAnsi"/>
                <w:color w:val="212529"/>
                <w:sz w:val="22"/>
                <w:szCs w:val="22"/>
                <w:rPrChange w:id="867" w:author="Cong" w:date="2020-10-02T19:21:00Z">
                  <w:rPr>
                    <w:rFonts w:asciiTheme="majorHAnsi" w:eastAsia="Times New Roman" w:hAnsiTheme="majorHAnsi" w:cstheme="majorHAnsi"/>
                    <w:color w:val="212529"/>
                    <w:sz w:val="22"/>
                    <w:szCs w:val="22"/>
                  </w:rPr>
                </w:rPrChange>
              </w:rPr>
            </w:pPr>
            <w:r w:rsidRPr="00637F62">
              <w:rPr>
                <w:rFonts w:asciiTheme="majorHAnsi" w:eastAsia="Times New Roman" w:hAnsiTheme="majorHAnsi" w:cstheme="majorHAnsi"/>
                <w:color w:val="212529"/>
                <w:sz w:val="22"/>
                <w:szCs w:val="22"/>
                <w:rPrChange w:id="868" w:author="Cong" w:date="2020-10-02T19:21:00Z">
                  <w:rPr>
                    <w:rFonts w:asciiTheme="majorHAnsi" w:eastAsia="Times New Roman" w:hAnsiTheme="majorHAnsi" w:cstheme="majorHAnsi"/>
                    <w:color w:val="212529"/>
                    <w:sz w:val="22"/>
                    <w:szCs w:val="22"/>
                  </w:rPr>
                </w:rPrChange>
              </w:rPr>
              <w:t>Cardiovascular Health</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869"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712113BF"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870"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871"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872" w:author="Cong" w:date="2020-10-02T19:21:00Z">
                  <w:rPr>
                    <w:rFonts w:asciiTheme="majorHAnsi" w:hAnsiTheme="majorHAnsi" w:cstheme="majorHAnsi"/>
                    <w:sz w:val="22"/>
                    <w:szCs w:val="22"/>
                  </w:rPr>
                </w:rPrChange>
              </w:rPr>
              <w:instrText xml:space="preserve"> HYPERLINK "https://wwwn.cdc.gov/Nchs/Nhanes/1999-2000/CDQ.htm" </w:instrText>
            </w:r>
            <w:r w:rsidRPr="00637F62">
              <w:rPr>
                <w:rFonts w:asciiTheme="majorHAnsi" w:hAnsiTheme="majorHAnsi" w:cstheme="majorHAnsi"/>
                <w:sz w:val="22"/>
                <w:szCs w:val="22"/>
                <w:rPrChange w:id="873"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874" w:author="Cong" w:date="2020-10-02T19:21:00Z">
                  <w:rPr>
                    <w:rFonts w:asciiTheme="majorHAnsi" w:eastAsia="Times New Roman" w:hAnsiTheme="majorHAnsi" w:cstheme="majorHAnsi"/>
                    <w:color w:val="075290"/>
                    <w:sz w:val="22"/>
                    <w:szCs w:val="22"/>
                    <w:u w:val="single"/>
                  </w:rPr>
                </w:rPrChange>
              </w:rPr>
              <w:t>CDQ Doc</w:t>
            </w:r>
            <w:r w:rsidRPr="00637F62">
              <w:rPr>
                <w:rFonts w:asciiTheme="majorHAnsi" w:eastAsia="Times New Roman" w:hAnsiTheme="majorHAnsi" w:cstheme="majorHAnsi"/>
                <w:color w:val="075290"/>
                <w:sz w:val="22"/>
                <w:szCs w:val="22"/>
                <w:u w:val="single"/>
                <w:rPrChange w:id="875"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876"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1CFF7F19"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877"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878"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879" w:author="Cong" w:date="2020-10-02T19:21:00Z">
                  <w:rPr>
                    <w:rFonts w:asciiTheme="majorHAnsi" w:hAnsiTheme="majorHAnsi" w:cstheme="majorHAnsi"/>
                    <w:sz w:val="22"/>
                    <w:szCs w:val="22"/>
                  </w:rPr>
                </w:rPrChange>
              </w:rPr>
              <w:instrText xml:space="preserve"> HYPERLINK "https://wwwn.cdc.gov/Nchs/Nhanes/1999-2000/CDQ.XPT" </w:instrText>
            </w:r>
            <w:r w:rsidRPr="00637F62">
              <w:rPr>
                <w:rFonts w:asciiTheme="majorHAnsi" w:hAnsiTheme="majorHAnsi" w:cstheme="majorHAnsi"/>
                <w:sz w:val="22"/>
                <w:szCs w:val="22"/>
                <w:rPrChange w:id="880"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881" w:author="Cong" w:date="2020-10-02T19:21:00Z">
                  <w:rPr>
                    <w:rFonts w:asciiTheme="majorHAnsi" w:eastAsia="Times New Roman" w:hAnsiTheme="majorHAnsi" w:cstheme="majorHAnsi"/>
                    <w:color w:val="075290"/>
                    <w:sz w:val="22"/>
                    <w:szCs w:val="22"/>
                    <w:u w:val="single"/>
                  </w:rPr>
                </w:rPrChange>
              </w:rPr>
              <w:t>CDQ Data [XPT - 250.9 KB]</w:t>
            </w:r>
            <w:r w:rsidRPr="00637F62">
              <w:rPr>
                <w:rFonts w:asciiTheme="majorHAnsi" w:eastAsia="Times New Roman" w:hAnsiTheme="majorHAnsi" w:cstheme="majorHAnsi"/>
                <w:color w:val="075290"/>
                <w:sz w:val="22"/>
                <w:szCs w:val="22"/>
                <w:u w:val="single"/>
                <w:rPrChange w:id="882"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6D132785"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883"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0AFD373E" w14:textId="77777777" w:rsidR="00115C0E" w:rsidRPr="00637F62" w:rsidRDefault="00115C0E" w:rsidP="005068B2">
            <w:pPr>
              <w:ind w:firstLine="360"/>
              <w:rPr>
                <w:rFonts w:asciiTheme="majorHAnsi" w:eastAsia="Times New Roman" w:hAnsiTheme="majorHAnsi" w:cstheme="majorHAnsi"/>
                <w:color w:val="000000"/>
                <w:sz w:val="22"/>
                <w:szCs w:val="22"/>
                <w:rPrChange w:id="884" w:author="Cong" w:date="2020-10-02T19:21:00Z">
                  <w:rPr>
                    <w:rFonts w:asciiTheme="majorHAnsi" w:eastAsia="Times New Roman" w:hAnsiTheme="majorHAnsi" w:cstheme="majorHAnsi"/>
                    <w:color w:val="000000"/>
                    <w:sz w:val="22"/>
                    <w:szCs w:val="22"/>
                  </w:rPr>
                </w:rPrChange>
              </w:rPr>
            </w:pPr>
            <w:r w:rsidRPr="00637F62">
              <w:rPr>
                <w:rFonts w:asciiTheme="majorHAnsi" w:eastAsia="Times New Roman" w:hAnsiTheme="majorHAnsi" w:cstheme="majorHAnsi"/>
                <w:color w:val="000000"/>
                <w:sz w:val="22"/>
                <w:szCs w:val="22"/>
                <w:rPrChange w:id="885" w:author="Cong" w:date="2020-10-02T19:21:00Z">
                  <w:rPr>
                    <w:rFonts w:asciiTheme="majorHAnsi" w:eastAsia="Times New Roman" w:hAnsiTheme="majorHAnsi" w:cstheme="majorHAnsi"/>
                    <w:color w:val="000000"/>
                    <w:sz w:val="22"/>
                    <w:szCs w:val="22"/>
                  </w:rPr>
                </w:rPrChange>
              </w:rPr>
              <w:t>Cognitive Functioning</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886"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2F3CEA2A"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887"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888"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889" w:author="Cong" w:date="2020-10-02T19:21:00Z">
                  <w:rPr>
                    <w:rFonts w:asciiTheme="majorHAnsi" w:hAnsiTheme="majorHAnsi" w:cstheme="majorHAnsi"/>
                    <w:sz w:val="22"/>
                    <w:szCs w:val="22"/>
                  </w:rPr>
                </w:rPrChange>
              </w:rPr>
              <w:instrText xml:space="preserve"> HYPERLINK "https://wwwn.cdc.gov/Nchs/Nhanes/1999-2000/CFQ.htm" </w:instrText>
            </w:r>
            <w:r w:rsidRPr="00637F62">
              <w:rPr>
                <w:rFonts w:asciiTheme="majorHAnsi" w:hAnsiTheme="majorHAnsi" w:cstheme="majorHAnsi"/>
                <w:sz w:val="22"/>
                <w:szCs w:val="22"/>
                <w:rPrChange w:id="890"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891" w:author="Cong" w:date="2020-10-02T19:21:00Z">
                  <w:rPr>
                    <w:rFonts w:asciiTheme="majorHAnsi" w:eastAsia="Times New Roman" w:hAnsiTheme="majorHAnsi" w:cstheme="majorHAnsi"/>
                    <w:color w:val="075290"/>
                    <w:sz w:val="22"/>
                    <w:szCs w:val="22"/>
                    <w:u w:val="single"/>
                  </w:rPr>
                </w:rPrChange>
              </w:rPr>
              <w:t>CFQ Doc</w:t>
            </w:r>
            <w:r w:rsidRPr="00637F62">
              <w:rPr>
                <w:rFonts w:asciiTheme="majorHAnsi" w:eastAsia="Times New Roman" w:hAnsiTheme="majorHAnsi" w:cstheme="majorHAnsi"/>
                <w:color w:val="075290"/>
                <w:sz w:val="22"/>
                <w:szCs w:val="22"/>
                <w:u w:val="single"/>
                <w:rPrChange w:id="892"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893"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4EF02047"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894"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895"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896" w:author="Cong" w:date="2020-10-02T19:21:00Z">
                  <w:rPr>
                    <w:rFonts w:asciiTheme="majorHAnsi" w:hAnsiTheme="majorHAnsi" w:cstheme="majorHAnsi"/>
                    <w:sz w:val="22"/>
                    <w:szCs w:val="22"/>
                  </w:rPr>
                </w:rPrChange>
              </w:rPr>
              <w:instrText xml:space="preserve"> HYPERLINK "https://wwwn.cdc.gov/Nchs/Nhanes/1999-2000/CFQ.XPT" </w:instrText>
            </w:r>
            <w:r w:rsidRPr="00637F62">
              <w:rPr>
                <w:rFonts w:asciiTheme="majorHAnsi" w:hAnsiTheme="majorHAnsi" w:cstheme="majorHAnsi"/>
                <w:sz w:val="22"/>
                <w:szCs w:val="22"/>
                <w:rPrChange w:id="897"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898" w:author="Cong" w:date="2020-10-02T19:21:00Z">
                  <w:rPr>
                    <w:rFonts w:asciiTheme="majorHAnsi" w:eastAsia="Times New Roman" w:hAnsiTheme="majorHAnsi" w:cstheme="majorHAnsi"/>
                    <w:color w:val="075290"/>
                    <w:sz w:val="22"/>
                    <w:szCs w:val="22"/>
                    <w:u w:val="single"/>
                  </w:rPr>
                </w:rPrChange>
              </w:rPr>
              <w:t>CFQ Data [XPT - 116.5 KB]</w:t>
            </w:r>
            <w:r w:rsidRPr="00637F62">
              <w:rPr>
                <w:rFonts w:asciiTheme="majorHAnsi" w:eastAsia="Times New Roman" w:hAnsiTheme="majorHAnsi" w:cstheme="majorHAnsi"/>
                <w:color w:val="075290"/>
                <w:sz w:val="22"/>
                <w:szCs w:val="22"/>
                <w:u w:val="single"/>
                <w:rPrChange w:id="899"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5A978E71"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900"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12E01075" w14:textId="77777777" w:rsidR="00115C0E" w:rsidRPr="00637F62" w:rsidRDefault="00115C0E" w:rsidP="005068B2">
            <w:pPr>
              <w:ind w:firstLine="360"/>
              <w:rPr>
                <w:rFonts w:asciiTheme="majorHAnsi" w:eastAsia="Times New Roman" w:hAnsiTheme="majorHAnsi" w:cstheme="majorHAnsi"/>
                <w:color w:val="212529"/>
                <w:sz w:val="22"/>
                <w:szCs w:val="22"/>
                <w:rPrChange w:id="901" w:author="Cong" w:date="2020-10-02T19:21:00Z">
                  <w:rPr>
                    <w:rFonts w:asciiTheme="majorHAnsi" w:eastAsia="Times New Roman" w:hAnsiTheme="majorHAnsi" w:cstheme="majorHAnsi"/>
                    <w:color w:val="212529"/>
                    <w:sz w:val="22"/>
                    <w:szCs w:val="22"/>
                  </w:rPr>
                </w:rPrChange>
              </w:rPr>
            </w:pPr>
            <w:r w:rsidRPr="00637F62">
              <w:rPr>
                <w:rFonts w:asciiTheme="majorHAnsi" w:eastAsia="Times New Roman" w:hAnsiTheme="majorHAnsi" w:cstheme="majorHAnsi"/>
                <w:color w:val="212529"/>
                <w:sz w:val="22"/>
                <w:szCs w:val="22"/>
                <w:rPrChange w:id="902" w:author="Cong" w:date="2020-10-02T19:21:00Z">
                  <w:rPr>
                    <w:rFonts w:asciiTheme="majorHAnsi" w:eastAsia="Times New Roman" w:hAnsiTheme="majorHAnsi" w:cstheme="majorHAnsi"/>
                    <w:color w:val="212529"/>
                    <w:sz w:val="22"/>
                    <w:szCs w:val="22"/>
                  </w:rPr>
                </w:rPrChange>
              </w:rPr>
              <w:t>Current Health Status</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903"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38E404CA"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904"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905"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906" w:author="Cong" w:date="2020-10-02T19:21:00Z">
                  <w:rPr>
                    <w:rFonts w:asciiTheme="majorHAnsi" w:hAnsiTheme="majorHAnsi" w:cstheme="majorHAnsi"/>
                    <w:sz w:val="22"/>
                    <w:szCs w:val="22"/>
                  </w:rPr>
                </w:rPrChange>
              </w:rPr>
              <w:instrText xml:space="preserve"> HYPERLINK "https://wwwn.cdc.gov/Nchs/Nhanes/1999-2000/HSQ.htm" </w:instrText>
            </w:r>
            <w:r w:rsidRPr="00637F62">
              <w:rPr>
                <w:rFonts w:asciiTheme="majorHAnsi" w:hAnsiTheme="majorHAnsi" w:cstheme="majorHAnsi"/>
                <w:sz w:val="22"/>
                <w:szCs w:val="22"/>
                <w:rPrChange w:id="907"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908" w:author="Cong" w:date="2020-10-02T19:21:00Z">
                  <w:rPr>
                    <w:rFonts w:asciiTheme="majorHAnsi" w:eastAsia="Times New Roman" w:hAnsiTheme="majorHAnsi" w:cstheme="majorHAnsi"/>
                    <w:color w:val="075290"/>
                    <w:sz w:val="22"/>
                    <w:szCs w:val="22"/>
                    <w:u w:val="single"/>
                  </w:rPr>
                </w:rPrChange>
              </w:rPr>
              <w:t>HSQ Doc</w:t>
            </w:r>
            <w:r w:rsidRPr="00637F62">
              <w:rPr>
                <w:rFonts w:asciiTheme="majorHAnsi" w:eastAsia="Times New Roman" w:hAnsiTheme="majorHAnsi" w:cstheme="majorHAnsi"/>
                <w:color w:val="075290"/>
                <w:sz w:val="22"/>
                <w:szCs w:val="22"/>
                <w:u w:val="single"/>
                <w:rPrChange w:id="909"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910"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1E987A46"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911"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912"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913" w:author="Cong" w:date="2020-10-02T19:21:00Z">
                  <w:rPr>
                    <w:rFonts w:asciiTheme="majorHAnsi" w:hAnsiTheme="majorHAnsi" w:cstheme="majorHAnsi"/>
                    <w:sz w:val="22"/>
                    <w:szCs w:val="22"/>
                  </w:rPr>
                </w:rPrChange>
              </w:rPr>
              <w:instrText xml:space="preserve"> HYPERLINK "https://wwwn.cdc.gov/Nchs/Nhanes/1999-2000/HSQ.XPT" </w:instrText>
            </w:r>
            <w:r w:rsidRPr="00637F62">
              <w:rPr>
                <w:rFonts w:asciiTheme="majorHAnsi" w:hAnsiTheme="majorHAnsi" w:cstheme="majorHAnsi"/>
                <w:sz w:val="22"/>
                <w:szCs w:val="22"/>
                <w:rPrChange w:id="914"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915" w:author="Cong" w:date="2020-10-02T19:21:00Z">
                  <w:rPr>
                    <w:rFonts w:asciiTheme="majorHAnsi" w:eastAsia="Times New Roman" w:hAnsiTheme="majorHAnsi" w:cstheme="majorHAnsi"/>
                    <w:color w:val="075290"/>
                    <w:sz w:val="22"/>
                    <w:szCs w:val="22"/>
                    <w:u w:val="single"/>
                  </w:rPr>
                </w:rPrChange>
              </w:rPr>
              <w:t>HSQ Data [XPT - 553.8 KB]</w:t>
            </w:r>
            <w:r w:rsidRPr="00637F62">
              <w:rPr>
                <w:rFonts w:asciiTheme="majorHAnsi" w:eastAsia="Times New Roman" w:hAnsiTheme="majorHAnsi" w:cstheme="majorHAnsi"/>
                <w:color w:val="075290"/>
                <w:sz w:val="22"/>
                <w:szCs w:val="22"/>
                <w:u w:val="single"/>
                <w:rPrChange w:id="916"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19732BEF"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917"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03407C0A" w14:textId="77777777" w:rsidR="00115C0E" w:rsidRPr="00637F62" w:rsidRDefault="00115C0E" w:rsidP="005068B2">
            <w:pPr>
              <w:ind w:firstLine="360"/>
              <w:rPr>
                <w:rFonts w:asciiTheme="majorHAnsi" w:eastAsia="Times New Roman" w:hAnsiTheme="majorHAnsi" w:cstheme="majorHAnsi"/>
                <w:color w:val="000000"/>
                <w:sz w:val="22"/>
                <w:szCs w:val="22"/>
                <w:rPrChange w:id="918" w:author="Cong" w:date="2020-10-02T19:21:00Z">
                  <w:rPr>
                    <w:rFonts w:asciiTheme="majorHAnsi" w:eastAsia="Times New Roman" w:hAnsiTheme="majorHAnsi" w:cstheme="majorHAnsi"/>
                    <w:color w:val="000000"/>
                    <w:sz w:val="22"/>
                    <w:szCs w:val="22"/>
                  </w:rPr>
                </w:rPrChange>
              </w:rPr>
            </w:pPr>
            <w:r w:rsidRPr="00637F62">
              <w:rPr>
                <w:rFonts w:asciiTheme="majorHAnsi" w:eastAsia="Times New Roman" w:hAnsiTheme="majorHAnsi" w:cstheme="majorHAnsi"/>
                <w:color w:val="000000"/>
                <w:sz w:val="22"/>
                <w:szCs w:val="22"/>
                <w:rPrChange w:id="919" w:author="Cong" w:date="2020-10-02T19:21:00Z">
                  <w:rPr>
                    <w:rFonts w:asciiTheme="majorHAnsi" w:eastAsia="Times New Roman" w:hAnsiTheme="majorHAnsi" w:cstheme="majorHAnsi"/>
                    <w:color w:val="000000"/>
                    <w:sz w:val="22"/>
                    <w:szCs w:val="22"/>
                  </w:rPr>
                </w:rPrChange>
              </w:rPr>
              <w:t>Dermatology</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920"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5BE35031"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921"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922"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923" w:author="Cong" w:date="2020-10-02T19:21:00Z">
                  <w:rPr>
                    <w:rFonts w:asciiTheme="majorHAnsi" w:hAnsiTheme="majorHAnsi" w:cstheme="majorHAnsi"/>
                    <w:sz w:val="22"/>
                    <w:szCs w:val="22"/>
                  </w:rPr>
                </w:rPrChange>
              </w:rPr>
              <w:instrText xml:space="preserve"> HYPERLINK "https://wwwn.cdc.gov/Nchs/Nhanes/1999-2000/DEQ.htm" </w:instrText>
            </w:r>
            <w:r w:rsidRPr="00637F62">
              <w:rPr>
                <w:rFonts w:asciiTheme="majorHAnsi" w:hAnsiTheme="majorHAnsi" w:cstheme="majorHAnsi"/>
                <w:sz w:val="22"/>
                <w:szCs w:val="22"/>
                <w:rPrChange w:id="924"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925" w:author="Cong" w:date="2020-10-02T19:21:00Z">
                  <w:rPr>
                    <w:rFonts w:asciiTheme="majorHAnsi" w:eastAsia="Times New Roman" w:hAnsiTheme="majorHAnsi" w:cstheme="majorHAnsi"/>
                    <w:color w:val="075290"/>
                    <w:sz w:val="22"/>
                    <w:szCs w:val="22"/>
                    <w:u w:val="single"/>
                  </w:rPr>
                </w:rPrChange>
              </w:rPr>
              <w:t>DEQ Doc</w:t>
            </w:r>
            <w:r w:rsidRPr="00637F62">
              <w:rPr>
                <w:rFonts w:asciiTheme="majorHAnsi" w:eastAsia="Times New Roman" w:hAnsiTheme="majorHAnsi" w:cstheme="majorHAnsi"/>
                <w:color w:val="075290"/>
                <w:sz w:val="22"/>
                <w:szCs w:val="22"/>
                <w:u w:val="single"/>
                <w:rPrChange w:id="926"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927"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3A88495C"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928"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929"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930" w:author="Cong" w:date="2020-10-02T19:21:00Z">
                  <w:rPr>
                    <w:rFonts w:asciiTheme="majorHAnsi" w:hAnsiTheme="majorHAnsi" w:cstheme="majorHAnsi"/>
                    <w:sz w:val="22"/>
                    <w:szCs w:val="22"/>
                  </w:rPr>
                </w:rPrChange>
              </w:rPr>
              <w:instrText xml:space="preserve"> HYPERLINK "https://wwwn.cdc.gov/Nchs/Nhanes/1999-2000/DEQ.XPT" </w:instrText>
            </w:r>
            <w:r w:rsidRPr="00637F62">
              <w:rPr>
                <w:rFonts w:asciiTheme="majorHAnsi" w:hAnsiTheme="majorHAnsi" w:cstheme="majorHAnsi"/>
                <w:sz w:val="22"/>
                <w:szCs w:val="22"/>
                <w:rPrChange w:id="931"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932" w:author="Cong" w:date="2020-10-02T19:21:00Z">
                  <w:rPr>
                    <w:rFonts w:asciiTheme="majorHAnsi" w:eastAsia="Times New Roman" w:hAnsiTheme="majorHAnsi" w:cstheme="majorHAnsi"/>
                    <w:color w:val="075290"/>
                    <w:sz w:val="22"/>
                    <w:szCs w:val="22"/>
                    <w:u w:val="single"/>
                  </w:rPr>
                </w:rPrChange>
              </w:rPr>
              <w:t>DEQ Data [XPT - 3.5 MB]</w:t>
            </w:r>
            <w:r w:rsidRPr="00637F62">
              <w:rPr>
                <w:rFonts w:asciiTheme="majorHAnsi" w:eastAsia="Times New Roman" w:hAnsiTheme="majorHAnsi" w:cstheme="majorHAnsi"/>
                <w:color w:val="075290"/>
                <w:sz w:val="22"/>
                <w:szCs w:val="22"/>
                <w:u w:val="single"/>
                <w:rPrChange w:id="933"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733A1B37"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934"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72693DAC" w14:textId="77777777" w:rsidR="00115C0E" w:rsidRPr="00637F62" w:rsidRDefault="00115C0E" w:rsidP="005068B2">
            <w:pPr>
              <w:ind w:firstLine="360"/>
              <w:rPr>
                <w:rFonts w:asciiTheme="majorHAnsi" w:eastAsia="Times New Roman" w:hAnsiTheme="majorHAnsi" w:cstheme="majorHAnsi"/>
                <w:color w:val="212529"/>
                <w:sz w:val="22"/>
                <w:szCs w:val="22"/>
                <w:rPrChange w:id="935" w:author="Cong" w:date="2020-10-02T19:21:00Z">
                  <w:rPr>
                    <w:rFonts w:asciiTheme="majorHAnsi" w:eastAsia="Times New Roman" w:hAnsiTheme="majorHAnsi" w:cstheme="majorHAnsi"/>
                    <w:color w:val="212529"/>
                    <w:sz w:val="22"/>
                    <w:szCs w:val="22"/>
                  </w:rPr>
                </w:rPrChange>
              </w:rPr>
            </w:pPr>
            <w:r w:rsidRPr="00637F62">
              <w:rPr>
                <w:rFonts w:asciiTheme="majorHAnsi" w:eastAsia="Times New Roman" w:hAnsiTheme="majorHAnsi" w:cstheme="majorHAnsi"/>
                <w:color w:val="212529"/>
                <w:sz w:val="22"/>
                <w:szCs w:val="22"/>
                <w:rPrChange w:id="936" w:author="Cong" w:date="2020-10-02T19:21:00Z">
                  <w:rPr>
                    <w:rFonts w:asciiTheme="majorHAnsi" w:eastAsia="Times New Roman" w:hAnsiTheme="majorHAnsi" w:cstheme="majorHAnsi"/>
                    <w:color w:val="212529"/>
                    <w:sz w:val="22"/>
                    <w:szCs w:val="22"/>
                  </w:rPr>
                </w:rPrChange>
              </w:rPr>
              <w:t>Diabetes</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937"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4A6FE51F"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938"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939"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940" w:author="Cong" w:date="2020-10-02T19:21:00Z">
                  <w:rPr>
                    <w:rFonts w:asciiTheme="majorHAnsi" w:hAnsiTheme="majorHAnsi" w:cstheme="majorHAnsi"/>
                    <w:sz w:val="22"/>
                    <w:szCs w:val="22"/>
                  </w:rPr>
                </w:rPrChange>
              </w:rPr>
              <w:instrText xml:space="preserve"> HYPERLINK "https://wwwn.cdc.gov/Nchs/Nhanes/1999-2000/DIQ.htm" </w:instrText>
            </w:r>
            <w:r w:rsidRPr="00637F62">
              <w:rPr>
                <w:rFonts w:asciiTheme="majorHAnsi" w:hAnsiTheme="majorHAnsi" w:cstheme="majorHAnsi"/>
                <w:sz w:val="22"/>
                <w:szCs w:val="22"/>
                <w:rPrChange w:id="941"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942" w:author="Cong" w:date="2020-10-02T19:21:00Z">
                  <w:rPr>
                    <w:rFonts w:asciiTheme="majorHAnsi" w:eastAsia="Times New Roman" w:hAnsiTheme="majorHAnsi" w:cstheme="majorHAnsi"/>
                    <w:color w:val="075290"/>
                    <w:sz w:val="22"/>
                    <w:szCs w:val="22"/>
                    <w:u w:val="single"/>
                  </w:rPr>
                </w:rPrChange>
              </w:rPr>
              <w:t>DIQ Doc</w:t>
            </w:r>
            <w:r w:rsidRPr="00637F62">
              <w:rPr>
                <w:rFonts w:asciiTheme="majorHAnsi" w:eastAsia="Times New Roman" w:hAnsiTheme="majorHAnsi" w:cstheme="majorHAnsi"/>
                <w:color w:val="075290"/>
                <w:sz w:val="22"/>
                <w:szCs w:val="22"/>
                <w:u w:val="single"/>
                <w:rPrChange w:id="943"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944"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41B5B6FF"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945"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946"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947" w:author="Cong" w:date="2020-10-02T19:21:00Z">
                  <w:rPr>
                    <w:rFonts w:asciiTheme="majorHAnsi" w:hAnsiTheme="majorHAnsi" w:cstheme="majorHAnsi"/>
                    <w:sz w:val="22"/>
                    <w:szCs w:val="22"/>
                  </w:rPr>
                </w:rPrChange>
              </w:rPr>
              <w:instrText xml:space="preserve"> HYPERLINK "https://wwwn.cdc.gov/Nchs/Nhanes/1999-2000/DIQ.XPT" </w:instrText>
            </w:r>
            <w:r w:rsidRPr="00637F62">
              <w:rPr>
                <w:rFonts w:asciiTheme="majorHAnsi" w:hAnsiTheme="majorHAnsi" w:cstheme="majorHAnsi"/>
                <w:sz w:val="22"/>
                <w:szCs w:val="22"/>
                <w:rPrChange w:id="948"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949" w:author="Cong" w:date="2020-10-02T19:21:00Z">
                  <w:rPr>
                    <w:rFonts w:asciiTheme="majorHAnsi" w:eastAsia="Times New Roman" w:hAnsiTheme="majorHAnsi" w:cstheme="majorHAnsi"/>
                    <w:color w:val="075290"/>
                    <w:sz w:val="22"/>
                    <w:szCs w:val="22"/>
                    <w:u w:val="single"/>
                  </w:rPr>
                </w:rPrChange>
              </w:rPr>
              <w:t>DIQ Data [XPT - 1.2 MB]</w:t>
            </w:r>
            <w:r w:rsidRPr="00637F62">
              <w:rPr>
                <w:rFonts w:asciiTheme="majorHAnsi" w:eastAsia="Times New Roman" w:hAnsiTheme="majorHAnsi" w:cstheme="majorHAnsi"/>
                <w:color w:val="075290"/>
                <w:sz w:val="22"/>
                <w:szCs w:val="22"/>
                <w:u w:val="single"/>
                <w:rPrChange w:id="950"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5E958A5B"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951"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1733113B" w14:textId="77777777" w:rsidR="00115C0E" w:rsidRPr="00637F62" w:rsidRDefault="00115C0E" w:rsidP="005068B2">
            <w:pPr>
              <w:ind w:firstLine="360"/>
              <w:rPr>
                <w:rFonts w:asciiTheme="majorHAnsi" w:eastAsia="Times New Roman" w:hAnsiTheme="majorHAnsi" w:cstheme="majorHAnsi"/>
                <w:color w:val="000000"/>
                <w:sz w:val="22"/>
                <w:szCs w:val="22"/>
                <w:rPrChange w:id="952" w:author="Cong" w:date="2020-10-02T19:21:00Z">
                  <w:rPr>
                    <w:rFonts w:asciiTheme="majorHAnsi" w:eastAsia="Times New Roman" w:hAnsiTheme="majorHAnsi" w:cstheme="majorHAnsi"/>
                    <w:color w:val="000000"/>
                    <w:sz w:val="22"/>
                    <w:szCs w:val="22"/>
                  </w:rPr>
                </w:rPrChange>
              </w:rPr>
            </w:pPr>
            <w:r w:rsidRPr="00637F62">
              <w:rPr>
                <w:rFonts w:asciiTheme="majorHAnsi" w:eastAsia="Times New Roman" w:hAnsiTheme="majorHAnsi" w:cstheme="majorHAnsi"/>
                <w:color w:val="000000"/>
                <w:sz w:val="22"/>
                <w:szCs w:val="22"/>
                <w:rPrChange w:id="953" w:author="Cong" w:date="2020-10-02T19:21:00Z">
                  <w:rPr>
                    <w:rFonts w:asciiTheme="majorHAnsi" w:eastAsia="Times New Roman" w:hAnsiTheme="majorHAnsi" w:cstheme="majorHAnsi"/>
                    <w:color w:val="000000"/>
                    <w:sz w:val="22"/>
                    <w:szCs w:val="22"/>
                  </w:rPr>
                </w:rPrChange>
              </w:rPr>
              <w:t>Diet Behavior &amp; Nutrition</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954"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1D28CED7"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955"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956"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957" w:author="Cong" w:date="2020-10-02T19:21:00Z">
                  <w:rPr>
                    <w:rFonts w:asciiTheme="majorHAnsi" w:hAnsiTheme="majorHAnsi" w:cstheme="majorHAnsi"/>
                    <w:sz w:val="22"/>
                    <w:szCs w:val="22"/>
                  </w:rPr>
                </w:rPrChange>
              </w:rPr>
              <w:instrText xml:space="preserve"> HYPERLINK "https://wwwn.cdc.gov/Nchs/Nhanes/1999-2000/DBQ.htm" </w:instrText>
            </w:r>
            <w:r w:rsidRPr="00637F62">
              <w:rPr>
                <w:rFonts w:asciiTheme="majorHAnsi" w:hAnsiTheme="majorHAnsi" w:cstheme="majorHAnsi"/>
                <w:sz w:val="22"/>
                <w:szCs w:val="22"/>
                <w:rPrChange w:id="958"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959" w:author="Cong" w:date="2020-10-02T19:21:00Z">
                  <w:rPr>
                    <w:rFonts w:asciiTheme="majorHAnsi" w:eastAsia="Times New Roman" w:hAnsiTheme="majorHAnsi" w:cstheme="majorHAnsi"/>
                    <w:color w:val="075290"/>
                    <w:sz w:val="22"/>
                    <w:szCs w:val="22"/>
                    <w:u w:val="single"/>
                  </w:rPr>
                </w:rPrChange>
              </w:rPr>
              <w:t>DBQ Doc</w:t>
            </w:r>
            <w:r w:rsidRPr="00637F62">
              <w:rPr>
                <w:rFonts w:asciiTheme="majorHAnsi" w:eastAsia="Times New Roman" w:hAnsiTheme="majorHAnsi" w:cstheme="majorHAnsi"/>
                <w:color w:val="075290"/>
                <w:sz w:val="22"/>
                <w:szCs w:val="22"/>
                <w:u w:val="single"/>
                <w:rPrChange w:id="960"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961"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4193CFBE"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962"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963"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964" w:author="Cong" w:date="2020-10-02T19:21:00Z">
                  <w:rPr>
                    <w:rFonts w:asciiTheme="majorHAnsi" w:hAnsiTheme="majorHAnsi" w:cstheme="majorHAnsi"/>
                    <w:sz w:val="22"/>
                    <w:szCs w:val="22"/>
                  </w:rPr>
                </w:rPrChange>
              </w:rPr>
              <w:instrText xml:space="preserve"> HYPERLINK "https://wwwn.cdc.gov/Nchs/Nhanes/1999-2000/DBQ.XPT" </w:instrText>
            </w:r>
            <w:r w:rsidRPr="00637F62">
              <w:rPr>
                <w:rFonts w:asciiTheme="majorHAnsi" w:hAnsiTheme="majorHAnsi" w:cstheme="majorHAnsi"/>
                <w:sz w:val="22"/>
                <w:szCs w:val="22"/>
                <w:rPrChange w:id="965"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966" w:author="Cong" w:date="2020-10-02T19:21:00Z">
                  <w:rPr>
                    <w:rFonts w:asciiTheme="majorHAnsi" w:eastAsia="Times New Roman" w:hAnsiTheme="majorHAnsi" w:cstheme="majorHAnsi"/>
                    <w:color w:val="075290"/>
                    <w:sz w:val="22"/>
                    <w:szCs w:val="22"/>
                    <w:u w:val="single"/>
                  </w:rPr>
                </w:rPrChange>
              </w:rPr>
              <w:t>DBQ Data [XPT - 3.5 MB]</w:t>
            </w:r>
            <w:r w:rsidRPr="00637F62">
              <w:rPr>
                <w:rFonts w:asciiTheme="majorHAnsi" w:eastAsia="Times New Roman" w:hAnsiTheme="majorHAnsi" w:cstheme="majorHAnsi"/>
                <w:color w:val="075290"/>
                <w:sz w:val="22"/>
                <w:szCs w:val="22"/>
                <w:u w:val="single"/>
                <w:rPrChange w:id="967"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7114FD43"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968"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29E9B933" w14:textId="77777777" w:rsidR="00115C0E" w:rsidRPr="00637F62" w:rsidRDefault="00115C0E" w:rsidP="005068B2">
            <w:pPr>
              <w:ind w:firstLine="360"/>
              <w:rPr>
                <w:rFonts w:asciiTheme="majorHAnsi" w:eastAsia="Times New Roman" w:hAnsiTheme="majorHAnsi" w:cstheme="majorHAnsi"/>
                <w:color w:val="212529"/>
                <w:sz w:val="22"/>
                <w:szCs w:val="22"/>
                <w:rPrChange w:id="969" w:author="Cong" w:date="2020-10-02T19:21:00Z">
                  <w:rPr>
                    <w:rFonts w:asciiTheme="majorHAnsi" w:eastAsia="Times New Roman" w:hAnsiTheme="majorHAnsi" w:cstheme="majorHAnsi"/>
                    <w:color w:val="212529"/>
                    <w:sz w:val="22"/>
                    <w:szCs w:val="22"/>
                  </w:rPr>
                </w:rPrChange>
              </w:rPr>
            </w:pPr>
            <w:r w:rsidRPr="00637F62">
              <w:rPr>
                <w:rFonts w:asciiTheme="majorHAnsi" w:eastAsia="Times New Roman" w:hAnsiTheme="majorHAnsi" w:cstheme="majorHAnsi"/>
                <w:color w:val="212529"/>
                <w:sz w:val="22"/>
                <w:szCs w:val="22"/>
                <w:rPrChange w:id="970" w:author="Cong" w:date="2020-10-02T19:21:00Z">
                  <w:rPr>
                    <w:rFonts w:asciiTheme="majorHAnsi" w:eastAsia="Times New Roman" w:hAnsiTheme="majorHAnsi" w:cstheme="majorHAnsi"/>
                    <w:color w:val="212529"/>
                    <w:sz w:val="22"/>
                    <w:szCs w:val="22"/>
                  </w:rPr>
                </w:rPrChange>
              </w:rPr>
              <w:t>Drug Use</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971"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0672A1D6"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972"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973"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974" w:author="Cong" w:date="2020-10-02T19:21:00Z">
                  <w:rPr>
                    <w:rFonts w:asciiTheme="majorHAnsi" w:hAnsiTheme="majorHAnsi" w:cstheme="majorHAnsi"/>
                    <w:sz w:val="22"/>
                    <w:szCs w:val="22"/>
                  </w:rPr>
                </w:rPrChange>
              </w:rPr>
              <w:instrText xml:space="preserve"> HYPERLINK "https://wwwn.cdc.gov/Nchs/Nhanes/1999-2000/DUQ.htm" </w:instrText>
            </w:r>
            <w:r w:rsidRPr="00637F62">
              <w:rPr>
                <w:rFonts w:asciiTheme="majorHAnsi" w:hAnsiTheme="majorHAnsi" w:cstheme="majorHAnsi"/>
                <w:sz w:val="22"/>
                <w:szCs w:val="22"/>
                <w:rPrChange w:id="975"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976" w:author="Cong" w:date="2020-10-02T19:21:00Z">
                  <w:rPr>
                    <w:rFonts w:asciiTheme="majorHAnsi" w:eastAsia="Times New Roman" w:hAnsiTheme="majorHAnsi" w:cstheme="majorHAnsi"/>
                    <w:color w:val="075290"/>
                    <w:sz w:val="22"/>
                    <w:szCs w:val="22"/>
                    <w:u w:val="single"/>
                  </w:rPr>
                </w:rPrChange>
              </w:rPr>
              <w:t>DUQ Doc</w:t>
            </w:r>
            <w:r w:rsidRPr="00637F62">
              <w:rPr>
                <w:rFonts w:asciiTheme="majorHAnsi" w:eastAsia="Times New Roman" w:hAnsiTheme="majorHAnsi" w:cstheme="majorHAnsi"/>
                <w:color w:val="075290"/>
                <w:sz w:val="22"/>
                <w:szCs w:val="22"/>
                <w:u w:val="single"/>
                <w:rPrChange w:id="977"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978"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76B74D14"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979"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980"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981" w:author="Cong" w:date="2020-10-02T19:21:00Z">
                  <w:rPr>
                    <w:rFonts w:asciiTheme="majorHAnsi" w:hAnsiTheme="majorHAnsi" w:cstheme="majorHAnsi"/>
                    <w:sz w:val="22"/>
                    <w:szCs w:val="22"/>
                  </w:rPr>
                </w:rPrChange>
              </w:rPr>
              <w:instrText xml:space="preserve"> HYPERLINK "https://wwwn.cdc.gov/Nchs/Nhanes/1999-2000/DUQ.XPT" </w:instrText>
            </w:r>
            <w:r w:rsidRPr="00637F62">
              <w:rPr>
                <w:rFonts w:asciiTheme="majorHAnsi" w:hAnsiTheme="majorHAnsi" w:cstheme="majorHAnsi"/>
                <w:sz w:val="22"/>
                <w:szCs w:val="22"/>
                <w:rPrChange w:id="982"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983" w:author="Cong" w:date="2020-10-02T19:21:00Z">
                  <w:rPr>
                    <w:rFonts w:asciiTheme="majorHAnsi" w:eastAsia="Times New Roman" w:hAnsiTheme="majorHAnsi" w:cstheme="majorHAnsi"/>
                    <w:color w:val="075290"/>
                    <w:sz w:val="22"/>
                    <w:szCs w:val="22"/>
                    <w:u w:val="single"/>
                  </w:rPr>
                </w:rPrChange>
              </w:rPr>
              <w:t>DUQ Data [XPT - 112.3 KB]</w:t>
            </w:r>
            <w:r w:rsidRPr="00637F62">
              <w:rPr>
                <w:rFonts w:asciiTheme="majorHAnsi" w:eastAsia="Times New Roman" w:hAnsiTheme="majorHAnsi" w:cstheme="majorHAnsi"/>
                <w:color w:val="075290"/>
                <w:sz w:val="22"/>
                <w:szCs w:val="22"/>
                <w:u w:val="single"/>
                <w:rPrChange w:id="984"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07340261"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985"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4D44DD10" w14:textId="77777777" w:rsidR="00115C0E" w:rsidRPr="00637F62" w:rsidRDefault="00115C0E" w:rsidP="005068B2">
            <w:pPr>
              <w:ind w:firstLine="360"/>
              <w:rPr>
                <w:rFonts w:asciiTheme="majorHAnsi" w:eastAsia="Times New Roman" w:hAnsiTheme="majorHAnsi" w:cstheme="majorHAnsi"/>
                <w:color w:val="000000"/>
                <w:sz w:val="22"/>
                <w:szCs w:val="22"/>
                <w:rPrChange w:id="986" w:author="Cong" w:date="2020-10-02T19:21:00Z">
                  <w:rPr>
                    <w:rFonts w:asciiTheme="majorHAnsi" w:eastAsia="Times New Roman" w:hAnsiTheme="majorHAnsi" w:cstheme="majorHAnsi"/>
                    <w:color w:val="000000"/>
                    <w:sz w:val="22"/>
                    <w:szCs w:val="22"/>
                  </w:rPr>
                </w:rPrChange>
              </w:rPr>
            </w:pPr>
            <w:r w:rsidRPr="00637F62">
              <w:rPr>
                <w:rFonts w:asciiTheme="majorHAnsi" w:eastAsia="Times New Roman" w:hAnsiTheme="majorHAnsi" w:cstheme="majorHAnsi"/>
                <w:color w:val="000000"/>
                <w:sz w:val="22"/>
                <w:szCs w:val="22"/>
                <w:rPrChange w:id="987" w:author="Cong" w:date="2020-10-02T19:21:00Z">
                  <w:rPr>
                    <w:rFonts w:asciiTheme="majorHAnsi" w:eastAsia="Times New Roman" w:hAnsiTheme="majorHAnsi" w:cstheme="majorHAnsi"/>
                    <w:color w:val="000000"/>
                    <w:sz w:val="22"/>
                    <w:szCs w:val="22"/>
                  </w:rPr>
                </w:rPrChange>
              </w:rPr>
              <w:t>Early Childhood</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988"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65E1940A"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989"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990"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991" w:author="Cong" w:date="2020-10-02T19:21:00Z">
                  <w:rPr>
                    <w:rFonts w:asciiTheme="majorHAnsi" w:hAnsiTheme="majorHAnsi" w:cstheme="majorHAnsi"/>
                    <w:sz w:val="22"/>
                    <w:szCs w:val="22"/>
                  </w:rPr>
                </w:rPrChange>
              </w:rPr>
              <w:instrText xml:space="preserve"> HYPERLINK "https://wwwn.cdc.gov/Nchs/Nhanes/1999-2000/ECQ.htm" </w:instrText>
            </w:r>
            <w:r w:rsidRPr="00637F62">
              <w:rPr>
                <w:rFonts w:asciiTheme="majorHAnsi" w:hAnsiTheme="majorHAnsi" w:cstheme="majorHAnsi"/>
                <w:sz w:val="22"/>
                <w:szCs w:val="22"/>
                <w:rPrChange w:id="992"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993" w:author="Cong" w:date="2020-10-02T19:21:00Z">
                  <w:rPr>
                    <w:rFonts w:asciiTheme="majorHAnsi" w:eastAsia="Times New Roman" w:hAnsiTheme="majorHAnsi" w:cstheme="majorHAnsi"/>
                    <w:color w:val="075290"/>
                    <w:sz w:val="22"/>
                    <w:szCs w:val="22"/>
                    <w:u w:val="single"/>
                  </w:rPr>
                </w:rPrChange>
              </w:rPr>
              <w:t>ECQ Doc</w:t>
            </w:r>
            <w:r w:rsidRPr="00637F62">
              <w:rPr>
                <w:rFonts w:asciiTheme="majorHAnsi" w:eastAsia="Times New Roman" w:hAnsiTheme="majorHAnsi" w:cstheme="majorHAnsi"/>
                <w:color w:val="075290"/>
                <w:sz w:val="22"/>
                <w:szCs w:val="22"/>
                <w:u w:val="single"/>
                <w:rPrChange w:id="994"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995"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19F92CAF"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996"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997"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998" w:author="Cong" w:date="2020-10-02T19:21:00Z">
                  <w:rPr>
                    <w:rFonts w:asciiTheme="majorHAnsi" w:hAnsiTheme="majorHAnsi" w:cstheme="majorHAnsi"/>
                    <w:sz w:val="22"/>
                    <w:szCs w:val="22"/>
                  </w:rPr>
                </w:rPrChange>
              </w:rPr>
              <w:instrText xml:space="preserve"> HYPERLINK "https://wwwn.cdc.gov/Nchs/Nhanes/1999-2000/ECQ.XPT" </w:instrText>
            </w:r>
            <w:r w:rsidRPr="00637F62">
              <w:rPr>
                <w:rFonts w:asciiTheme="majorHAnsi" w:hAnsiTheme="majorHAnsi" w:cstheme="majorHAnsi"/>
                <w:sz w:val="22"/>
                <w:szCs w:val="22"/>
                <w:rPrChange w:id="999"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000" w:author="Cong" w:date="2020-10-02T19:21:00Z">
                  <w:rPr>
                    <w:rFonts w:asciiTheme="majorHAnsi" w:eastAsia="Times New Roman" w:hAnsiTheme="majorHAnsi" w:cstheme="majorHAnsi"/>
                    <w:color w:val="075290"/>
                    <w:sz w:val="22"/>
                    <w:szCs w:val="22"/>
                    <w:u w:val="single"/>
                  </w:rPr>
                </w:rPrChange>
              </w:rPr>
              <w:t>ECQ Data [XPT - 462.3 KB]</w:t>
            </w:r>
            <w:r w:rsidRPr="00637F62">
              <w:rPr>
                <w:rFonts w:asciiTheme="majorHAnsi" w:eastAsia="Times New Roman" w:hAnsiTheme="majorHAnsi" w:cstheme="majorHAnsi"/>
                <w:color w:val="075290"/>
                <w:sz w:val="22"/>
                <w:szCs w:val="22"/>
                <w:u w:val="single"/>
                <w:rPrChange w:id="1001"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04F907E8"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002"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714BFDAE" w14:textId="77777777" w:rsidR="00115C0E" w:rsidRPr="00637F62" w:rsidRDefault="00115C0E" w:rsidP="005068B2">
            <w:pPr>
              <w:ind w:firstLine="360"/>
              <w:rPr>
                <w:rFonts w:asciiTheme="majorHAnsi" w:eastAsia="Times New Roman" w:hAnsiTheme="majorHAnsi" w:cstheme="majorHAnsi"/>
                <w:color w:val="212529"/>
                <w:sz w:val="22"/>
                <w:szCs w:val="22"/>
                <w:rPrChange w:id="1003" w:author="Cong" w:date="2020-10-02T19:21:00Z">
                  <w:rPr>
                    <w:rFonts w:asciiTheme="majorHAnsi" w:eastAsia="Times New Roman" w:hAnsiTheme="majorHAnsi" w:cstheme="majorHAnsi"/>
                    <w:color w:val="212529"/>
                    <w:sz w:val="22"/>
                    <w:szCs w:val="22"/>
                  </w:rPr>
                </w:rPrChange>
              </w:rPr>
            </w:pPr>
            <w:r w:rsidRPr="00637F62">
              <w:rPr>
                <w:rFonts w:asciiTheme="majorHAnsi" w:eastAsia="Times New Roman" w:hAnsiTheme="majorHAnsi" w:cstheme="majorHAnsi"/>
                <w:color w:val="212529"/>
                <w:sz w:val="22"/>
                <w:szCs w:val="22"/>
                <w:rPrChange w:id="1004" w:author="Cong" w:date="2020-10-02T19:21:00Z">
                  <w:rPr>
                    <w:rFonts w:asciiTheme="majorHAnsi" w:eastAsia="Times New Roman" w:hAnsiTheme="majorHAnsi" w:cstheme="majorHAnsi"/>
                    <w:color w:val="212529"/>
                    <w:sz w:val="22"/>
                    <w:szCs w:val="22"/>
                  </w:rPr>
                </w:rPrChange>
              </w:rPr>
              <w:t>Food Security</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005"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0B4FF021"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006"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007"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008" w:author="Cong" w:date="2020-10-02T19:21:00Z">
                  <w:rPr>
                    <w:rFonts w:asciiTheme="majorHAnsi" w:hAnsiTheme="majorHAnsi" w:cstheme="majorHAnsi"/>
                    <w:sz w:val="22"/>
                    <w:szCs w:val="22"/>
                  </w:rPr>
                </w:rPrChange>
              </w:rPr>
              <w:instrText xml:space="preserve"> HYPERLINK "https://wwwn.cdc.gov/Nchs/Nhanes/1999-2000/FSQ.htm" </w:instrText>
            </w:r>
            <w:r w:rsidRPr="00637F62">
              <w:rPr>
                <w:rFonts w:asciiTheme="majorHAnsi" w:hAnsiTheme="majorHAnsi" w:cstheme="majorHAnsi"/>
                <w:sz w:val="22"/>
                <w:szCs w:val="22"/>
                <w:rPrChange w:id="1009"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010" w:author="Cong" w:date="2020-10-02T19:21:00Z">
                  <w:rPr>
                    <w:rFonts w:asciiTheme="majorHAnsi" w:eastAsia="Times New Roman" w:hAnsiTheme="majorHAnsi" w:cstheme="majorHAnsi"/>
                    <w:color w:val="075290"/>
                    <w:sz w:val="22"/>
                    <w:szCs w:val="22"/>
                    <w:u w:val="single"/>
                  </w:rPr>
                </w:rPrChange>
              </w:rPr>
              <w:t>FSQ Doc</w:t>
            </w:r>
            <w:r w:rsidRPr="00637F62">
              <w:rPr>
                <w:rFonts w:asciiTheme="majorHAnsi" w:eastAsia="Times New Roman" w:hAnsiTheme="majorHAnsi" w:cstheme="majorHAnsi"/>
                <w:color w:val="075290"/>
                <w:sz w:val="22"/>
                <w:szCs w:val="22"/>
                <w:u w:val="single"/>
                <w:rPrChange w:id="1011"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012"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14BBD578"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013"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014"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015" w:author="Cong" w:date="2020-10-02T19:21:00Z">
                  <w:rPr>
                    <w:rFonts w:asciiTheme="majorHAnsi" w:hAnsiTheme="majorHAnsi" w:cstheme="majorHAnsi"/>
                    <w:sz w:val="22"/>
                    <w:szCs w:val="22"/>
                  </w:rPr>
                </w:rPrChange>
              </w:rPr>
              <w:instrText xml:space="preserve"> HYPERLINK "https://wwwn.cdc.gov/Nchs/Nhanes/1999-2000/FSQ.XPT" </w:instrText>
            </w:r>
            <w:r w:rsidRPr="00637F62">
              <w:rPr>
                <w:rFonts w:asciiTheme="majorHAnsi" w:hAnsiTheme="majorHAnsi" w:cstheme="majorHAnsi"/>
                <w:sz w:val="22"/>
                <w:szCs w:val="22"/>
                <w:rPrChange w:id="1016"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017" w:author="Cong" w:date="2020-10-02T19:21:00Z">
                  <w:rPr>
                    <w:rFonts w:asciiTheme="majorHAnsi" w:eastAsia="Times New Roman" w:hAnsiTheme="majorHAnsi" w:cstheme="majorHAnsi"/>
                    <w:color w:val="075290"/>
                    <w:sz w:val="22"/>
                    <w:szCs w:val="22"/>
                    <w:u w:val="single"/>
                  </w:rPr>
                </w:rPrChange>
              </w:rPr>
              <w:t>FSQ Data [XPT - 1.2 MB]</w:t>
            </w:r>
            <w:r w:rsidRPr="00637F62">
              <w:rPr>
                <w:rFonts w:asciiTheme="majorHAnsi" w:eastAsia="Times New Roman" w:hAnsiTheme="majorHAnsi" w:cstheme="majorHAnsi"/>
                <w:color w:val="075290"/>
                <w:sz w:val="22"/>
                <w:szCs w:val="22"/>
                <w:u w:val="single"/>
                <w:rPrChange w:id="1018"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4DE5F82D"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019"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60B1024E" w14:textId="77777777" w:rsidR="00115C0E" w:rsidRPr="00637F62" w:rsidRDefault="00115C0E" w:rsidP="005068B2">
            <w:pPr>
              <w:ind w:firstLine="360"/>
              <w:rPr>
                <w:rFonts w:asciiTheme="majorHAnsi" w:eastAsia="Times New Roman" w:hAnsiTheme="majorHAnsi" w:cstheme="majorHAnsi"/>
                <w:color w:val="000000"/>
                <w:sz w:val="22"/>
                <w:szCs w:val="22"/>
                <w:rPrChange w:id="1020" w:author="Cong" w:date="2020-10-02T19:21:00Z">
                  <w:rPr>
                    <w:rFonts w:asciiTheme="majorHAnsi" w:eastAsia="Times New Roman" w:hAnsiTheme="majorHAnsi" w:cstheme="majorHAnsi"/>
                    <w:color w:val="000000"/>
                    <w:sz w:val="22"/>
                    <w:szCs w:val="22"/>
                  </w:rPr>
                </w:rPrChange>
              </w:rPr>
            </w:pPr>
            <w:r w:rsidRPr="00637F62">
              <w:rPr>
                <w:rFonts w:asciiTheme="majorHAnsi" w:eastAsia="Times New Roman" w:hAnsiTheme="majorHAnsi" w:cstheme="majorHAnsi"/>
                <w:color w:val="000000"/>
                <w:sz w:val="22"/>
                <w:szCs w:val="22"/>
                <w:rPrChange w:id="1021" w:author="Cong" w:date="2020-10-02T19:21:00Z">
                  <w:rPr>
                    <w:rFonts w:asciiTheme="majorHAnsi" w:eastAsia="Times New Roman" w:hAnsiTheme="majorHAnsi" w:cstheme="majorHAnsi"/>
                    <w:color w:val="000000"/>
                    <w:sz w:val="22"/>
                    <w:szCs w:val="22"/>
                  </w:rPr>
                </w:rPrChange>
              </w:rPr>
              <w:t>Health Insurance</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022"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01B25EEE"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023"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024"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025" w:author="Cong" w:date="2020-10-02T19:21:00Z">
                  <w:rPr>
                    <w:rFonts w:asciiTheme="majorHAnsi" w:hAnsiTheme="majorHAnsi" w:cstheme="majorHAnsi"/>
                    <w:sz w:val="22"/>
                    <w:szCs w:val="22"/>
                  </w:rPr>
                </w:rPrChange>
              </w:rPr>
              <w:instrText xml:space="preserve"> HYPERLINK "https://wwwn.cdc.gov/Nchs/Nhanes/1999-2000/HIQ.htm" </w:instrText>
            </w:r>
            <w:r w:rsidRPr="00637F62">
              <w:rPr>
                <w:rFonts w:asciiTheme="majorHAnsi" w:hAnsiTheme="majorHAnsi" w:cstheme="majorHAnsi"/>
                <w:sz w:val="22"/>
                <w:szCs w:val="22"/>
                <w:rPrChange w:id="1026"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027" w:author="Cong" w:date="2020-10-02T19:21:00Z">
                  <w:rPr>
                    <w:rFonts w:asciiTheme="majorHAnsi" w:eastAsia="Times New Roman" w:hAnsiTheme="majorHAnsi" w:cstheme="majorHAnsi"/>
                    <w:color w:val="075290"/>
                    <w:sz w:val="22"/>
                    <w:szCs w:val="22"/>
                    <w:u w:val="single"/>
                  </w:rPr>
                </w:rPrChange>
              </w:rPr>
              <w:t>HIQ Doc</w:t>
            </w:r>
            <w:r w:rsidRPr="00637F62">
              <w:rPr>
                <w:rFonts w:asciiTheme="majorHAnsi" w:eastAsia="Times New Roman" w:hAnsiTheme="majorHAnsi" w:cstheme="majorHAnsi"/>
                <w:color w:val="075290"/>
                <w:sz w:val="22"/>
                <w:szCs w:val="22"/>
                <w:u w:val="single"/>
                <w:rPrChange w:id="1028"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029"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32F075DA"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030"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031"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032" w:author="Cong" w:date="2020-10-02T19:21:00Z">
                  <w:rPr>
                    <w:rFonts w:asciiTheme="majorHAnsi" w:hAnsiTheme="majorHAnsi" w:cstheme="majorHAnsi"/>
                    <w:sz w:val="22"/>
                    <w:szCs w:val="22"/>
                  </w:rPr>
                </w:rPrChange>
              </w:rPr>
              <w:instrText xml:space="preserve"> HYPERLINK "https://wwwn.cdc.gov/Nchs/Nhanes/1999-2000/HIQ.XPT" </w:instrText>
            </w:r>
            <w:r w:rsidRPr="00637F62">
              <w:rPr>
                <w:rFonts w:asciiTheme="majorHAnsi" w:hAnsiTheme="majorHAnsi" w:cstheme="majorHAnsi"/>
                <w:sz w:val="22"/>
                <w:szCs w:val="22"/>
                <w:rPrChange w:id="1033"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034" w:author="Cong" w:date="2020-10-02T19:21:00Z">
                  <w:rPr>
                    <w:rFonts w:asciiTheme="majorHAnsi" w:eastAsia="Times New Roman" w:hAnsiTheme="majorHAnsi" w:cstheme="majorHAnsi"/>
                    <w:color w:val="075290"/>
                    <w:sz w:val="22"/>
                    <w:szCs w:val="22"/>
                    <w:u w:val="single"/>
                  </w:rPr>
                </w:rPrChange>
              </w:rPr>
              <w:t>HIQ Data [XPT - 780.6 KB]</w:t>
            </w:r>
            <w:r w:rsidRPr="00637F62">
              <w:rPr>
                <w:rFonts w:asciiTheme="majorHAnsi" w:eastAsia="Times New Roman" w:hAnsiTheme="majorHAnsi" w:cstheme="majorHAnsi"/>
                <w:color w:val="075290"/>
                <w:sz w:val="22"/>
                <w:szCs w:val="22"/>
                <w:u w:val="single"/>
                <w:rPrChange w:id="1035"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0D756609"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036"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0A6EA7E0" w14:textId="77777777" w:rsidR="00115C0E" w:rsidRPr="00637F62" w:rsidRDefault="00115C0E" w:rsidP="005068B2">
            <w:pPr>
              <w:ind w:firstLine="360"/>
              <w:rPr>
                <w:rFonts w:asciiTheme="majorHAnsi" w:eastAsia="Times New Roman" w:hAnsiTheme="majorHAnsi" w:cstheme="majorHAnsi"/>
                <w:color w:val="212529"/>
                <w:sz w:val="22"/>
                <w:szCs w:val="22"/>
                <w:rPrChange w:id="1037" w:author="Cong" w:date="2020-10-02T19:21:00Z">
                  <w:rPr>
                    <w:rFonts w:asciiTheme="majorHAnsi" w:eastAsia="Times New Roman" w:hAnsiTheme="majorHAnsi" w:cstheme="majorHAnsi"/>
                    <w:color w:val="212529"/>
                    <w:sz w:val="22"/>
                    <w:szCs w:val="22"/>
                  </w:rPr>
                </w:rPrChange>
              </w:rPr>
            </w:pPr>
            <w:r w:rsidRPr="00637F62">
              <w:rPr>
                <w:rFonts w:asciiTheme="majorHAnsi" w:eastAsia="Times New Roman" w:hAnsiTheme="majorHAnsi" w:cstheme="majorHAnsi"/>
                <w:color w:val="212529"/>
                <w:sz w:val="22"/>
                <w:szCs w:val="22"/>
                <w:rPrChange w:id="1038" w:author="Cong" w:date="2020-10-02T19:21:00Z">
                  <w:rPr>
                    <w:rFonts w:asciiTheme="majorHAnsi" w:eastAsia="Times New Roman" w:hAnsiTheme="majorHAnsi" w:cstheme="majorHAnsi"/>
                    <w:color w:val="212529"/>
                    <w:sz w:val="22"/>
                    <w:szCs w:val="22"/>
                  </w:rPr>
                </w:rPrChange>
              </w:rPr>
              <w:t>Hospital Utilization &amp; Access to Care</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039"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522AE177"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040"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041"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042" w:author="Cong" w:date="2020-10-02T19:21:00Z">
                  <w:rPr>
                    <w:rFonts w:asciiTheme="majorHAnsi" w:hAnsiTheme="majorHAnsi" w:cstheme="majorHAnsi"/>
                    <w:sz w:val="22"/>
                    <w:szCs w:val="22"/>
                  </w:rPr>
                </w:rPrChange>
              </w:rPr>
              <w:instrText xml:space="preserve"> HYPERLINK "https://wwwn.cdc.gov/Nchs/Nhanes/1999-2000/HUQ.htm" </w:instrText>
            </w:r>
            <w:r w:rsidRPr="00637F62">
              <w:rPr>
                <w:rFonts w:asciiTheme="majorHAnsi" w:hAnsiTheme="majorHAnsi" w:cstheme="majorHAnsi"/>
                <w:sz w:val="22"/>
                <w:szCs w:val="22"/>
                <w:rPrChange w:id="1043"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044" w:author="Cong" w:date="2020-10-02T19:21:00Z">
                  <w:rPr>
                    <w:rFonts w:asciiTheme="majorHAnsi" w:eastAsia="Times New Roman" w:hAnsiTheme="majorHAnsi" w:cstheme="majorHAnsi"/>
                    <w:color w:val="075290"/>
                    <w:sz w:val="22"/>
                    <w:szCs w:val="22"/>
                    <w:u w:val="single"/>
                  </w:rPr>
                </w:rPrChange>
              </w:rPr>
              <w:t>HUQ Doc</w:t>
            </w:r>
            <w:r w:rsidRPr="00637F62">
              <w:rPr>
                <w:rFonts w:asciiTheme="majorHAnsi" w:eastAsia="Times New Roman" w:hAnsiTheme="majorHAnsi" w:cstheme="majorHAnsi"/>
                <w:color w:val="075290"/>
                <w:sz w:val="22"/>
                <w:szCs w:val="22"/>
                <w:u w:val="single"/>
                <w:rPrChange w:id="1045"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046"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521868B2"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047"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048"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049" w:author="Cong" w:date="2020-10-02T19:21:00Z">
                  <w:rPr>
                    <w:rFonts w:asciiTheme="majorHAnsi" w:hAnsiTheme="majorHAnsi" w:cstheme="majorHAnsi"/>
                    <w:sz w:val="22"/>
                    <w:szCs w:val="22"/>
                  </w:rPr>
                </w:rPrChange>
              </w:rPr>
              <w:instrText xml:space="preserve"> HYPERLINK "https://wwwn.cdc.gov/Nchs/Nhanes/1999-2000/HUQ.XPT" </w:instrText>
            </w:r>
            <w:r w:rsidRPr="00637F62">
              <w:rPr>
                <w:rFonts w:asciiTheme="majorHAnsi" w:hAnsiTheme="majorHAnsi" w:cstheme="majorHAnsi"/>
                <w:sz w:val="22"/>
                <w:szCs w:val="22"/>
                <w:rPrChange w:id="1050"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051" w:author="Cong" w:date="2020-10-02T19:21:00Z">
                  <w:rPr>
                    <w:rFonts w:asciiTheme="majorHAnsi" w:eastAsia="Times New Roman" w:hAnsiTheme="majorHAnsi" w:cstheme="majorHAnsi"/>
                    <w:color w:val="075290"/>
                    <w:sz w:val="22"/>
                    <w:szCs w:val="22"/>
                    <w:u w:val="single"/>
                  </w:rPr>
                </w:rPrChange>
              </w:rPr>
              <w:t>HUQ Data [XPT - 780.6 KB]</w:t>
            </w:r>
            <w:r w:rsidRPr="00637F62">
              <w:rPr>
                <w:rFonts w:asciiTheme="majorHAnsi" w:eastAsia="Times New Roman" w:hAnsiTheme="majorHAnsi" w:cstheme="majorHAnsi"/>
                <w:color w:val="075290"/>
                <w:sz w:val="22"/>
                <w:szCs w:val="22"/>
                <w:u w:val="single"/>
                <w:rPrChange w:id="1052"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199A56C1"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053"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6BD813ED" w14:textId="77777777" w:rsidR="00115C0E" w:rsidRPr="00637F62" w:rsidRDefault="00115C0E" w:rsidP="005068B2">
            <w:pPr>
              <w:ind w:firstLine="360"/>
              <w:rPr>
                <w:rFonts w:asciiTheme="majorHAnsi" w:eastAsia="Times New Roman" w:hAnsiTheme="majorHAnsi" w:cstheme="majorHAnsi"/>
                <w:color w:val="000000"/>
                <w:sz w:val="22"/>
                <w:szCs w:val="22"/>
                <w:rPrChange w:id="1054" w:author="Cong" w:date="2020-10-02T19:21:00Z">
                  <w:rPr>
                    <w:rFonts w:asciiTheme="majorHAnsi" w:eastAsia="Times New Roman" w:hAnsiTheme="majorHAnsi" w:cstheme="majorHAnsi"/>
                    <w:color w:val="000000"/>
                    <w:sz w:val="22"/>
                    <w:szCs w:val="22"/>
                  </w:rPr>
                </w:rPrChange>
              </w:rPr>
            </w:pPr>
            <w:r w:rsidRPr="00637F62">
              <w:rPr>
                <w:rFonts w:asciiTheme="majorHAnsi" w:eastAsia="Times New Roman" w:hAnsiTheme="majorHAnsi" w:cstheme="majorHAnsi"/>
                <w:color w:val="000000"/>
                <w:sz w:val="22"/>
                <w:szCs w:val="22"/>
                <w:rPrChange w:id="1055" w:author="Cong" w:date="2020-10-02T19:21:00Z">
                  <w:rPr>
                    <w:rFonts w:asciiTheme="majorHAnsi" w:eastAsia="Times New Roman" w:hAnsiTheme="majorHAnsi" w:cstheme="majorHAnsi"/>
                    <w:color w:val="000000"/>
                    <w:sz w:val="22"/>
                    <w:szCs w:val="22"/>
                  </w:rPr>
                </w:rPrChange>
              </w:rPr>
              <w:t>Housing Characteristics</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056"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5B814ED3"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057"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058"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059" w:author="Cong" w:date="2020-10-02T19:21:00Z">
                  <w:rPr>
                    <w:rFonts w:asciiTheme="majorHAnsi" w:hAnsiTheme="majorHAnsi" w:cstheme="majorHAnsi"/>
                    <w:sz w:val="22"/>
                    <w:szCs w:val="22"/>
                  </w:rPr>
                </w:rPrChange>
              </w:rPr>
              <w:instrText xml:space="preserve"> HYPERLINK "https://wwwn.cdc.gov/Nchs/Nhanes/1999-2000/HOQ.htm" </w:instrText>
            </w:r>
            <w:r w:rsidRPr="00637F62">
              <w:rPr>
                <w:rFonts w:asciiTheme="majorHAnsi" w:hAnsiTheme="majorHAnsi" w:cstheme="majorHAnsi"/>
                <w:sz w:val="22"/>
                <w:szCs w:val="22"/>
                <w:rPrChange w:id="1060"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061" w:author="Cong" w:date="2020-10-02T19:21:00Z">
                  <w:rPr>
                    <w:rFonts w:asciiTheme="majorHAnsi" w:eastAsia="Times New Roman" w:hAnsiTheme="majorHAnsi" w:cstheme="majorHAnsi"/>
                    <w:color w:val="075290"/>
                    <w:sz w:val="22"/>
                    <w:szCs w:val="22"/>
                    <w:u w:val="single"/>
                  </w:rPr>
                </w:rPrChange>
              </w:rPr>
              <w:t>HOQ Doc</w:t>
            </w:r>
            <w:r w:rsidRPr="00637F62">
              <w:rPr>
                <w:rFonts w:asciiTheme="majorHAnsi" w:eastAsia="Times New Roman" w:hAnsiTheme="majorHAnsi" w:cstheme="majorHAnsi"/>
                <w:color w:val="075290"/>
                <w:sz w:val="22"/>
                <w:szCs w:val="22"/>
                <w:u w:val="single"/>
                <w:rPrChange w:id="1062"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063"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0AB9EBDE"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064"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065"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066" w:author="Cong" w:date="2020-10-02T19:21:00Z">
                  <w:rPr>
                    <w:rFonts w:asciiTheme="majorHAnsi" w:hAnsiTheme="majorHAnsi" w:cstheme="majorHAnsi"/>
                    <w:sz w:val="22"/>
                    <w:szCs w:val="22"/>
                  </w:rPr>
                </w:rPrChange>
              </w:rPr>
              <w:instrText xml:space="preserve"> HYPERLINK "https://wwwn.cdc.gov/Nchs/Nhanes/1999-2000/HOQ.XPT" </w:instrText>
            </w:r>
            <w:r w:rsidRPr="00637F62">
              <w:rPr>
                <w:rFonts w:asciiTheme="majorHAnsi" w:hAnsiTheme="majorHAnsi" w:cstheme="majorHAnsi"/>
                <w:sz w:val="22"/>
                <w:szCs w:val="22"/>
                <w:rPrChange w:id="1067"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068" w:author="Cong" w:date="2020-10-02T19:21:00Z">
                  <w:rPr>
                    <w:rFonts w:asciiTheme="majorHAnsi" w:eastAsia="Times New Roman" w:hAnsiTheme="majorHAnsi" w:cstheme="majorHAnsi"/>
                    <w:color w:val="075290"/>
                    <w:sz w:val="22"/>
                    <w:szCs w:val="22"/>
                    <w:u w:val="single"/>
                  </w:rPr>
                </w:rPrChange>
              </w:rPr>
              <w:t>HOQ Data [XPT - 1.3 MB]</w:t>
            </w:r>
            <w:r w:rsidRPr="00637F62">
              <w:rPr>
                <w:rFonts w:asciiTheme="majorHAnsi" w:eastAsia="Times New Roman" w:hAnsiTheme="majorHAnsi" w:cstheme="majorHAnsi"/>
                <w:color w:val="075290"/>
                <w:sz w:val="22"/>
                <w:szCs w:val="22"/>
                <w:u w:val="single"/>
                <w:rPrChange w:id="1069"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733F1AFA"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070"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50FED8F1" w14:textId="77777777" w:rsidR="00115C0E" w:rsidRPr="00637F62" w:rsidRDefault="00115C0E" w:rsidP="005068B2">
            <w:pPr>
              <w:ind w:firstLine="360"/>
              <w:rPr>
                <w:rFonts w:asciiTheme="majorHAnsi" w:eastAsia="Times New Roman" w:hAnsiTheme="majorHAnsi" w:cstheme="majorHAnsi"/>
                <w:color w:val="212529"/>
                <w:sz w:val="22"/>
                <w:szCs w:val="22"/>
                <w:rPrChange w:id="1071" w:author="Cong" w:date="2020-10-02T19:21:00Z">
                  <w:rPr>
                    <w:rFonts w:asciiTheme="majorHAnsi" w:eastAsia="Times New Roman" w:hAnsiTheme="majorHAnsi" w:cstheme="majorHAnsi"/>
                    <w:color w:val="212529"/>
                    <w:sz w:val="22"/>
                    <w:szCs w:val="22"/>
                  </w:rPr>
                </w:rPrChange>
              </w:rPr>
            </w:pPr>
            <w:r w:rsidRPr="00637F62">
              <w:rPr>
                <w:rFonts w:asciiTheme="majorHAnsi" w:eastAsia="Times New Roman" w:hAnsiTheme="majorHAnsi" w:cstheme="majorHAnsi"/>
                <w:color w:val="212529"/>
                <w:sz w:val="22"/>
                <w:szCs w:val="22"/>
                <w:rPrChange w:id="1072" w:author="Cong" w:date="2020-10-02T19:21:00Z">
                  <w:rPr>
                    <w:rFonts w:asciiTheme="majorHAnsi" w:eastAsia="Times New Roman" w:hAnsiTheme="majorHAnsi" w:cstheme="majorHAnsi"/>
                    <w:color w:val="212529"/>
                    <w:sz w:val="22"/>
                    <w:szCs w:val="22"/>
                  </w:rPr>
                </w:rPrChange>
              </w:rPr>
              <w:t>Immunization</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073"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5BD5838B"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074"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075"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076" w:author="Cong" w:date="2020-10-02T19:21:00Z">
                  <w:rPr>
                    <w:rFonts w:asciiTheme="majorHAnsi" w:hAnsiTheme="majorHAnsi" w:cstheme="majorHAnsi"/>
                    <w:sz w:val="22"/>
                    <w:szCs w:val="22"/>
                  </w:rPr>
                </w:rPrChange>
              </w:rPr>
              <w:instrText xml:space="preserve"> HYPERLINK "https://wwwn.cdc.gov/Nchs/Nhanes/1999-2000/IMQ.htm" </w:instrText>
            </w:r>
            <w:r w:rsidRPr="00637F62">
              <w:rPr>
                <w:rFonts w:asciiTheme="majorHAnsi" w:hAnsiTheme="majorHAnsi" w:cstheme="majorHAnsi"/>
                <w:sz w:val="22"/>
                <w:szCs w:val="22"/>
                <w:rPrChange w:id="1077"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078" w:author="Cong" w:date="2020-10-02T19:21:00Z">
                  <w:rPr>
                    <w:rFonts w:asciiTheme="majorHAnsi" w:eastAsia="Times New Roman" w:hAnsiTheme="majorHAnsi" w:cstheme="majorHAnsi"/>
                    <w:color w:val="075290"/>
                    <w:sz w:val="22"/>
                    <w:szCs w:val="22"/>
                    <w:u w:val="single"/>
                  </w:rPr>
                </w:rPrChange>
              </w:rPr>
              <w:t>IMQ Doc</w:t>
            </w:r>
            <w:r w:rsidRPr="00637F62">
              <w:rPr>
                <w:rFonts w:asciiTheme="majorHAnsi" w:eastAsia="Times New Roman" w:hAnsiTheme="majorHAnsi" w:cstheme="majorHAnsi"/>
                <w:color w:val="075290"/>
                <w:sz w:val="22"/>
                <w:szCs w:val="22"/>
                <w:u w:val="single"/>
                <w:rPrChange w:id="1079"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080"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29245E37"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081"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082"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083" w:author="Cong" w:date="2020-10-02T19:21:00Z">
                  <w:rPr>
                    <w:rFonts w:asciiTheme="majorHAnsi" w:hAnsiTheme="majorHAnsi" w:cstheme="majorHAnsi"/>
                    <w:sz w:val="22"/>
                    <w:szCs w:val="22"/>
                  </w:rPr>
                </w:rPrChange>
              </w:rPr>
              <w:instrText xml:space="preserve"> HYPERLINK "https://wwwn.cdc.gov/Nchs/Nhanes/1999-2000/IMQ.XPT" </w:instrText>
            </w:r>
            <w:r w:rsidRPr="00637F62">
              <w:rPr>
                <w:rFonts w:asciiTheme="majorHAnsi" w:hAnsiTheme="majorHAnsi" w:cstheme="majorHAnsi"/>
                <w:sz w:val="22"/>
                <w:szCs w:val="22"/>
                <w:rPrChange w:id="1084"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085" w:author="Cong" w:date="2020-10-02T19:21:00Z">
                  <w:rPr>
                    <w:rFonts w:asciiTheme="majorHAnsi" w:eastAsia="Times New Roman" w:hAnsiTheme="majorHAnsi" w:cstheme="majorHAnsi"/>
                    <w:color w:val="075290"/>
                    <w:sz w:val="22"/>
                    <w:szCs w:val="22"/>
                    <w:u w:val="single"/>
                  </w:rPr>
                </w:rPrChange>
              </w:rPr>
              <w:t>IMQ Data [XPT - 312.7 KB]</w:t>
            </w:r>
            <w:r w:rsidRPr="00637F62">
              <w:rPr>
                <w:rFonts w:asciiTheme="majorHAnsi" w:eastAsia="Times New Roman" w:hAnsiTheme="majorHAnsi" w:cstheme="majorHAnsi"/>
                <w:color w:val="075290"/>
                <w:sz w:val="22"/>
                <w:szCs w:val="22"/>
                <w:u w:val="single"/>
                <w:rPrChange w:id="1086"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60347C73"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087"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56FACF19" w14:textId="77777777" w:rsidR="00115C0E" w:rsidRPr="00637F62" w:rsidRDefault="00115C0E" w:rsidP="005068B2">
            <w:pPr>
              <w:ind w:firstLine="360"/>
              <w:rPr>
                <w:rFonts w:asciiTheme="majorHAnsi" w:eastAsia="Times New Roman" w:hAnsiTheme="majorHAnsi" w:cstheme="majorHAnsi"/>
                <w:color w:val="000000"/>
                <w:sz w:val="22"/>
                <w:szCs w:val="22"/>
                <w:rPrChange w:id="1088" w:author="Cong" w:date="2020-10-02T19:21:00Z">
                  <w:rPr>
                    <w:rFonts w:asciiTheme="majorHAnsi" w:eastAsia="Times New Roman" w:hAnsiTheme="majorHAnsi" w:cstheme="majorHAnsi"/>
                    <w:color w:val="000000"/>
                    <w:sz w:val="22"/>
                    <w:szCs w:val="22"/>
                  </w:rPr>
                </w:rPrChange>
              </w:rPr>
            </w:pPr>
            <w:r w:rsidRPr="00637F62">
              <w:rPr>
                <w:rFonts w:asciiTheme="majorHAnsi" w:eastAsia="Times New Roman" w:hAnsiTheme="majorHAnsi" w:cstheme="majorHAnsi"/>
                <w:color w:val="000000"/>
                <w:sz w:val="22"/>
                <w:szCs w:val="22"/>
                <w:rPrChange w:id="1089" w:author="Cong" w:date="2020-10-02T19:21:00Z">
                  <w:rPr>
                    <w:rFonts w:asciiTheme="majorHAnsi" w:eastAsia="Times New Roman" w:hAnsiTheme="majorHAnsi" w:cstheme="majorHAnsi"/>
                    <w:color w:val="000000"/>
                    <w:sz w:val="22"/>
                    <w:szCs w:val="22"/>
                  </w:rPr>
                </w:rPrChange>
              </w:rPr>
              <w:t>Kidney Conditions</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090"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6EE7C9AC"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091"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092"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093" w:author="Cong" w:date="2020-10-02T19:21:00Z">
                  <w:rPr>
                    <w:rFonts w:asciiTheme="majorHAnsi" w:hAnsiTheme="majorHAnsi" w:cstheme="majorHAnsi"/>
                    <w:sz w:val="22"/>
                    <w:szCs w:val="22"/>
                  </w:rPr>
                </w:rPrChange>
              </w:rPr>
              <w:instrText xml:space="preserve"> HYPERLINK "https://wwwn.cdc.gov/Nchs/Nhanes/1999-2000/KIQ.htm" </w:instrText>
            </w:r>
            <w:r w:rsidRPr="00637F62">
              <w:rPr>
                <w:rFonts w:asciiTheme="majorHAnsi" w:hAnsiTheme="majorHAnsi" w:cstheme="majorHAnsi"/>
                <w:sz w:val="22"/>
                <w:szCs w:val="22"/>
                <w:rPrChange w:id="1094"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095" w:author="Cong" w:date="2020-10-02T19:21:00Z">
                  <w:rPr>
                    <w:rFonts w:asciiTheme="majorHAnsi" w:eastAsia="Times New Roman" w:hAnsiTheme="majorHAnsi" w:cstheme="majorHAnsi"/>
                    <w:color w:val="075290"/>
                    <w:sz w:val="22"/>
                    <w:szCs w:val="22"/>
                    <w:u w:val="single"/>
                  </w:rPr>
                </w:rPrChange>
              </w:rPr>
              <w:t>KIQ Doc</w:t>
            </w:r>
            <w:r w:rsidRPr="00637F62">
              <w:rPr>
                <w:rFonts w:asciiTheme="majorHAnsi" w:eastAsia="Times New Roman" w:hAnsiTheme="majorHAnsi" w:cstheme="majorHAnsi"/>
                <w:color w:val="075290"/>
                <w:sz w:val="22"/>
                <w:szCs w:val="22"/>
                <w:u w:val="single"/>
                <w:rPrChange w:id="1096"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097"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4D30B249"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098"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099"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100" w:author="Cong" w:date="2020-10-02T19:21:00Z">
                  <w:rPr>
                    <w:rFonts w:asciiTheme="majorHAnsi" w:hAnsiTheme="majorHAnsi" w:cstheme="majorHAnsi"/>
                    <w:sz w:val="22"/>
                    <w:szCs w:val="22"/>
                  </w:rPr>
                </w:rPrChange>
              </w:rPr>
              <w:instrText xml:space="preserve"> HYPERLINK "https://wwwn.cdc.gov/Nchs/Nhanes/1999-2000/KIQ.XPT" </w:instrText>
            </w:r>
            <w:r w:rsidRPr="00637F62">
              <w:rPr>
                <w:rFonts w:asciiTheme="majorHAnsi" w:hAnsiTheme="majorHAnsi" w:cstheme="majorHAnsi"/>
                <w:sz w:val="22"/>
                <w:szCs w:val="22"/>
                <w:rPrChange w:id="1101"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102" w:author="Cong" w:date="2020-10-02T19:21:00Z">
                  <w:rPr>
                    <w:rFonts w:asciiTheme="majorHAnsi" w:eastAsia="Times New Roman" w:hAnsiTheme="majorHAnsi" w:cstheme="majorHAnsi"/>
                    <w:color w:val="075290"/>
                    <w:sz w:val="22"/>
                    <w:szCs w:val="22"/>
                    <w:u w:val="single"/>
                  </w:rPr>
                </w:rPrChange>
              </w:rPr>
              <w:t>KIQ Data [XPT - 804.2 KB]</w:t>
            </w:r>
            <w:r w:rsidRPr="00637F62">
              <w:rPr>
                <w:rFonts w:asciiTheme="majorHAnsi" w:eastAsia="Times New Roman" w:hAnsiTheme="majorHAnsi" w:cstheme="majorHAnsi"/>
                <w:color w:val="075290"/>
                <w:sz w:val="22"/>
                <w:szCs w:val="22"/>
                <w:u w:val="single"/>
                <w:rPrChange w:id="1103"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6B532DA8"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104"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58973120" w14:textId="77777777" w:rsidR="00115C0E" w:rsidRPr="00637F62" w:rsidRDefault="00115C0E" w:rsidP="005068B2">
            <w:pPr>
              <w:ind w:firstLine="360"/>
              <w:rPr>
                <w:rFonts w:asciiTheme="majorHAnsi" w:eastAsia="Times New Roman" w:hAnsiTheme="majorHAnsi" w:cstheme="majorHAnsi"/>
                <w:color w:val="212529"/>
                <w:sz w:val="22"/>
                <w:szCs w:val="22"/>
                <w:rPrChange w:id="1105" w:author="Cong" w:date="2020-10-02T19:21:00Z">
                  <w:rPr>
                    <w:rFonts w:asciiTheme="majorHAnsi" w:eastAsia="Times New Roman" w:hAnsiTheme="majorHAnsi" w:cstheme="majorHAnsi"/>
                    <w:color w:val="212529"/>
                    <w:sz w:val="22"/>
                    <w:szCs w:val="22"/>
                  </w:rPr>
                </w:rPrChange>
              </w:rPr>
            </w:pPr>
            <w:r w:rsidRPr="00637F62">
              <w:rPr>
                <w:rFonts w:asciiTheme="majorHAnsi" w:eastAsia="Times New Roman" w:hAnsiTheme="majorHAnsi" w:cstheme="majorHAnsi"/>
                <w:color w:val="212529"/>
                <w:sz w:val="22"/>
                <w:szCs w:val="22"/>
                <w:rPrChange w:id="1106" w:author="Cong" w:date="2020-10-02T19:21:00Z">
                  <w:rPr>
                    <w:rFonts w:asciiTheme="majorHAnsi" w:eastAsia="Times New Roman" w:hAnsiTheme="majorHAnsi" w:cstheme="majorHAnsi"/>
                    <w:color w:val="212529"/>
                    <w:sz w:val="22"/>
                    <w:szCs w:val="22"/>
                  </w:rPr>
                </w:rPrChange>
              </w:rPr>
              <w:t>Medical Conditions</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107"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3B44814D"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108"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109"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110" w:author="Cong" w:date="2020-10-02T19:21:00Z">
                  <w:rPr>
                    <w:rFonts w:asciiTheme="majorHAnsi" w:hAnsiTheme="majorHAnsi" w:cstheme="majorHAnsi"/>
                    <w:sz w:val="22"/>
                    <w:szCs w:val="22"/>
                  </w:rPr>
                </w:rPrChange>
              </w:rPr>
              <w:instrText xml:space="preserve"> HYPERLINK "https://wwwn.cdc.gov/Nchs/Nhanes/1999-2000/MCQ.htm" </w:instrText>
            </w:r>
            <w:r w:rsidRPr="00637F62">
              <w:rPr>
                <w:rFonts w:asciiTheme="majorHAnsi" w:hAnsiTheme="majorHAnsi" w:cstheme="majorHAnsi"/>
                <w:sz w:val="22"/>
                <w:szCs w:val="22"/>
                <w:rPrChange w:id="1111"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112" w:author="Cong" w:date="2020-10-02T19:21:00Z">
                  <w:rPr>
                    <w:rFonts w:asciiTheme="majorHAnsi" w:eastAsia="Times New Roman" w:hAnsiTheme="majorHAnsi" w:cstheme="majorHAnsi"/>
                    <w:color w:val="075290"/>
                    <w:sz w:val="22"/>
                    <w:szCs w:val="22"/>
                    <w:u w:val="single"/>
                  </w:rPr>
                </w:rPrChange>
              </w:rPr>
              <w:t>MCQ Doc</w:t>
            </w:r>
            <w:r w:rsidRPr="00637F62">
              <w:rPr>
                <w:rFonts w:asciiTheme="majorHAnsi" w:eastAsia="Times New Roman" w:hAnsiTheme="majorHAnsi" w:cstheme="majorHAnsi"/>
                <w:color w:val="075290"/>
                <w:sz w:val="22"/>
                <w:szCs w:val="22"/>
                <w:u w:val="single"/>
                <w:rPrChange w:id="1113"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114"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4E21374C"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115"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116"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117" w:author="Cong" w:date="2020-10-02T19:21:00Z">
                  <w:rPr>
                    <w:rFonts w:asciiTheme="majorHAnsi" w:hAnsiTheme="majorHAnsi" w:cstheme="majorHAnsi"/>
                    <w:sz w:val="22"/>
                    <w:szCs w:val="22"/>
                  </w:rPr>
                </w:rPrChange>
              </w:rPr>
              <w:instrText xml:space="preserve"> HYPERLINK "https://wwwn.cdc.gov/Nchs/Nhanes/1999-2000/MCQ.XPT" </w:instrText>
            </w:r>
            <w:r w:rsidRPr="00637F62">
              <w:rPr>
                <w:rFonts w:asciiTheme="majorHAnsi" w:hAnsiTheme="majorHAnsi" w:cstheme="majorHAnsi"/>
                <w:sz w:val="22"/>
                <w:szCs w:val="22"/>
                <w:rPrChange w:id="1118"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119" w:author="Cong" w:date="2020-10-02T19:21:00Z">
                  <w:rPr>
                    <w:rFonts w:asciiTheme="majorHAnsi" w:eastAsia="Times New Roman" w:hAnsiTheme="majorHAnsi" w:cstheme="majorHAnsi"/>
                    <w:color w:val="075290"/>
                    <w:sz w:val="22"/>
                    <w:szCs w:val="22"/>
                    <w:u w:val="single"/>
                  </w:rPr>
                </w:rPrChange>
              </w:rPr>
              <w:t>MCQ Data [XPT - 12.1 MB]</w:t>
            </w:r>
            <w:r w:rsidRPr="00637F62">
              <w:rPr>
                <w:rFonts w:asciiTheme="majorHAnsi" w:eastAsia="Times New Roman" w:hAnsiTheme="majorHAnsi" w:cstheme="majorHAnsi"/>
                <w:color w:val="075290"/>
                <w:sz w:val="22"/>
                <w:szCs w:val="22"/>
                <w:u w:val="single"/>
                <w:rPrChange w:id="1120"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6CF23819"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121"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710B7812" w14:textId="77777777" w:rsidR="00115C0E" w:rsidRPr="00637F62" w:rsidRDefault="00115C0E" w:rsidP="005068B2">
            <w:pPr>
              <w:ind w:firstLine="360"/>
              <w:rPr>
                <w:rFonts w:asciiTheme="majorHAnsi" w:eastAsia="Times New Roman" w:hAnsiTheme="majorHAnsi" w:cstheme="majorHAnsi"/>
                <w:color w:val="000000"/>
                <w:sz w:val="22"/>
                <w:szCs w:val="22"/>
                <w:rPrChange w:id="1122" w:author="Cong" w:date="2020-10-02T19:21:00Z">
                  <w:rPr>
                    <w:rFonts w:asciiTheme="majorHAnsi" w:eastAsia="Times New Roman" w:hAnsiTheme="majorHAnsi" w:cstheme="majorHAnsi"/>
                    <w:color w:val="000000"/>
                    <w:sz w:val="22"/>
                    <w:szCs w:val="22"/>
                  </w:rPr>
                </w:rPrChange>
              </w:rPr>
            </w:pPr>
            <w:r w:rsidRPr="00637F62">
              <w:rPr>
                <w:rFonts w:asciiTheme="majorHAnsi" w:eastAsia="Times New Roman" w:hAnsiTheme="majorHAnsi" w:cstheme="majorHAnsi"/>
                <w:color w:val="000000"/>
                <w:sz w:val="22"/>
                <w:szCs w:val="22"/>
                <w:rPrChange w:id="1123" w:author="Cong" w:date="2020-10-02T19:21:00Z">
                  <w:rPr>
                    <w:rFonts w:asciiTheme="majorHAnsi" w:eastAsia="Times New Roman" w:hAnsiTheme="majorHAnsi" w:cstheme="majorHAnsi"/>
                    <w:color w:val="000000"/>
                    <w:sz w:val="22"/>
                    <w:szCs w:val="22"/>
                  </w:rPr>
                </w:rPrChange>
              </w:rPr>
              <w:t>Mental Health - Depression</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124"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600A360F"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125"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126"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127" w:author="Cong" w:date="2020-10-02T19:21:00Z">
                  <w:rPr>
                    <w:rFonts w:asciiTheme="majorHAnsi" w:hAnsiTheme="majorHAnsi" w:cstheme="majorHAnsi"/>
                    <w:sz w:val="22"/>
                    <w:szCs w:val="22"/>
                  </w:rPr>
                </w:rPrChange>
              </w:rPr>
              <w:instrText xml:space="preserve"> HYPERLINK "https://wwwn.cdc.gov/Nchs/Nhanes/1999-2000/CIQMDEP.htm" </w:instrText>
            </w:r>
            <w:r w:rsidRPr="00637F62">
              <w:rPr>
                <w:rFonts w:asciiTheme="majorHAnsi" w:hAnsiTheme="majorHAnsi" w:cstheme="majorHAnsi"/>
                <w:sz w:val="22"/>
                <w:szCs w:val="22"/>
                <w:rPrChange w:id="1128"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129" w:author="Cong" w:date="2020-10-02T19:21:00Z">
                  <w:rPr>
                    <w:rFonts w:asciiTheme="majorHAnsi" w:eastAsia="Times New Roman" w:hAnsiTheme="majorHAnsi" w:cstheme="majorHAnsi"/>
                    <w:color w:val="075290"/>
                    <w:sz w:val="22"/>
                    <w:szCs w:val="22"/>
                    <w:u w:val="single"/>
                  </w:rPr>
                </w:rPrChange>
              </w:rPr>
              <w:t>CIQMDEP Doc</w:t>
            </w:r>
            <w:r w:rsidRPr="00637F62">
              <w:rPr>
                <w:rFonts w:asciiTheme="majorHAnsi" w:eastAsia="Times New Roman" w:hAnsiTheme="majorHAnsi" w:cstheme="majorHAnsi"/>
                <w:color w:val="075290"/>
                <w:sz w:val="22"/>
                <w:szCs w:val="22"/>
                <w:u w:val="single"/>
                <w:rPrChange w:id="1130"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131"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02C8D078"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132"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133"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134" w:author="Cong" w:date="2020-10-02T19:21:00Z">
                  <w:rPr>
                    <w:rFonts w:asciiTheme="majorHAnsi" w:hAnsiTheme="majorHAnsi" w:cstheme="majorHAnsi"/>
                    <w:sz w:val="22"/>
                    <w:szCs w:val="22"/>
                  </w:rPr>
                </w:rPrChange>
              </w:rPr>
              <w:instrText xml:space="preserve"> HYPERLINK "https://wwwn.cdc.gov/Nchs/Nhanes/1999-2000/CIQMDEP.XPT" </w:instrText>
            </w:r>
            <w:r w:rsidRPr="00637F62">
              <w:rPr>
                <w:rFonts w:asciiTheme="majorHAnsi" w:hAnsiTheme="majorHAnsi" w:cstheme="majorHAnsi"/>
                <w:sz w:val="22"/>
                <w:szCs w:val="22"/>
                <w:rPrChange w:id="1135"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136" w:author="Cong" w:date="2020-10-02T19:21:00Z">
                  <w:rPr>
                    <w:rFonts w:asciiTheme="majorHAnsi" w:eastAsia="Times New Roman" w:hAnsiTheme="majorHAnsi" w:cstheme="majorHAnsi"/>
                    <w:color w:val="075290"/>
                    <w:sz w:val="22"/>
                    <w:szCs w:val="22"/>
                    <w:u w:val="single"/>
                  </w:rPr>
                </w:rPrChange>
              </w:rPr>
              <w:t>CIQMDEP Data [XPT - 1.1 MB]</w:t>
            </w:r>
            <w:r w:rsidRPr="00637F62">
              <w:rPr>
                <w:rFonts w:asciiTheme="majorHAnsi" w:eastAsia="Times New Roman" w:hAnsiTheme="majorHAnsi" w:cstheme="majorHAnsi"/>
                <w:color w:val="075290"/>
                <w:sz w:val="22"/>
                <w:szCs w:val="22"/>
                <w:u w:val="single"/>
                <w:rPrChange w:id="1137"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7ABCC982"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138"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235F133E" w14:textId="77777777" w:rsidR="00115C0E" w:rsidRPr="00637F62" w:rsidRDefault="00115C0E" w:rsidP="005068B2">
            <w:pPr>
              <w:ind w:firstLine="360"/>
              <w:rPr>
                <w:rFonts w:asciiTheme="majorHAnsi" w:eastAsia="Times New Roman" w:hAnsiTheme="majorHAnsi" w:cstheme="majorHAnsi"/>
                <w:color w:val="212529"/>
                <w:sz w:val="22"/>
                <w:szCs w:val="22"/>
                <w:rPrChange w:id="1139" w:author="Cong" w:date="2020-10-02T19:21:00Z">
                  <w:rPr>
                    <w:rFonts w:asciiTheme="majorHAnsi" w:eastAsia="Times New Roman" w:hAnsiTheme="majorHAnsi" w:cstheme="majorHAnsi"/>
                    <w:color w:val="212529"/>
                    <w:sz w:val="22"/>
                    <w:szCs w:val="22"/>
                  </w:rPr>
                </w:rPrChange>
              </w:rPr>
            </w:pPr>
            <w:r w:rsidRPr="00637F62">
              <w:rPr>
                <w:rFonts w:asciiTheme="majorHAnsi" w:eastAsia="Times New Roman" w:hAnsiTheme="majorHAnsi" w:cstheme="majorHAnsi"/>
                <w:color w:val="212529"/>
                <w:sz w:val="22"/>
                <w:szCs w:val="22"/>
                <w:rPrChange w:id="1140" w:author="Cong" w:date="2020-10-02T19:21:00Z">
                  <w:rPr>
                    <w:rFonts w:asciiTheme="majorHAnsi" w:eastAsia="Times New Roman" w:hAnsiTheme="majorHAnsi" w:cstheme="majorHAnsi"/>
                    <w:color w:val="212529"/>
                    <w:sz w:val="22"/>
                    <w:szCs w:val="22"/>
                  </w:rPr>
                </w:rPrChange>
              </w:rPr>
              <w:t>Mental Health - Generalized Anxiety Disorder</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141"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1171FB2E"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142"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143"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144" w:author="Cong" w:date="2020-10-02T19:21:00Z">
                  <w:rPr>
                    <w:rFonts w:asciiTheme="majorHAnsi" w:hAnsiTheme="majorHAnsi" w:cstheme="majorHAnsi"/>
                    <w:sz w:val="22"/>
                    <w:szCs w:val="22"/>
                  </w:rPr>
                </w:rPrChange>
              </w:rPr>
              <w:instrText xml:space="preserve"> HYPERLINK "https://wwwn.cdc.gov/Nchs/Nhanes/1999-2000/CIQGAD.htm" </w:instrText>
            </w:r>
            <w:r w:rsidRPr="00637F62">
              <w:rPr>
                <w:rFonts w:asciiTheme="majorHAnsi" w:hAnsiTheme="majorHAnsi" w:cstheme="majorHAnsi"/>
                <w:sz w:val="22"/>
                <w:szCs w:val="22"/>
                <w:rPrChange w:id="1145"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146" w:author="Cong" w:date="2020-10-02T19:21:00Z">
                  <w:rPr>
                    <w:rFonts w:asciiTheme="majorHAnsi" w:eastAsia="Times New Roman" w:hAnsiTheme="majorHAnsi" w:cstheme="majorHAnsi"/>
                    <w:color w:val="075290"/>
                    <w:sz w:val="22"/>
                    <w:szCs w:val="22"/>
                    <w:u w:val="single"/>
                  </w:rPr>
                </w:rPrChange>
              </w:rPr>
              <w:t>CIQGAD Doc</w:t>
            </w:r>
            <w:r w:rsidRPr="00637F62">
              <w:rPr>
                <w:rFonts w:asciiTheme="majorHAnsi" w:eastAsia="Times New Roman" w:hAnsiTheme="majorHAnsi" w:cstheme="majorHAnsi"/>
                <w:color w:val="075290"/>
                <w:sz w:val="22"/>
                <w:szCs w:val="22"/>
                <w:u w:val="single"/>
                <w:rPrChange w:id="1147"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148"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5CBDDC64"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149"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150"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151" w:author="Cong" w:date="2020-10-02T19:21:00Z">
                  <w:rPr>
                    <w:rFonts w:asciiTheme="majorHAnsi" w:hAnsiTheme="majorHAnsi" w:cstheme="majorHAnsi"/>
                    <w:sz w:val="22"/>
                    <w:szCs w:val="22"/>
                  </w:rPr>
                </w:rPrChange>
              </w:rPr>
              <w:instrText xml:space="preserve"> HYPERLINK "https://wwwn.cdc.gov/Nchs/Nhanes/1999-2000/CIQGAD.XPT" </w:instrText>
            </w:r>
            <w:r w:rsidRPr="00637F62">
              <w:rPr>
                <w:rFonts w:asciiTheme="majorHAnsi" w:hAnsiTheme="majorHAnsi" w:cstheme="majorHAnsi"/>
                <w:sz w:val="22"/>
                <w:szCs w:val="22"/>
                <w:rPrChange w:id="1152"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153" w:author="Cong" w:date="2020-10-02T19:21:00Z">
                  <w:rPr>
                    <w:rFonts w:asciiTheme="majorHAnsi" w:eastAsia="Times New Roman" w:hAnsiTheme="majorHAnsi" w:cstheme="majorHAnsi"/>
                    <w:color w:val="075290"/>
                    <w:sz w:val="22"/>
                    <w:szCs w:val="22"/>
                    <w:u w:val="single"/>
                  </w:rPr>
                </w:rPrChange>
              </w:rPr>
              <w:t>CIQGAD Data [XPT - 765.2 KB]</w:t>
            </w:r>
            <w:r w:rsidRPr="00637F62">
              <w:rPr>
                <w:rFonts w:asciiTheme="majorHAnsi" w:eastAsia="Times New Roman" w:hAnsiTheme="majorHAnsi" w:cstheme="majorHAnsi"/>
                <w:color w:val="075290"/>
                <w:sz w:val="22"/>
                <w:szCs w:val="22"/>
                <w:u w:val="single"/>
                <w:rPrChange w:id="1154"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3300931E"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155"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378B709F" w14:textId="77777777" w:rsidR="00115C0E" w:rsidRPr="00637F62" w:rsidRDefault="00115C0E" w:rsidP="005068B2">
            <w:pPr>
              <w:ind w:firstLine="360"/>
              <w:rPr>
                <w:rFonts w:asciiTheme="majorHAnsi" w:eastAsia="Times New Roman" w:hAnsiTheme="majorHAnsi" w:cstheme="majorHAnsi"/>
                <w:color w:val="000000"/>
                <w:sz w:val="22"/>
                <w:szCs w:val="22"/>
                <w:rPrChange w:id="1156" w:author="Cong" w:date="2020-10-02T19:21:00Z">
                  <w:rPr>
                    <w:rFonts w:asciiTheme="majorHAnsi" w:eastAsia="Times New Roman" w:hAnsiTheme="majorHAnsi" w:cstheme="majorHAnsi"/>
                    <w:color w:val="000000"/>
                    <w:sz w:val="22"/>
                    <w:szCs w:val="22"/>
                  </w:rPr>
                </w:rPrChange>
              </w:rPr>
            </w:pPr>
            <w:r w:rsidRPr="00637F62">
              <w:rPr>
                <w:rFonts w:asciiTheme="majorHAnsi" w:eastAsia="Times New Roman" w:hAnsiTheme="majorHAnsi" w:cstheme="majorHAnsi"/>
                <w:color w:val="000000"/>
                <w:sz w:val="22"/>
                <w:szCs w:val="22"/>
                <w:rPrChange w:id="1157" w:author="Cong" w:date="2020-10-02T19:21:00Z">
                  <w:rPr>
                    <w:rFonts w:asciiTheme="majorHAnsi" w:eastAsia="Times New Roman" w:hAnsiTheme="majorHAnsi" w:cstheme="majorHAnsi"/>
                    <w:color w:val="000000"/>
                    <w:sz w:val="22"/>
                    <w:szCs w:val="22"/>
                  </w:rPr>
                </w:rPrChange>
              </w:rPr>
              <w:t>Mental Health - Panic Disorder</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158"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7B6C48EB"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159"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160"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161" w:author="Cong" w:date="2020-10-02T19:21:00Z">
                  <w:rPr>
                    <w:rFonts w:asciiTheme="majorHAnsi" w:hAnsiTheme="majorHAnsi" w:cstheme="majorHAnsi"/>
                    <w:sz w:val="22"/>
                    <w:szCs w:val="22"/>
                  </w:rPr>
                </w:rPrChange>
              </w:rPr>
              <w:instrText xml:space="preserve"> HYPERLINK "https://wwwn.cdc.gov/Nchs/Nhanes/1999-2000/CIQPANIC.htm" </w:instrText>
            </w:r>
            <w:r w:rsidRPr="00637F62">
              <w:rPr>
                <w:rFonts w:asciiTheme="majorHAnsi" w:hAnsiTheme="majorHAnsi" w:cstheme="majorHAnsi"/>
                <w:sz w:val="22"/>
                <w:szCs w:val="22"/>
                <w:rPrChange w:id="1162"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163" w:author="Cong" w:date="2020-10-02T19:21:00Z">
                  <w:rPr>
                    <w:rFonts w:asciiTheme="majorHAnsi" w:eastAsia="Times New Roman" w:hAnsiTheme="majorHAnsi" w:cstheme="majorHAnsi"/>
                    <w:color w:val="075290"/>
                    <w:sz w:val="22"/>
                    <w:szCs w:val="22"/>
                    <w:u w:val="single"/>
                  </w:rPr>
                </w:rPrChange>
              </w:rPr>
              <w:t>CIQPANIC Doc</w:t>
            </w:r>
            <w:r w:rsidRPr="00637F62">
              <w:rPr>
                <w:rFonts w:asciiTheme="majorHAnsi" w:eastAsia="Times New Roman" w:hAnsiTheme="majorHAnsi" w:cstheme="majorHAnsi"/>
                <w:color w:val="075290"/>
                <w:sz w:val="22"/>
                <w:szCs w:val="22"/>
                <w:u w:val="single"/>
                <w:rPrChange w:id="1164"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165"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04365251"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166"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167"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168" w:author="Cong" w:date="2020-10-02T19:21:00Z">
                  <w:rPr>
                    <w:rFonts w:asciiTheme="majorHAnsi" w:hAnsiTheme="majorHAnsi" w:cstheme="majorHAnsi"/>
                    <w:sz w:val="22"/>
                    <w:szCs w:val="22"/>
                  </w:rPr>
                </w:rPrChange>
              </w:rPr>
              <w:instrText xml:space="preserve"> HYPERLINK "https://wwwn.cdc.gov/Nchs/Nhanes/1999-2000/CIQPANIC.XPT" </w:instrText>
            </w:r>
            <w:r w:rsidRPr="00637F62">
              <w:rPr>
                <w:rFonts w:asciiTheme="majorHAnsi" w:hAnsiTheme="majorHAnsi" w:cstheme="majorHAnsi"/>
                <w:sz w:val="22"/>
                <w:szCs w:val="22"/>
                <w:rPrChange w:id="1169"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170" w:author="Cong" w:date="2020-10-02T19:21:00Z">
                  <w:rPr>
                    <w:rFonts w:asciiTheme="majorHAnsi" w:eastAsia="Times New Roman" w:hAnsiTheme="majorHAnsi" w:cstheme="majorHAnsi"/>
                    <w:color w:val="075290"/>
                    <w:sz w:val="22"/>
                    <w:szCs w:val="22"/>
                    <w:u w:val="single"/>
                  </w:rPr>
                </w:rPrChange>
              </w:rPr>
              <w:t>CIQPANIC Data [XPT - 1.2 MB]</w:t>
            </w:r>
            <w:r w:rsidRPr="00637F62">
              <w:rPr>
                <w:rFonts w:asciiTheme="majorHAnsi" w:eastAsia="Times New Roman" w:hAnsiTheme="majorHAnsi" w:cstheme="majorHAnsi"/>
                <w:color w:val="075290"/>
                <w:sz w:val="22"/>
                <w:szCs w:val="22"/>
                <w:u w:val="single"/>
                <w:rPrChange w:id="1171"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7959D064"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172"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3818A763" w14:textId="77777777" w:rsidR="00115C0E" w:rsidRPr="00637F62" w:rsidRDefault="00115C0E" w:rsidP="005068B2">
            <w:pPr>
              <w:ind w:firstLine="360"/>
              <w:rPr>
                <w:rFonts w:asciiTheme="majorHAnsi" w:eastAsia="Times New Roman" w:hAnsiTheme="majorHAnsi" w:cstheme="majorHAnsi"/>
                <w:color w:val="212529"/>
                <w:sz w:val="22"/>
                <w:szCs w:val="22"/>
                <w:rPrChange w:id="1173" w:author="Cong" w:date="2020-10-02T19:21:00Z">
                  <w:rPr>
                    <w:rFonts w:asciiTheme="majorHAnsi" w:eastAsia="Times New Roman" w:hAnsiTheme="majorHAnsi" w:cstheme="majorHAnsi"/>
                    <w:color w:val="212529"/>
                    <w:sz w:val="22"/>
                    <w:szCs w:val="22"/>
                  </w:rPr>
                </w:rPrChange>
              </w:rPr>
            </w:pPr>
            <w:r w:rsidRPr="00637F62">
              <w:rPr>
                <w:rFonts w:asciiTheme="majorHAnsi" w:eastAsia="Times New Roman" w:hAnsiTheme="majorHAnsi" w:cstheme="majorHAnsi"/>
                <w:color w:val="212529"/>
                <w:sz w:val="22"/>
                <w:szCs w:val="22"/>
                <w:rPrChange w:id="1174" w:author="Cong" w:date="2020-10-02T19:21:00Z">
                  <w:rPr>
                    <w:rFonts w:asciiTheme="majorHAnsi" w:eastAsia="Times New Roman" w:hAnsiTheme="majorHAnsi" w:cstheme="majorHAnsi"/>
                    <w:color w:val="212529"/>
                    <w:sz w:val="22"/>
                    <w:szCs w:val="22"/>
                  </w:rPr>
                </w:rPrChange>
              </w:rPr>
              <w:t>Miscellaneous Pain</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175"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24DA515D"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176"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177"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178" w:author="Cong" w:date="2020-10-02T19:21:00Z">
                  <w:rPr>
                    <w:rFonts w:asciiTheme="majorHAnsi" w:hAnsiTheme="majorHAnsi" w:cstheme="majorHAnsi"/>
                    <w:sz w:val="22"/>
                    <w:szCs w:val="22"/>
                  </w:rPr>
                </w:rPrChange>
              </w:rPr>
              <w:instrText xml:space="preserve"> HYPERLINK "https://wwwn.cdc.gov/Nchs/Nhanes/1999-2000/MPQ.htm" </w:instrText>
            </w:r>
            <w:r w:rsidRPr="00637F62">
              <w:rPr>
                <w:rFonts w:asciiTheme="majorHAnsi" w:hAnsiTheme="majorHAnsi" w:cstheme="majorHAnsi"/>
                <w:sz w:val="22"/>
                <w:szCs w:val="22"/>
                <w:rPrChange w:id="1179"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180" w:author="Cong" w:date="2020-10-02T19:21:00Z">
                  <w:rPr>
                    <w:rFonts w:asciiTheme="majorHAnsi" w:eastAsia="Times New Roman" w:hAnsiTheme="majorHAnsi" w:cstheme="majorHAnsi"/>
                    <w:color w:val="075290"/>
                    <w:sz w:val="22"/>
                    <w:szCs w:val="22"/>
                    <w:u w:val="single"/>
                  </w:rPr>
                </w:rPrChange>
              </w:rPr>
              <w:t>MPQ Doc</w:t>
            </w:r>
            <w:r w:rsidRPr="00637F62">
              <w:rPr>
                <w:rFonts w:asciiTheme="majorHAnsi" w:eastAsia="Times New Roman" w:hAnsiTheme="majorHAnsi" w:cstheme="majorHAnsi"/>
                <w:color w:val="075290"/>
                <w:sz w:val="22"/>
                <w:szCs w:val="22"/>
                <w:u w:val="single"/>
                <w:rPrChange w:id="1181"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182"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667032CD"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183"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184"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185" w:author="Cong" w:date="2020-10-02T19:21:00Z">
                  <w:rPr>
                    <w:rFonts w:asciiTheme="majorHAnsi" w:hAnsiTheme="majorHAnsi" w:cstheme="majorHAnsi"/>
                    <w:sz w:val="22"/>
                    <w:szCs w:val="22"/>
                  </w:rPr>
                </w:rPrChange>
              </w:rPr>
              <w:instrText xml:space="preserve"> HYPERLINK "https://wwwn.cdc.gov/Nchs/Nhanes/1999-2000/MPQ.XPT" </w:instrText>
            </w:r>
            <w:r w:rsidRPr="00637F62">
              <w:rPr>
                <w:rFonts w:asciiTheme="majorHAnsi" w:hAnsiTheme="majorHAnsi" w:cstheme="majorHAnsi"/>
                <w:sz w:val="22"/>
                <w:szCs w:val="22"/>
                <w:rPrChange w:id="1186"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187" w:author="Cong" w:date="2020-10-02T19:21:00Z">
                  <w:rPr>
                    <w:rFonts w:asciiTheme="majorHAnsi" w:eastAsia="Times New Roman" w:hAnsiTheme="majorHAnsi" w:cstheme="majorHAnsi"/>
                    <w:color w:val="075290"/>
                    <w:sz w:val="22"/>
                    <w:szCs w:val="22"/>
                    <w:u w:val="single"/>
                  </w:rPr>
                </w:rPrChange>
              </w:rPr>
              <w:t>MPQ Data [XPT - 2.2 MB]</w:t>
            </w:r>
            <w:r w:rsidRPr="00637F62">
              <w:rPr>
                <w:rFonts w:asciiTheme="majorHAnsi" w:eastAsia="Times New Roman" w:hAnsiTheme="majorHAnsi" w:cstheme="majorHAnsi"/>
                <w:color w:val="075290"/>
                <w:sz w:val="22"/>
                <w:szCs w:val="22"/>
                <w:u w:val="single"/>
                <w:rPrChange w:id="1188"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4C4986AF"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189"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059C7814" w14:textId="77777777" w:rsidR="00115C0E" w:rsidRPr="00637F62" w:rsidRDefault="00115C0E" w:rsidP="005068B2">
            <w:pPr>
              <w:ind w:firstLine="360"/>
              <w:rPr>
                <w:rFonts w:asciiTheme="majorHAnsi" w:eastAsia="Times New Roman" w:hAnsiTheme="majorHAnsi" w:cstheme="majorHAnsi"/>
                <w:color w:val="000000"/>
                <w:sz w:val="22"/>
                <w:szCs w:val="22"/>
                <w:rPrChange w:id="1190" w:author="Cong" w:date="2020-10-02T19:21:00Z">
                  <w:rPr>
                    <w:rFonts w:asciiTheme="majorHAnsi" w:eastAsia="Times New Roman" w:hAnsiTheme="majorHAnsi" w:cstheme="majorHAnsi"/>
                    <w:color w:val="000000"/>
                    <w:sz w:val="22"/>
                    <w:szCs w:val="22"/>
                  </w:rPr>
                </w:rPrChange>
              </w:rPr>
            </w:pPr>
            <w:r w:rsidRPr="00637F62">
              <w:rPr>
                <w:rFonts w:asciiTheme="majorHAnsi" w:eastAsia="Times New Roman" w:hAnsiTheme="majorHAnsi" w:cstheme="majorHAnsi"/>
                <w:color w:val="000000"/>
                <w:sz w:val="22"/>
                <w:szCs w:val="22"/>
                <w:rPrChange w:id="1191" w:author="Cong" w:date="2020-10-02T19:21:00Z">
                  <w:rPr>
                    <w:rFonts w:asciiTheme="majorHAnsi" w:eastAsia="Times New Roman" w:hAnsiTheme="majorHAnsi" w:cstheme="majorHAnsi"/>
                    <w:color w:val="000000"/>
                    <w:sz w:val="22"/>
                    <w:szCs w:val="22"/>
                  </w:rPr>
                </w:rPrChange>
              </w:rPr>
              <w:t>Occupation</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192"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5EB75288"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193"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194"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195" w:author="Cong" w:date="2020-10-02T19:21:00Z">
                  <w:rPr>
                    <w:rFonts w:asciiTheme="majorHAnsi" w:hAnsiTheme="majorHAnsi" w:cstheme="majorHAnsi"/>
                    <w:sz w:val="22"/>
                    <w:szCs w:val="22"/>
                  </w:rPr>
                </w:rPrChange>
              </w:rPr>
              <w:instrText xml:space="preserve"> HYPERLINK "https://wwwn.cdc.gov/Nchs/Nhanes/1999-2000/OCQ.htm" </w:instrText>
            </w:r>
            <w:r w:rsidRPr="00637F62">
              <w:rPr>
                <w:rFonts w:asciiTheme="majorHAnsi" w:hAnsiTheme="majorHAnsi" w:cstheme="majorHAnsi"/>
                <w:sz w:val="22"/>
                <w:szCs w:val="22"/>
                <w:rPrChange w:id="1196"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197" w:author="Cong" w:date="2020-10-02T19:21:00Z">
                  <w:rPr>
                    <w:rFonts w:asciiTheme="majorHAnsi" w:eastAsia="Times New Roman" w:hAnsiTheme="majorHAnsi" w:cstheme="majorHAnsi"/>
                    <w:color w:val="075290"/>
                    <w:sz w:val="22"/>
                    <w:szCs w:val="22"/>
                    <w:u w:val="single"/>
                  </w:rPr>
                </w:rPrChange>
              </w:rPr>
              <w:t>OCQ Doc</w:t>
            </w:r>
            <w:r w:rsidRPr="00637F62">
              <w:rPr>
                <w:rFonts w:asciiTheme="majorHAnsi" w:eastAsia="Times New Roman" w:hAnsiTheme="majorHAnsi" w:cstheme="majorHAnsi"/>
                <w:color w:val="075290"/>
                <w:sz w:val="22"/>
                <w:szCs w:val="22"/>
                <w:u w:val="single"/>
                <w:rPrChange w:id="1198"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199"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39E61F3F"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200"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201"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202" w:author="Cong" w:date="2020-10-02T19:21:00Z">
                  <w:rPr>
                    <w:rFonts w:asciiTheme="majorHAnsi" w:hAnsiTheme="majorHAnsi" w:cstheme="majorHAnsi"/>
                    <w:sz w:val="22"/>
                    <w:szCs w:val="22"/>
                  </w:rPr>
                </w:rPrChange>
              </w:rPr>
              <w:instrText xml:space="preserve"> HYPERLINK "https://wwwn.cdc.gov/Nchs/Nhanes/1999-2000/OCQ.XPT" </w:instrText>
            </w:r>
            <w:r w:rsidRPr="00637F62">
              <w:rPr>
                <w:rFonts w:asciiTheme="majorHAnsi" w:hAnsiTheme="majorHAnsi" w:cstheme="majorHAnsi"/>
                <w:sz w:val="22"/>
                <w:szCs w:val="22"/>
                <w:rPrChange w:id="1203"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204" w:author="Cong" w:date="2020-10-02T19:21:00Z">
                  <w:rPr>
                    <w:rFonts w:asciiTheme="majorHAnsi" w:eastAsia="Times New Roman" w:hAnsiTheme="majorHAnsi" w:cstheme="majorHAnsi"/>
                    <w:color w:val="075290"/>
                    <w:sz w:val="22"/>
                    <w:szCs w:val="22"/>
                    <w:u w:val="single"/>
                  </w:rPr>
                </w:rPrChange>
              </w:rPr>
              <w:t>OCQ Data [XPT - 2 MB]</w:t>
            </w:r>
            <w:r w:rsidRPr="00637F62">
              <w:rPr>
                <w:rFonts w:asciiTheme="majorHAnsi" w:eastAsia="Times New Roman" w:hAnsiTheme="majorHAnsi" w:cstheme="majorHAnsi"/>
                <w:color w:val="075290"/>
                <w:sz w:val="22"/>
                <w:szCs w:val="22"/>
                <w:u w:val="single"/>
                <w:rPrChange w:id="1205"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1597C504"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206"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3BC0B666" w14:textId="77777777" w:rsidR="00115C0E" w:rsidRPr="00637F62" w:rsidRDefault="00115C0E" w:rsidP="005068B2">
            <w:pPr>
              <w:ind w:firstLine="360"/>
              <w:rPr>
                <w:rFonts w:asciiTheme="majorHAnsi" w:eastAsia="Times New Roman" w:hAnsiTheme="majorHAnsi" w:cstheme="majorHAnsi"/>
                <w:color w:val="212529"/>
                <w:sz w:val="22"/>
                <w:szCs w:val="22"/>
                <w:rPrChange w:id="1207" w:author="Cong" w:date="2020-10-02T19:21:00Z">
                  <w:rPr>
                    <w:rFonts w:asciiTheme="majorHAnsi" w:eastAsia="Times New Roman" w:hAnsiTheme="majorHAnsi" w:cstheme="majorHAnsi"/>
                    <w:color w:val="212529"/>
                    <w:sz w:val="22"/>
                    <w:szCs w:val="22"/>
                  </w:rPr>
                </w:rPrChange>
              </w:rPr>
            </w:pPr>
            <w:r w:rsidRPr="00637F62">
              <w:rPr>
                <w:rFonts w:asciiTheme="majorHAnsi" w:eastAsia="Times New Roman" w:hAnsiTheme="majorHAnsi" w:cstheme="majorHAnsi"/>
                <w:color w:val="212529"/>
                <w:sz w:val="22"/>
                <w:szCs w:val="22"/>
                <w:rPrChange w:id="1208" w:author="Cong" w:date="2020-10-02T19:21:00Z">
                  <w:rPr>
                    <w:rFonts w:asciiTheme="majorHAnsi" w:eastAsia="Times New Roman" w:hAnsiTheme="majorHAnsi" w:cstheme="majorHAnsi"/>
                    <w:color w:val="212529"/>
                    <w:sz w:val="22"/>
                    <w:szCs w:val="22"/>
                  </w:rPr>
                </w:rPrChange>
              </w:rPr>
              <w:lastRenderedPageBreak/>
              <w:t>Oral Health</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209"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6B224430"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210"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211"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212" w:author="Cong" w:date="2020-10-02T19:21:00Z">
                  <w:rPr>
                    <w:rFonts w:asciiTheme="majorHAnsi" w:hAnsiTheme="majorHAnsi" w:cstheme="majorHAnsi"/>
                    <w:sz w:val="22"/>
                    <w:szCs w:val="22"/>
                  </w:rPr>
                </w:rPrChange>
              </w:rPr>
              <w:instrText xml:space="preserve"> HYPERLINK "https://wwwn.cdc.gov/Nchs/Nhanes/1999-2000/OHQ.htm" </w:instrText>
            </w:r>
            <w:r w:rsidRPr="00637F62">
              <w:rPr>
                <w:rFonts w:asciiTheme="majorHAnsi" w:hAnsiTheme="majorHAnsi" w:cstheme="majorHAnsi"/>
                <w:sz w:val="22"/>
                <w:szCs w:val="22"/>
                <w:rPrChange w:id="1213"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214" w:author="Cong" w:date="2020-10-02T19:21:00Z">
                  <w:rPr>
                    <w:rFonts w:asciiTheme="majorHAnsi" w:eastAsia="Times New Roman" w:hAnsiTheme="majorHAnsi" w:cstheme="majorHAnsi"/>
                    <w:color w:val="075290"/>
                    <w:sz w:val="22"/>
                    <w:szCs w:val="22"/>
                    <w:u w:val="single"/>
                  </w:rPr>
                </w:rPrChange>
              </w:rPr>
              <w:t>OHQ Doc</w:t>
            </w:r>
            <w:r w:rsidRPr="00637F62">
              <w:rPr>
                <w:rFonts w:asciiTheme="majorHAnsi" w:eastAsia="Times New Roman" w:hAnsiTheme="majorHAnsi" w:cstheme="majorHAnsi"/>
                <w:color w:val="075290"/>
                <w:sz w:val="22"/>
                <w:szCs w:val="22"/>
                <w:u w:val="single"/>
                <w:rPrChange w:id="1215"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216"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1C9EDD2D"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217"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218"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219" w:author="Cong" w:date="2020-10-02T19:21:00Z">
                  <w:rPr>
                    <w:rFonts w:asciiTheme="majorHAnsi" w:hAnsiTheme="majorHAnsi" w:cstheme="majorHAnsi"/>
                    <w:sz w:val="22"/>
                    <w:szCs w:val="22"/>
                  </w:rPr>
                </w:rPrChange>
              </w:rPr>
              <w:instrText xml:space="preserve"> HYPERLINK "https://wwwn.cdc.gov/Nchs/Nhanes/1999-2000/OHQ.XPT" </w:instrText>
            </w:r>
            <w:r w:rsidRPr="00637F62">
              <w:rPr>
                <w:rFonts w:asciiTheme="majorHAnsi" w:hAnsiTheme="majorHAnsi" w:cstheme="majorHAnsi"/>
                <w:sz w:val="22"/>
                <w:szCs w:val="22"/>
                <w:rPrChange w:id="1220"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221" w:author="Cong" w:date="2020-10-02T19:21:00Z">
                  <w:rPr>
                    <w:rFonts w:asciiTheme="majorHAnsi" w:eastAsia="Times New Roman" w:hAnsiTheme="majorHAnsi" w:cstheme="majorHAnsi"/>
                    <w:color w:val="075290"/>
                    <w:sz w:val="22"/>
                    <w:szCs w:val="22"/>
                    <w:u w:val="single"/>
                  </w:rPr>
                </w:rPrChange>
              </w:rPr>
              <w:t>OHQ Data [XPT - 1012.2 KB]</w:t>
            </w:r>
            <w:r w:rsidRPr="00637F62">
              <w:rPr>
                <w:rFonts w:asciiTheme="majorHAnsi" w:eastAsia="Times New Roman" w:hAnsiTheme="majorHAnsi" w:cstheme="majorHAnsi"/>
                <w:color w:val="075290"/>
                <w:sz w:val="22"/>
                <w:szCs w:val="22"/>
                <w:u w:val="single"/>
                <w:rPrChange w:id="1222"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5EB40403"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223"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7A6DF0BC" w14:textId="77777777" w:rsidR="00115C0E" w:rsidRPr="00637F62" w:rsidRDefault="00115C0E" w:rsidP="005068B2">
            <w:pPr>
              <w:ind w:firstLine="360"/>
              <w:rPr>
                <w:rFonts w:asciiTheme="majorHAnsi" w:eastAsia="Times New Roman" w:hAnsiTheme="majorHAnsi" w:cstheme="majorHAnsi"/>
                <w:color w:val="000000"/>
                <w:sz w:val="22"/>
                <w:szCs w:val="22"/>
                <w:rPrChange w:id="1224" w:author="Cong" w:date="2020-10-02T19:21:00Z">
                  <w:rPr>
                    <w:rFonts w:asciiTheme="majorHAnsi" w:eastAsia="Times New Roman" w:hAnsiTheme="majorHAnsi" w:cstheme="majorHAnsi"/>
                    <w:color w:val="000000"/>
                    <w:sz w:val="22"/>
                    <w:szCs w:val="22"/>
                  </w:rPr>
                </w:rPrChange>
              </w:rPr>
            </w:pPr>
            <w:r w:rsidRPr="00637F62">
              <w:rPr>
                <w:rFonts w:asciiTheme="majorHAnsi" w:eastAsia="Times New Roman" w:hAnsiTheme="majorHAnsi" w:cstheme="majorHAnsi"/>
                <w:color w:val="000000"/>
                <w:sz w:val="22"/>
                <w:szCs w:val="22"/>
                <w:rPrChange w:id="1225" w:author="Cong" w:date="2020-10-02T19:21:00Z">
                  <w:rPr>
                    <w:rFonts w:asciiTheme="majorHAnsi" w:eastAsia="Times New Roman" w:hAnsiTheme="majorHAnsi" w:cstheme="majorHAnsi"/>
                    <w:color w:val="000000"/>
                    <w:sz w:val="22"/>
                    <w:szCs w:val="22"/>
                  </w:rPr>
                </w:rPrChange>
              </w:rPr>
              <w:t>Osteoporosis</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226"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66B944AC"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227"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228"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229" w:author="Cong" w:date="2020-10-02T19:21:00Z">
                  <w:rPr>
                    <w:rFonts w:asciiTheme="majorHAnsi" w:hAnsiTheme="majorHAnsi" w:cstheme="majorHAnsi"/>
                    <w:sz w:val="22"/>
                    <w:szCs w:val="22"/>
                  </w:rPr>
                </w:rPrChange>
              </w:rPr>
              <w:instrText xml:space="preserve"> HYPERLINK "https://wwwn.cdc.gov/Nchs/Nhanes/1999-2000/OSQ.htm" </w:instrText>
            </w:r>
            <w:r w:rsidRPr="00637F62">
              <w:rPr>
                <w:rFonts w:asciiTheme="majorHAnsi" w:hAnsiTheme="majorHAnsi" w:cstheme="majorHAnsi"/>
                <w:sz w:val="22"/>
                <w:szCs w:val="22"/>
                <w:rPrChange w:id="1230"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231" w:author="Cong" w:date="2020-10-02T19:21:00Z">
                  <w:rPr>
                    <w:rFonts w:asciiTheme="majorHAnsi" w:eastAsia="Times New Roman" w:hAnsiTheme="majorHAnsi" w:cstheme="majorHAnsi"/>
                    <w:color w:val="075290"/>
                    <w:sz w:val="22"/>
                    <w:szCs w:val="22"/>
                    <w:u w:val="single"/>
                  </w:rPr>
                </w:rPrChange>
              </w:rPr>
              <w:t>OSQ Doc</w:t>
            </w:r>
            <w:r w:rsidRPr="00637F62">
              <w:rPr>
                <w:rFonts w:asciiTheme="majorHAnsi" w:eastAsia="Times New Roman" w:hAnsiTheme="majorHAnsi" w:cstheme="majorHAnsi"/>
                <w:color w:val="075290"/>
                <w:sz w:val="22"/>
                <w:szCs w:val="22"/>
                <w:u w:val="single"/>
                <w:rPrChange w:id="1232"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233"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6C8C555F"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234"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235"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236" w:author="Cong" w:date="2020-10-02T19:21:00Z">
                  <w:rPr>
                    <w:rFonts w:asciiTheme="majorHAnsi" w:hAnsiTheme="majorHAnsi" w:cstheme="majorHAnsi"/>
                    <w:sz w:val="22"/>
                    <w:szCs w:val="22"/>
                  </w:rPr>
                </w:rPrChange>
              </w:rPr>
              <w:instrText xml:space="preserve"> HYPERLINK "https://wwwn.cdc.gov/Nchs/Nhanes/1999-2000/OSQ.XPT" </w:instrText>
            </w:r>
            <w:r w:rsidRPr="00637F62">
              <w:rPr>
                <w:rFonts w:asciiTheme="majorHAnsi" w:hAnsiTheme="majorHAnsi" w:cstheme="majorHAnsi"/>
                <w:sz w:val="22"/>
                <w:szCs w:val="22"/>
                <w:rPrChange w:id="1237"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238" w:author="Cong" w:date="2020-10-02T19:21:00Z">
                  <w:rPr>
                    <w:rFonts w:asciiTheme="majorHAnsi" w:eastAsia="Times New Roman" w:hAnsiTheme="majorHAnsi" w:cstheme="majorHAnsi"/>
                    <w:color w:val="075290"/>
                    <w:sz w:val="22"/>
                    <w:szCs w:val="22"/>
                    <w:u w:val="single"/>
                  </w:rPr>
                </w:rPrChange>
              </w:rPr>
              <w:t>OSQ Data [XPT - 2 MB]</w:t>
            </w:r>
            <w:r w:rsidRPr="00637F62">
              <w:rPr>
                <w:rFonts w:asciiTheme="majorHAnsi" w:eastAsia="Times New Roman" w:hAnsiTheme="majorHAnsi" w:cstheme="majorHAnsi"/>
                <w:color w:val="075290"/>
                <w:sz w:val="22"/>
                <w:szCs w:val="22"/>
                <w:u w:val="single"/>
                <w:rPrChange w:id="1239"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4234A289"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240"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3B0AD383" w14:textId="77777777" w:rsidR="00115C0E" w:rsidRPr="00637F62" w:rsidRDefault="00115C0E" w:rsidP="005068B2">
            <w:pPr>
              <w:ind w:firstLine="360"/>
              <w:rPr>
                <w:rFonts w:asciiTheme="majorHAnsi" w:eastAsia="Times New Roman" w:hAnsiTheme="majorHAnsi" w:cstheme="majorHAnsi"/>
                <w:color w:val="212529"/>
                <w:sz w:val="22"/>
                <w:szCs w:val="22"/>
                <w:rPrChange w:id="1241" w:author="Cong" w:date="2020-10-02T19:21:00Z">
                  <w:rPr>
                    <w:rFonts w:asciiTheme="majorHAnsi" w:eastAsia="Times New Roman" w:hAnsiTheme="majorHAnsi" w:cstheme="majorHAnsi"/>
                    <w:color w:val="212529"/>
                    <w:sz w:val="22"/>
                    <w:szCs w:val="22"/>
                  </w:rPr>
                </w:rPrChange>
              </w:rPr>
            </w:pPr>
            <w:r w:rsidRPr="00637F62">
              <w:rPr>
                <w:rFonts w:asciiTheme="majorHAnsi" w:eastAsia="Times New Roman" w:hAnsiTheme="majorHAnsi" w:cstheme="majorHAnsi"/>
                <w:color w:val="212529"/>
                <w:sz w:val="22"/>
                <w:szCs w:val="22"/>
                <w:rPrChange w:id="1242" w:author="Cong" w:date="2020-10-02T19:21:00Z">
                  <w:rPr>
                    <w:rFonts w:asciiTheme="majorHAnsi" w:eastAsia="Times New Roman" w:hAnsiTheme="majorHAnsi" w:cstheme="majorHAnsi"/>
                    <w:color w:val="212529"/>
                    <w:sz w:val="22"/>
                    <w:szCs w:val="22"/>
                  </w:rPr>
                </w:rPrChange>
              </w:rPr>
              <w:t>Pesticide Use</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243"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29611C10"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244"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245"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246" w:author="Cong" w:date="2020-10-02T19:21:00Z">
                  <w:rPr>
                    <w:rFonts w:asciiTheme="majorHAnsi" w:hAnsiTheme="majorHAnsi" w:cstheme="majorHAnsi"/>
                    <w:sz w:val="22"/>
                    <w:szCs w:val="22"/>
                  </w:rPr>
                </w:rPrChange>
              </w:rPr>
              <w:instrText xml:space="preserve"> HYPERLINK "https://wwwn.cdc.gov/Nchs/Nhanes/1999-2000/PUQ.htm" </w:instrText>
            </w:r>
            <w:r w:rsidRPr="00637F62">
              <w:rPr>
                <w:rFonts w:asciiTheme="majorHAnsi" w:hAnsiTheme="majorHAnsi" w:cstheme="majorHAnsi"/>
                <w:sz w:val="22"/>
                <w:szCs w:val="22"/>
                <w:rPrChange w:id="1247"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248" w:author="Cong" w:date="2020-10-02T19:21:00Z">
                  <w:rPr>
                    <w:rFonts w:asciiTheme="majorHAnsi" w:eastAsia="Times New Roman" w:hAnsiTheme="majorHAnsi" w:cstheme="majorHAnsi"/>
                    <w:color w:val="075290"/>
                    <w:sz w:val="22"/>
                    <w:szCs w:val="22"/>
                    <w:u w:val="single"/>
                  </w:rPr>
                </w:rPrChange>
              </w:rPr>
              <w:t>PUQ Doc</w:t>
            </w:r>
            <w:r w:rsidRPr="00637F62">
              <w:rPr>
                <w:rFonts w:asciiTheme="majorHAnsi" w:eastAsia="Times New Roman" w:hAnsiTheme="majorHAnsi" w:cstheme="majorHAnsi"/>
                <w:color w:val="075290"/>
                <w:sz w:val="22"/>
                <w:szCs w:val="22"/>
                <w:u w:val="single"/>
                <w:rPrChange w:id="1249"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250"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0D7E52A1"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251"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252"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253" w:author="Cong" w:date="2020-10-02T19:21:00Z">
                  <w:rPr>
                    <w:rFonts w:asciiTheme="majorHAnsi" w:hAnsiTheme="majorHAnsi" w:cstheme="majorHAnsi"/>
                    <w:sz w:val="22"/>
                    <w:szCs w:val="22"/>
                  </w:rPr>
                </w:rPrChange>
              </w:rPr>
              <w:instrText xml:space="preserve"> HYPERLINK "https://wwwn.cdc.gov/Nchs/Nhanes/1999-2000/PUQ.XPT" </w:instrText>
            </w:r>
            <w:r w:rsidRPr="00637F62">
              <w:rPr>
                <w:rFonts w:asciiTheme="majorHAnsi" w:hAnsiTheme="majorHAnsi" w:cstheme="majorHAnsi"/>
                <w:sz w:val="22"/>
                <w:szCs w:val="22"/>
                <w:rPrChange w:id="1254"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255" w:author="Cong" w:date="2020-10-02T19:21:00Z">
                  <w:rPr>
                    <w:rFonts w:asciiTheme="majorHAnsi" w:eastAsia="Times New Roman" w:hAnsiTheme="majorHAnsi" w:cstheme="majorHAnsi"/>
                    <w:color w:val="075290"/>
                    <w:sz w:val="22"/>
                    <w:szCs w:val="22"/>
                    <w:u w:val="single"/>
                  </w:rPr>
                </w:rPrChange>
              </w:rPr>
              <w:t>PUQ Data [XPT - 1.1 MB]</w:t>
            </w:r>
            <w:r w:rsidRPr="00637F62">
              <w:rPr>
                <w:rFonts w:asciiTheme="majorHAnsi" w:eastAsia="Times New Roman" w:hAnsiTheme="majorHAnsi" w:cstheme="majorHAnsi"/>
                <w:color w:val="075290"/>
                <w:sz w:val="22"/>
                <w:szCs w:val="22"/>
                <w:u w:val="single"/>
                <w:rPrChange w:id="1256"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4F90B79A"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257"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784C3683" w14:textId="77777777" w:rsidR="00115C0E" w:rsidRPr="00637F62" w:rsidRDefault="00115C0E" w:rsidP="005068B2">
            <w:pPr>
              <w:ind w:firstLine="360"/>
              <w:rPr>
                <w:rFonts w:asciiTheme="majorHAnsi" w:eastAsia="Times New Roman" w:hAnsiTheme="majorHAnsi" w:cstheme="majorHAnsi"/>
                <w:color w:val="000000"/>
                <w:sz w:val="22"/>
                <w:szCs w:val="22"/>
                <w:rPrChange w:id="1258" w:author="Cong" w:date="2020-10-02T19:21:00Z">
                  <w:rPr>
                    <w:rFonts w:asciiTheme="majorHAnsi" w:eastAsia="Times New Roman" w:hAnsiTheme="majorHAnsi" w:cstheme="majorHAnsi"/>
                    <w:color w:val="000000"/>
                    <w:sz w:val="22"/>
                    <w:szCs w:val="22"/>
                  </w:rPr>
                </w:rPrChange>
              </w:rPr>
            </w:pPr>
            <w:r w:rsidRPr="00637F62">
              <w:rPr>
                <w:rFonts w:asciiTheme="majorHAnsi" w:eastAsia="Times New Roman" w:hAnsiTheme="majorHAnsi" w:cstheme="majorHAnsi"/>
                <w:color w:val="000000"/>
                <w:sz w:val="22"/>
                <w:szCs w:val="22"/>
                <w:rPrChange w:id="1259" w:author="Cong" w:date="2020-10-02T19:21:00Z">
                  <w:rPr>
                    <w:rFonts w:asciiTheme="majorHAnsi" w:eastAsia="Times New Roman" w:hAnsiTheme="majorHAnsi" w:cstheme="majorHAnsi"/>
                    <w:color w:val="000000"/>
                    <w:sz w:val="22"/>
                    <w:szCs w:val="22"/>
                  </w:rPr>
                </w:rPrChange>
              </w:rPr>
              <w:t>Physical Activity</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260"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1ED42A24"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261"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262"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263" w:author="Cong" w:date="2020-10-02T19:21:00Z">
                  <w:rPr>
                    <w:rFonts w:asciiTheme="majorHAnsi" w:hAnsiTheme="majorHAnsi" w:cstheme="majorHAnsi"/>
                    <w:sz w:val="22"/>
                    <w:szCs w:val="22"/>
                  </w:rPr>
                </w:rPrChange>
              </w:rPr>
              <w:instrText xml:space="preserve"> HYPERLINK "https://wwwn.cdc.gov/Nchs/Nhanes/1999-2000/PAQ.htm" </w:instrText>
            </w:r>
            <w:r w:rsidRPr="00637F62">
              <w:rPr>
                <w:rFonts w:asciiTheme="majorHAnsi" w:hAnsiTheme="majorHAnsi" w:cstheme="majorHAnsi"/>
                <w:sz w:val="22"/>
                <w:szCs w:val="22"/>
                <w:rPrChange w:id="1264"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265" w:author="Cong" w:date="2020-10-02T19:21:00Z">
                  <w:rPr>
                    <w:rFonts w:asciiTheme="majorHAnsi" w:eastAsia="Times New Roman" w:hAnsiTheme="majorHAnsi" w:cstheme="majorHAnsi"/>
                    <w:color w:val="075290"/>
                    <w:sz w:val="22"/>
                    <w:szCs w:val="22"/>
                    <w:u w:val="single"/>
                  </w:rPr>
                </w:rPrChange>
              </w:rPr>
              <w:t>PAQ Doc</w:t>
            </w:r>
            <w:r w:rsidRPr="00637F62">
              <w:rPr>
                <w:rFonts w:asciiTheme="majorHAnsi" w:eastAsia="Times New Roman" w:hAnsiTheme="majorHAnsi" w:cstheme="majorHAnsi"/>
                <w:color w:val="075290"/>
                <w:sz w:val="22"/>
                <w:szCs w:val="22"/>
                <w:u w:val="single"/>
                <w:rPrChange w:id="1266"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267"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4C6165F1"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268"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269"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270" w:author="Cong" w:date="2020-10-02T19:21:00Z">
                  <w:rPr>
                    <w:rFonts w:asciiTheme="majorHAnsi" w:hAnsiTheme="majorHAnsi" w:cstheme="majorHAnsi"/>
                    <w:sz w:val="22"/>
                    <w:szCs w:val="22"/>
                  </w:rPr>
                </w:rPrChange>
              </w:rPr>
              <w:instrText xml:space="preserve"> HYPERLINK "https://wwwn.cdc.gov/Nchs/Nhanes/1999-2000/PAQ.XPT" </w:instrText>
            </w:r>
            <w:r w:rsidRPr="00637F62">
              <w:rPr>
                <w:rFonts w:asciiTheme="majorHAnsi" w:hAnsiTheme="majorHAnsi" w:cstheme="majorHAnsi"/>
                <w:sz w:val="22"/>
                <w:szCs w:val="22"/>
                <w:rPrChange w:id="1271"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272" w:author="Cong" w:date="2020-10-02T19:21:00Z">
                  <w:rPr>
                    <w:rFonts w:asciiTheme="majorHAnsi" w:eastAsia="Times New Roman" w:hAnsiTheme="majorHAnsi" w:cstheme="majorHAnsi"/>
                    <w:color w:val="075290"/>
                    <w:sz w:val="22"/>
                    <w:szCs w:val="22"/>
                    <w:u w:val="single"/>
                  </w:rPr>
                </w:rPrChange>
              </w:rPr>
              <w:t>PAQ Data [XPT - 1.5 MB]</w:t>
            </w:r>
            <w:r w:rsidRPr="00637F62">
              <w:rPr>
                <w:rFonts w:asciiTheme="majorHAnsi" w:eastAsia="Times New Roman" w:hAnsiTheme="majorHAnsi" w:cstheme="majorHAnsi"/>
                <w:color w:val="075290"/>
                <w:sz w:val="22"/>
                <w:szCs w:val="22"/>
                <w:u w:val="single"/>
                <w:rPrChange w:id="1273"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2938CC3F"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274"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7DE05BBE" w14:textId="77777777" w:rsidR="00115C0E" w:rsidRPr="00637F62" w:rsidRDefault="00115C0E" w:rsidP="005068B2">
            <w:pPr>
              <w:ind w:firstLine="360"/>
              <w:rPr>
                <w:rFonts w:asciiTheme="majorHAnsi" w:eastAsia="Times New Roman" w:hAnsiTheme="majorHAnsi" w:cstheme="majorHAnsi"/>
                <w:color w:val="212529"/>
                <w:sz w:val="22"/>
                <w:szCs w:val="22"/>
                <w:rPrChange w:id="1275" w:author="Cong" w:date="2020-10-02T19:21:00Z">
                  <w:rPr>
                    <w:rFonts w:asciiTheme="majorHAnsi" w:eastAsia="Times New Roman" w:hAnsiTheme="majorHAnsi" w:cstheme="majorHAnsi"/>
                    <w:color w:val="212529"/>
                    <w:sz w:val="22"/>
                    <w:szCs w:val="22"/>
                  </w:rPr>
                </w:rPrChange>
              </w:rPr>
            </w:pPr>
            <w:r w:rsidRPr="00637F62">
              <w:rPr>
                <w:rFonts w:asciiTheme="majorHAnsi" w:eastAsia="Times New Roman" w:hAnsiTheme="majorHAnsi" w:cstheme="majorHAnsi"/>
                <w:color w:val="212529"/>
                <w:sz w:val="22"/>
                <w:szCs w:val="22"/>
                <w:rPrChange w:id="1276" w:author="Cong" w:date="2020-10-02T19:21:00Z">
                  <w:rPr>
                    <w:rFonts w:asciiTheme="majorHAnsi" w:eastAsia="Times New Roman" w:hAnsiTheme="majorHAnsi" w:cstheme="majorHAnsi"/>
                    <w:color w:val="212529"/>
                    <w:sz w:val="22"/>
                    <w:szCs w:val="22"/>
                  </w:rPr>
                </w:rPrChange>
              </w:rPr>
              <w:t>Physical Activity - Individual Activities</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277"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232C8F32"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278"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279"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280" w:author="Cong" w:date="2020-10-02T19:21:00Z">
                  <w:rPr>
                    <w:rFonts w:asciiTheme="majorHAnsi" w:hAnsiTheme="majorHAnsi" w:cstheme="majorHAnsi"/>
                    <w:sz w:val="22"/>
                    <w:szCs w:val="22"/>
                  </w:rPr>
                </w:rPrChange>
              </w:rPr>
              <w:instrText xml:space="preserve"> HYPERLINK "https://wwwn.cdc.gov/Nchs/Nhanes/1999-2000/PAQIAF.htm" </w:instrText>
            </w:r>
            <w:r w:rsidRPr="00637F62">
              <w:rPr>
                <w:rFonts w:asciiTheme="majorHAnsi" w:hAnsiTheme="majorHAnsi" w:cstheme="majorHAnsi"/>
                <w:sz w:val="22"/>
                <w:szCs w:val="22"/>
                <w:rPrChange w:id="1281"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282" w:author="Cong" w:date="2020-10-02T19:21:00Z">
                  <w:rPr>
                    <w:rFonts w:asciiTheme="majorHAnsi" w:eastAsia="Times New Roman" w:hAnsiTheme="majorHAnsi" w:cstheme="majorHAnsi"/>
                    <w:color w:val="075290"/>
                    <w:sz w:val="22"/>
                    <w:szCs w:val="22"/>
                    <w:u w:val="single"/>
                  </w:rPr>
                </w:rPrChange>
              </w:rPr>
              <w:t>PAQIAF Doc</w:t>
            </w:r>
            <w:r w:rsidRPr="00637F62">
              <w:rPr>
                <w:rFonts w:asciiTheme="majorHAnsi" w:eastAsia="Times New Roman" w:hAnsiTheme="majorHAnsi" w:cstheme="majorHAnsi"/>
                <w:color w:val="075290"/>
                <w:sz w:val="22"/>
                <w:szCs w:val="22"/>
                <w:u w:val="single"/>
                <w:rPrChange w:id="1283"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284"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7F7E3EB6"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285"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286"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287" w:author="Cong" w:date="2020-10-02T19:21:00Z">
                  <w:rPr>
                    <w:rFonts w:asciiTheme="majorHAnsi" w:hAnsiTheme="majorHAnsi" w:cstheme="majorHAnsi"/>
                    <w:sz w:val="22"/>
                    <w:szCs w:val="22"/>
                  </w:rPr>
                </w:rPrChange>
              </w:rPr>
              <w:instrText xml:space="preserve"> HYPERLINK "https://wwwn.cdc.gov/Nchs/Nhanes/1999-2000/PAQIAF.XPT" </w:instrText>
            </w:r>
            <w:r w:rsidRPr="00637F62">
              <w:rPr>
                <w:rFonts w:asciiTheme="majorHAnsi" w:hAnsiTheme="majorHAnsi" w:cstheme="majorHAnsi"/>
                <w:sz w:val="22"/>
                <w:szCs w:val="22"/>
                <w:rPrChange w:id="1288"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289" w:author="Cong" w:date="2020-10-02T19:21:00Z">
                  <w:rPr>
                    <w:rFonts w:asciiTheme="majorHAnsi" w:eastAsia="Times New Roman" w:hAnsiTheme="majorHAnsi" w:cstheme="majorHAnsi"/>
                    <w:color w:val="075290"/>
                    <w:sz w:val="22"/>
                    <w:szCs w:val="22"/>
                    <w:u w:val="single"/>
                  </w:rPr>
                </w:rPrChange>
              </w:rPr>
              <w:t>PAQIAF Data [XPT - 508.5 KB]</w:t>
            </w:r>
            <w:r w:rsidRPr="00637F62">
              <w:rPr>
                <w:rFonts w:asciiTheme="majorHAnsi" w:eastAsia="Times New Roman" w:hAnsiTheme="majorHAnsi" w:cstheme="majorHAnsi"/>
                <w:color w:val="075290"/>
                <w:sz w:val="22"/>
                <w:szCs w:val="22"/>
                <w:u w:val="single"/>
                <w:rPrChange w:id="1290"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051FFBB0"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291"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030057BE" w14:textId="77777777" w:rsidR="00115C0E" w:rsidRPr="00637F62" w:rsidRDefault="00115C0E" w:rsidP="005068B2">
            <w:pPr>
              <w:ind w:firstLine="360"/>
              <w:rPr>
                <w:rFonts w:asciiTheme="majorHAnsi" w:eastAsia="Times New Roman" w:hAnsiTheme="majorHAnsi" w:cstheme="majorHAnsi"/>
                <w:color w:val="000000"/>
                <w:sz w:val="22"/>
                <w:szCs w:val="22"/>
                <w:rPrChange w:id="1292" w:author="Cong" w:date="2020-10-02T19:21:00Z">
                  <w:rPr>
                    <w:rFonts w:asciiTheme="majorHAnsi" w:eastAsia="Times New Roman" w:hAnsiTheme="majorHAnsi" w:cstheme="majorHAnsi"/>
                    <w:color w:val="000000"/>
                    <w:sz w:val="22"/>
                    <w:szCs w:val="22"/>
                  </w:rPr>
                </w:rPrChange>
              </w:rPr>
            </w:pPr>
            <w:r w:rsidRPr="00637F62">
              <w:rPr>
                <w:rFonts w:asciiTheme="majorHAnsi" w:eastAsia="Times New Roman" w:hAnsiTheme="majorHAnsi" w:cstheme="majorHAnsi"/>
                <w:color w:val="000000"/>
                <w:sz w:val="22"/>
                <w:szCs w:val="22"/>
                <w:rPrChange w:id="1293" w:author="Cong" w:date="2020-10-02T19:21:00Z">
                  <w:rPr>
                    <w:rFonts w:asciiTheme="majorHAnsi" w:eastAsia="Times New Roman" w:hAnsiTheme="majorHAnsi" w:cstheme="majorHAnsi"/>
                    <w:color w:val="000000"/>
                    <w:sz w:val="22"/>
                    <w:szCs w:val="22"/>
                  </w:rPr>
                </w:rPrChange>
              </w:rPr>
              <w:t>Physical Functioning</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294"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3F32D91C"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295"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296"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297" w:author="Cong" w:date="2020-10-02T19:21:00Z">
                  <w:rPr>
                    <w:rFonts w:asciiTheme="majorHAnsi" w:hAnsiTheme="majorHAnsi" w:cstheme="majorHAnsi"/>
                    <w:sz w:val="22"/>
                    <w:szCs w:val="22"/>
                  </w:rPr>
                </w:rPrChange>
              </w:rPr>
              <w:instrText xml:space="preserve"> HYPERLINK "https://wwwn.cdc.gov/Nchs/Nhanes/1999-2000/PFQ.htm" </w:instrText>
            </w:r>
            <w:r w:rsidRPr="00637F62">
              <w:rPr>
                <w:rFonts w:asciiTheme="majorHAnsi" w:hAnsiTheme="majorHAnsi" w:cstheme="majorHAnsi"/>
                <w:sz w:val="22"/>
                <w:szCs w:val="22"/>
                <w:rPrChange w:id="1298"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299" w:author="Cong" w:date="2020-10-02T19:21:00Z">
                  <w:rPr>
                    <w:rFonts w:asciiTheme="majorHAnsi" w:eastAsia="Times New Roman" w:hAnsiTheme="majorHAnsi" w:cstheme="majorHAnsi"/>
                    <w:color w:val="075290"/>
                    <w:sz w:val="22"/>
                    <w:szCs w:val="22"/>
                    <w:u w:val="single"/>
                  </w:rPr>
                </w:rPrChange>
              </w:rPr>
              <w:t>PFQ Doc</w:t>
            </w:r>
            <w:r w:rsidRPr="00637F62">
              <w:rPr>
                <w:rFonts w:asciiTheme="majorHAnsi" w:eastAsia="Times New Roman" w:hAnsiTheme="majorHAnsi" w:cstheme="majorHAnsi"/>
                <w:color w:val="075290"/>
                <w:sz w:val="22"/>
                <w:szCs w:val="22"/>
                <w:u w:val="single"/>
                <w:rPrChange w:id="1300"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301"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1CBFCCC9"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302"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303"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304" w:author="Cong" w:date="2020-10-02T19:21:00Z">
                  <w:rPr>
                    <w:rFonts w:asciiTheme="majorHAnsi" w:hAnsiTheme="majorHAnsi" w:cstheme="majorHAnsi"/>
                    <w:sz w:val="22"/>
                    <w:szCs w:val="22"/>
                  </w:rPr>
                </w:rPrChange>
              </w:rPr>
              <w:instrText xml:space="preserve"> HYPERLINK "https://wwwn.cdc.gov/Nchs/Nhanes/1999-2000/PFQ.XPT" </w:instrText>
            </w:r>
            <w:r w:rsidRPr="00637F62">
              <w:rPr>
                <w:rFonts w:asciiTheme="majorHAnsi" w:hAnsiTheme="majorHAnsi" w:cstheme="majorHAnsi"/>
                <w:sz w:val="22"/>
                <w:szCs w:val="22"/>
                <w:rPrChange w:id="1305"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306" w:author="Cong" w:date="2020-10-02T19:21:00Z">
                  <w:rPr>
                    <w:rFonts w:asciiTheme="majorHAnsi" w:eastAsia="Times New Roman" w:hAnsiTheme="majorHAnsi" w:cstheme="majorHAnsi"/>
                    <w:color w:val="075290"/>
                    <w:sz w:val="22"/>
                    <w:szCs w:val="22"/>
                    <w:u w:val="single"/>
                  </w:rPr>
                </w:rPrChange>
              </w:rPr>
              <w:t>PFQ Data [XPT - 6.7 MB]</w:t>
            </w:r>
            <w:r w:rsidRPr="00637F62">
              <w:rPr>
                <w:rFonts w:asciiTheme="majorHAnsi" w:eastAsia="Times New Roman" w:hAnsiTheme="majorHAnsi" w:cstheme="majorHAnsi"/>
                <w:color w:val="075290"/>
                <w:sz w:val="22"/>
                <w:szCs w:val="22"/>
                <w:u w:val="single"/>
                <w:rPrChange w:id="1307"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2E4F2E53"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308"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3707390C" w14:textId="77777777" w:rsidR="00115C0E" w:rsidRPr="00637F62" w:rsidRDefault="00115C0E" w:rsidP="005068B2">
            <w:pPr>
              <w:ind w:firstLine="360"/>
              <w:rPr>
                <w:rFonts w:asciiTheme="majorHAnsi" w:eastAsia="Times New Roman" w:hAnsiTheme="majorHAnsi" w:cstheme="majorHAnsi"/>
                <w:color w:val="212529"/>
                <w:sz w:val="22"/>
                <w:szCs w:val="22"/>
                <w:rPrChange w:id="1309" w:author="Cong" w:date="2020-10-02T19:21:00Z">
                  <w:rPr>
                    <w:rFonts w:asciiTheme="majorHAnsi" w:eastAsia="Times New Roman" w:hAnsiTheme="majorHAnsi" w:cstheme="majorHAnsi"/>
                    <w:color w:val="212529"/>
                    <w:sz w:val="22"/>
                    <w:szCs w:val="22"/>
                  </w:rPr>
                </w:rPrChange>
              </w:rPr>
            </w:pPr>
            <w:r w:rsidRPr="00637F62">
              <w:rPr>
                <w:rFonts w:asciiTheme="majorHAnsi" w:eastAsia="Times New Roman" w:hAnsiTheme="majorHAnsi" w:cstheme="majorHAnsi"/>
                <w:color w:val="212529"/>
                <w:sz w:val="22"/>
                <w:szCs w:val="22"/>
                <w:rPrChange w:id="1310" w:author="Cong" w:date="2020-10-02T19:21:00Z">
                  <w:rPr>
                    <w:rFonts w:asciiTheme="majorHAnsi" w:eastAsia="Times New Roman" w:hAnsiTheme="majorHAnsi" w:cstheme="majorHAnsi"/>
                    <w:color w:val="212529"/>
                    <w:sz w:val="22"/>
                    <w:szCs w:val="22"/>
                  </w:rPr>
                </w:rPrChange>
              </w:rPr>
              <w:t>Prescription Medications</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311"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2B245E59"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312"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313"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314" w:author="Cong" w:date="2020-10-02T19:21:00Z">
                  <w:rPr>
                    <w:rFonts w:asciiTheme="majorHAnsi" w:hAnsiTheme="majorHAnsi" w:cstheme="majorHAnsi"/>
                    <w:sz w:val="22"/>
                    <w:szCs w:val="22"/>
                  </w:rPr>
                </w:rPrChange>
              </w:rPr>
              <w:instrText xml:space="preserve"> HYPERLINK "https://wwwn.cdc.gov/Nchs/Nhanes/1999-2000/RXQ_RX.htm" </w:instrText>
            </w:r>
            <w:r w:rsidRPr="00637F62">
              <w:rPr>
                <w:rFonts w:asciiTheme="majorHAnsi" w:hAnsiTheme="majorHAnsi" w:cstheme="majorHAnsi"/>
                <w:sz w:val="22"/>
                <w:szCs w:val="22"/>
                <w:rPrChange w:id="1315"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316" w:author="Cong" w:date="2020-10-02T19:21:00Z">
                  <w:rPr>
                    <w:rFonts w:asciiTheme="majorHAnsi" w:eastAsia="Times New Roman" w:hAnsiTheme="majorHAnsi" w:cstheme="majorHAnsi"/>
                    <w:color w:val="075290"/>
                    <w:sz w:val="22"/>
                    <w:szCs w:val="22"/>
                    <w:u w:val="single"/>
                  </w:rPr>
                </w:rPrChange>
              </w:rPr>
              <w:t>RXQ_RX Doc</w:t>
            </w:r>
            <w:r w:rsidRPr="00637F62">
              <w:rPr>
                <w:rFonts w:asciiTheme="majorHAnsi" w:eastAsia="Times New Roman" w:hAnsiTheme="majorHAnsi" w:cstheme="majorHAnsi"/>
                <w:color w:val="075290"/>
                <w:sz w:val="22"/>
                <w:szCs w:val="22"/>
                <w:u w:val="single"/>
                <w:rPrChange w:id="1317"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318"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2D443FC5"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319"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320"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321" w:author="Cong" w:date="2020-10-02T19:21:00Z">
                  <w:rPr>
                    <w:rFonts w:asciiTheme="majorHAnsi" w:hAnsiTheme="majorHAnsi" w:cstheme="majorHAnsi"/>
                    <w:sz w:val="22"/>
                    <w:szCs w:val="22"/>
                  </w:rPr>
                </w:rPrChange>
              </w:rPr>
              <w:instrText xml:space="preserve"> HYPERLINK "https://wwwn.cdc.gov/Nchs/Nhanes/1999-2000/RXQ_RX.XPT" </w:instrText>
            </w:r>
            <w:r w:rsidRPr="00637F62">
              <w:rPr>
                <w:rFonts w:asciiTheme="majorHAnsi" w:hAnsiTheme="majorHAnsi" w:cstheme="majorHAnsi"/>
                <w:sz w:val="22"/>
                <w:szCs w:val="22"/>
                <w:rPrChange w:id="1322"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323" w:author="Cong" w:date="2020-10-02T19:21:00Z">
                  <w:rPr>
                    <w:rFonts w:asciiTheme="majorHAnsi" w:eastAsia="Times New Roman" w:hAnsiTheme="majorHAnsi" w:cstheme="majorHAnsi"/>
                    <w:color w:val="075290"/>
                    <w:sz w:val="22"/>
                    <w:szCs w:val="22"/>
                    <w:u w:val="single"/>
                  </w:rPr>
                </w:rPrChange>
              </w:rPr>
              <w:t>RXQ_RX Data [XPT - 3 MB]</w:t>
            </w:r>
            <w:r w:rsidRPr="00637F62">
              <w:rPr>
                <w:rFonts w:asciiTheme="majorHAnsi" w:eastAsia="Times New Roman" w:hAnsiTheme="majorHAnsi" w:cstheme="majorHAnsi"/>
                <w:color w:val="075290"/>
                <w:sz w:val="22"/>
                <w:szCs w:val="22"/>
                <w:u w:val="single"/>
                <w:rPrChange w:id="1324"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235FE6B7"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325"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2EB1041D" w14:textId="77777777" w:rsidR="00115C0E" w:rsidRPr="00637F62" w:rsidRDefault="00115C0E" w:rsidP="005068B2">
            <w:pPr>
              <w:ind w:firstLine="360"/>
              <w:rPr>
                <w:rFonts w:asciiTheme="majorHAnsi" w:eastAsia="Times New Roman" w:hAnsiTheme="majorHAnsi" w:cstheme="majorHAnsi"/>
                <w:color w:val="000000"/>
                <w:sz w:val="22"/>
                <w:szCs w:val="22"/>
                <w:rPrChange w:id="1326" w:author="Cong" w:date="2020-10-02T19:21:00Z">
                  <w:rPr>
                    <w:rFonts w:asciiTheme="majorHAnsi" w:eastAsia="Times New Roman" w:hAnsiTheme="majorHAnsi" w:cstheme="majorHAnsi"/>
                    <w:color w:val="000000"/>
                    <w:sz w:val="22"/>
                    <w:szCs w:val="22"/>
                  </w:rPr>
                </w:rPrChange>
              </w:rPr>
            </w:pPr>
            <w:r w:rsidRPr="00637F62">
              <w:rPr>
                <w:rFonts w:asciiTheme="majorHAnsi" w:eastAsia="Times New Roman" w:hAnsiTheme="majorHAnsi" w:cstheme="majorHAnsi"/>
                <w:color w:val="000000"/>
                <w:sz w:val="22"/>
                <w:szCs w:val="22"/>
                <w:rPrChange w:id="1327" w:author="Cong" w:date="2020-10-02T19:21:00Z">
                  <w:rPr>
                    <w:rFonts w:asciiTheme="majorHAnsi" w:eastAsia="Times New Roman" w:hAnsiTheme="majorHAnsi" w:cstheme="majorHAnsi"/>
                    <w:color w:val="000000"/>
                    <w:sz w:val="22"/>
                    <w:szCs w:val="22"/>
                  </w:rPr>
                </w:rPrChange>
              </w:rPr>
              <w:t>Prescription Medications - Drug Information</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328"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57F79DD5"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329"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330"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331" w:author="Cong" w:date="2020-10-02T19:21:00Z">
                  <w:rPr>
                    <w:rFonts w:asciiTheme="majorHAnsi" w:hAnsiTheme="majorHAnsi" w:cstheme="majorHAnsi"/>
                    <w:sz w:val="22"/>
                    <w:szCs w:val="22"/>
                  </w:rPr>
                </w:rPrChange>
              </w:rPr>
              <w:instrText xml:space="preserve"> HYPERLINK "https://wwwn.cdc.gov/Nchs/Nhanes/1999-2000/RXQ_DRUG.htm" </w:instrText>
            </w:r>
            <w:r w:rsidRPr="00637F62">
              <w:rPr>
                <w:rFonts w:asciiTheme="majorHAnsi" w:hAnsiTheme="majorHAnsi" w:cstheme="majorHAnsi"/>
                <w:sz w:val="22"/>
                <w:szCs w:val="22"/>
                <w:rPrChange w:id="1332"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333" w:author="Cong" w:date="2020-10-02T19:21:00Z">
                  <w:rPr>
                    <w:rFonts w:asciiTheme="majorHAnsi" w:eastAsia="Times New Roman" w:hAnsiTheme="majorHAnsi" w:cstheme="majorHAnsi"/>
                    <w:color w:val="075290"/>
                    <w:sz w:val="22"/>
                    <w:szCs w:val="22"/>
                    <w:u w:val="single"/>
                  </w:rPr>
                </w:rPrChange>
              </w:rPr>
              <w:t>RXQ_DRUG Doc</w:t>
            </w:r>
            <w:r w:rsidRPr="00637F62">
              <w:rPr>
                <w:rFonts w:asciiTheme="majorHAnsi" w:eastAsia="Times New Roman" w:hAnsiTheme="majorHAnsi" w:cstheme="majorHAnsi"/>
                <w:color w:val="075290"/>
                <w:sz w:val="22"/>
                <w:szCs w:val="22"/>
                <w:u w:val="single"/>
                <w:rPrChange w:id="1334"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335"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516ED14A"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336"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337"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338" w:author="Cong" w:date="2020-10-02T19:21:00Z">
                  <w:rPr>
                    <w:rFonts w:asciiTheme="majorHAnsi" w:hAnsiTheme="majorHAnsi" w:cstheme="majorHAnsi"/>
                    <w:sz w:val="22"/>
                    <w:szCs w:val="22"/>
                  </w:rPr>
                </w:rPrChange>
              </w:rPr>
              <w:instrText xml:space="preserve"> HYPERLINK "https://wwwn.cdc.gov/Nchs/Nhanes/1999-2000/RXQ_DRUG.xpt" </w:instrText>
            </w:r>
            <w:r w:rsidRPr="00637F62">
              <w:rPr>
                <w:rFonts w:asciiTheme="majorHAnsi" w:hAnsiTheme="majorHAnsi" w:cstheme="majorHAnsi"/>
                <w:sz w:val="22"/>
                <w:szCs w:val="22"/>
                <w:rPrChange w:id="1339"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340" w:author="Cong" w:date="2020-10-02T19:21:00Z">
                  <w:rPr>
                    <w:rFonts w:asciiTheme="majorHAnsi" w:eastAsia="Times New Roman" w:hAnsiTheme="majorHAnsi" w:cstheme="majorHAnsi"/>
                    <w:color w:val="075290"/>
                    <w:sz w:val="22"/>
                    <w:szCs w:val="22"/>
                    <w:u w:val="single"/>
                  </w:rPr>
                </w:rPrChange>
              </w:rPr>
              <w:t>RXQ_DRUG Data [XPT - 2.6 KB]</w:t>
            </w:r>
            <w:r w:rsidRPr="00637F62">
              <w:rPr>
                <w:rFonts w:asciiTheme="majorHAnsi" w:eastAsia="Times New Roman" w:hAnsiTheme="majorHAnsi" w:cstheme="majorHAnsi"/>
                <w:color w:val="075290"/>
                <w:sz w:val="22"/>
                <w:szCs w:val="22"/>
                <w:u w:val="single"/>
                <w:rPrChange w:id="1341"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1AD2B604"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342"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3122C45C" w14:textId="77777777" w:rsidR="00115C0E" w:rsidRPr="00637F62" w:rsidRDefault="00115C0E" w:rsidP="005068B2">
            <w:pPr>
              <w:ind w:firstLine="360"/>
              <w:rPr>
                <w:rFonts w:asciiTheme="majorHAnsi" w:eastAsia="Times New Roman" w:hAnsiTheme="majorHAnsi" w:cstheme="majorHAnsi"/>
                <w:color w:val="212529"/>
                <w:sz w:val="22"/>
                <w:szCs w:val="22"/>
                <w:rPrChange w:id="1343" w:author="Cong" w:date="2020-10-02T19:21:00Z">
                  <w:rPr>
                    <w:rFonts w:asciiTheme="majorHAnsi" w:eastAsia="Times New Roman" w:hAnsiTheme="majorHAnsi" w:cstheme="majorHAnsi"/>
                    <w:color w:val="212529"/>
                    <w:sz w:val="22"/>
                    <w:szCs w:val="22"/>
                  </w:rPr>
                </w:rPrChange>
              </w:rPr>
            </w:pPr>
            <w:r w:rsidRPr="00637F62">
              <w:rPr>
                <w:rFonts w:asciiTheme="majorHAnsi" w:eastAsia="Times New Roman" w:hAnsiTheme="majorHAnsi" w:cstheme="majorHAnsi"/>
                <w:color w:val="212529"/>
                <w:sz w:val="22"/>
                <w:szCs w:val="22"/>
                <w:rPrChange w:id="1344" w:author="Cong" w:date="2020-10-02T19:21:00Z">
                  <w:rPr>
                    <w:rFonts w:asciiTheme="majorHAnsi" w:eastAsia="Times New Roman" w:hAnsiTheme="majorHAnsi" w:cstheme="majorHAnsi"/>
                    <w:color w:val="212529"/>
                    <w:sz w:val="22"/>
                    <w:szCs w:val="22"/>
                  </w:rPr>
                </w:rPrChange>
              </w:rPr>
              <w:t>Reproductive Health</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345"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1DD3DB02"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346"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347"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348" w:author="Cong" w:date="2020-10-02T19:21:00Z">
                  <w:rPr>
                    <w:rFonts w:asciiTheme="majorHAnsi" w:hAnsiTheme="majorHAnsi" w:cstheme="majorHAnsi"/>
                    <w:sz w:val="22"/>
                    <w:szCs w:val="22"/>
                  </w:rPr>
                </w:rPrChange>
              </w:rPr>
              <w:instrText xml:space="preserve"> HYPERLINK "https://wwwn.cdc.gov/Nchs/Nhanes/1999-2000/RHQ.htm" </w:instrText>
            </w:r>
            <w:r w:rsidRPr="00637F62">
              <w:rPr>
                <w:rFonts w:asciiTheme="majorHAnsi" w:hAnsiTheme="majorHAnsi" w:cstheme="majorHAnsi"/>
                <w:sz w:val="22"/>
                <w:szCs w:val="22"/>
                <w:rPrChange w:id="1349"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350" w:author="Cong" w:date="2020-10-02T19:21:00Z">
                  <w:rPr>
                    <w:rFonts w:asciiTheme="majorHAnsi" w:eastAsia="Times New Roman" w:hAnsiTheme="majorHAnsi" w:cstheme="majorHAnsi"/>
                    <w:color w:val="075290"/>
                    <w:sz w:val="22"/>
                    <w:szCs w:val="22"/>
                    <w:u w:val="single"/>
                  </w:rPr>
                </w:rPrChange>
              </w:rPr>
              <w:t>RHQ Doc</w:t>
            </w:r>
            <w:r w:rsidRPr="00637F62">
              <w:rPr>
                <w:rFonts w:asciiTheme="majorHAnsi" w:eastAsia="Times New Roman" w:hAnsiTheme="majorHAnsi" w:cstheme="majorHAnsi"/>
                <w:color w:val="075290"/>
                <w:sz w:val="22"/>
                <w:szCs w:val="22"/>
                <w:u w:val="single"/>
                <w:rPrChange w:id="1351"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352"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6385B08B"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353"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354"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355" w:author="Cong" w:date="2020-10-02T19:21:00Z">
                  <w:rPr>
                    <w:rFonts w:asciiTheme="majorHAnsi" w:hAnsiTheme="majorHAnsi" w:cstheme="majorHAnsi"/>
                    <w:sz w:val="22"/>
                    <w:szCs w:val="22"/>
                  </w:rPr>
                </w:rPrChange>
              </w:rPr>
              <w:instrText xml:space="preserve"> HYPERLINK "https://wwwn.cdc.gov/Nchs/Nhanes/1999-2000/RHQ.XPT" </w:instrText>
            </w:r>
            <w:r w:rsidRPr="00637F62">
              <w:rPr>
                <w:rFonts w:asciiTheme="majorHAnsi" w:hAnsiTheme="majorHAnsi" w:cstheme="majorHAnsi"/>
                <w:sz w:val="22"/>
                <w:szCs w:val="22"/>
                <w:rPrChange w:id="1356"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357" w:author="Cong" w:date="2020-10-02T19:21:00Z">
                  <w:rPr>
                    <w:rFonts w:asciiTheme="majorHAnsi" w:eastAsia="Times New Roman" w:hAnsiTheme="majorHAnsi" w:cstheme="majorHAnsi"/>
                    <w:color w:val="075290"/>
                    <w:sz w:val="22"/>
                    <w:szCs w:val="22"/>
                    <w:u w:val="single"/>
                  </w:rPr>
                </w:rPrChange>
              </w:rPr>
              <w:t>RHQ Data [XPT - 2.5 MB]</w:t>
            </w:r>
            <w:r w:rsidRPr="00637F62">
              <w:rPr>
                <w:rFonts w:asciiTheme="majorHAnsi" w:eastAsia="Times New Roman" w:hAnsiTheme="majorHAnsi" w:cstheme="majorHAnsi"/>
                <w:color w:val="075290"/>
                <w:sz w:val="22"/>
                <w:szCs w:val="22"/>
                <w:u w:val="single"/>
                <w:rPrChange w:id="1358"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78460582"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359"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209D720D" w14:textId="77777777" w:rsidR="00115C0E" w:rsidRPr="00637F62" w:rsidRDefault="00115C0E" w:rsidP="005068B2">
            <w:pPr>
              <w:ind w:firstLine="360"/>
              <w:rPr>
                <w:rFonts w:asciiTheme="majorHAnsi" w:eastAsia="Times New Roman" w:hAnsiTheme="majorHAnsi" w:cstheme="majorHAnsi"/>
                <w:color w:val="000000"/>
                <w:sz w:val="22"/>
                <w:szCs w:val="22"/>
                <w:rPrChange w:id="1360" w:author="Cong" w:date="2020-10-02T19:21:00Z">
                  <w:rPr>
                    <w:rFonts w:asciiTheme="majorHAnsi" w:eastAsia="Times New Roman" w:hAnsiTheme="majorHAnsi" w:cstheme="majorHAnsi"/>
                    <w:color w:val="000000"/>
                    <w:sz w:val="22"/>
                    <w:szCs w:val="22"/>
                  </w:rPr>
                </w:rPrChange>
              </w:rPr>
            </w:pPr>
            <w:r w:rsidRPr="00637F62">
              <w:rPr>
                <w:rFonts w:asciiTheme="majorHAnsi" w:eastAsia="Times New Roman" w:hAnsiTheme="majorHAnsi" w:cstheme="majorHAnsi"/>
                <w:color w:val="000000"/>
                <w:sz w:val="22"/>
                <w:szCs w:val="22"/>
                <w:rPrChange w:id="1361" w:author="Cong" w:date="2020-10-02T19:21:00Z">
                  <w:rPr>
                    <w:rFonts w:asciiTheme="majorHAnsi" w:eastAsia="Times New Roman" w:hAnsiTheme="majorHAnsi" w:cstheme="majorHAnsi"/>
                    <w:color w:val="000000"/>
                    <w:sz w:val="22"/>
                    <w:szCs w:val="22"/>
                  </w:rPr>
                </w:rPrChange>
              </w:rPr>
              <w:t>Respiratory Health</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362"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532D11D9"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363"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364"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365" w:author="Cong" w:date="2020-10-02T19:21:00Z">
                  <w:rPr>
                    <w:rFonts w:asciiTheme="majorHAnsi" w:hAnsiTheme="majorHAnsi" w:cstheme="majorHAnsi"/>
                    <w:sz w:val="22"/>
                    <w:szCs w:val="22"/>
                  </w:rPr>
                </w:rPrChange>
              </w:rPr>
              <w:instrText xml:space="preserve"> HYPERLINK "https://wwwn.cdc.gov/Nchs/Nhanes/1999-2000/RDQ.htm" </w:instrText>
            </w:r>
            <w:r w:rsidRPr="00637F62">
              <w:rPr>
                <w:rFonts w:asciiTheme="majorHAnsi" w:hAnsiTheme="majorHAnsi" w:cstheme="majorHAnsi"/>
                <w:sz w:val="22"/>
                <w:szCs w:val="22"/>
                <w:rPrChange w:id="1366"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367" w:author="Cong" w:date="2020-10-02T19:21:00Z">
                  <w:rPr>
                    <w:rFonts w:asciiTheme="majorHAnsi" w:eastAsia="Times New Roman" w:hAnsiTheme="majorHAnsi" w:cstheme="majorHAnsi"/>
                    <w:color w:val="075290"/>
                    <w:sz w:val="22"/>
                    <w:szCs w:val="22"/>
                    <w:u w:val="single"/>
                  </w:rPr>
                </w:rPrChange>
              </w:rPr>
              <w:t>RDQ Doc</w:t>
            </w:r>
            <w:r w:rsidRPr="00637F62">
              <w:rPr>
                <w:rFonts w:asciiTheme="majorHAnsi" w:eastAsia="Times New Roman" w:hAnsiTheme="majorHAnsi" w:cstheme="majorHAnsi"/>
                <w:color w:val="075290"/>
                <w:sz w:val="22"/>
                <w:szCs w:val="22"/>
                <w:u w:val="single"/>
                <w:rPrChange w:id="1368"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369"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0312835C"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370"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371"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372" w:author="Cong" w:date="2020-10-02T19:21:00Z">
                  <w:rPr>
                    <w:rFonts w:asciiTheme="majorHAnsi" w:hAnsiTheme="majorHAnsi" w:cstheme="majorHAnsi"/>
                    <w:sz w:val="22"/>
                    <w:szCs w:val="22"/>
                  </w:rPr>
                </w:rPrChange>
              </w:rPr>
              <w:instrText xml:space="preserve"> HYPERLINK "https://wwwn.cdc.gov/Nchs/Nhanes/1999-2000/RDQ.XPT" </w:instrText>
            </w:r>
            <w:r w:rsidRPr="00637F62">
              <w:rPr>
                <w:rFonts w:asciiTheme="majorHAnsi" w:hAnsiTheme="majorHAnsi" w:cstheme="majorHAnsi"/>
                <w:sz w:val="22"/>
                <w:szCs w:val="22"/>
                <w:rPrChange w:id="1373"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374" w:author="Cong" w:date="2020-10-02T19:21:00Z">
                  <w:rPr>
                    <w:rFonts w:asciiTheme="majorHAnsi" w:eastAsia="Times New Roman" w:hAnsiTheme="majorHAnsi" w:cstheme="majorHAnsi"/>
                    <w:color w:val="075290"/>
                    <w:sz w:val="22"/>
                    <w:szCs w:val="22"/>
                    <w:u w:val="single"/>
                  </w:rPr>
                </w:rPrChange>
              </w:rPr>
              <w:t>RDQ Data [XPT - 1.4 MB]</w:t>
            </w:r>
            <w:r w:rsidRPr="00637F62">
              <w:rPr>
                <w:rFonts w:asciiTheme="majorHAnsi" w:eastAsia="Times New Roman" w:hAnsiTheme="majorHAnsi" w:cstheme="majorHAnsi"/>
                <w:color w:val="075290"/>
                <w:sz w:val="22"/>
                <w:szCs w:val="22"/>
                <w:u w:val="single"/>
                <w:rPrChange w:id="1375"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3761F6F3"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376"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314E4910" w14:textId="77777777" w:rsidR="00115C0E" w:rsidRPr="00637F62" w:rsidRDefault="00115C0E" w:rsidP="005068B2">
            <w:pPr>
              <w:ind w:firstLine="360"/>
              <w:rPr>
                <w:rFonts w:asciiTheme="majorHAnsi" w:eastAsia="Times New Roman" w:hAnsiTheme="majorHAnsi" w:cstheme="majorHAnsi"/>
                <w:color w:val="212529"/>
                <w:sz w:val="22"/>
                <w:szCs w:val="22"/>
                <w:rPrChange w:id="1377" w:author="Cong" w:date="2020-10-02T19:21:00Z">
                  <w:rPr>
                    <w:rFonts w:asciiTheme="majorHAnsi" w:eastAsia="Times New Roman" w:hAnsiTheme="majorHAnsi" w:cstheme="majorHAnsi"/>
                    <w:color w:val="212529"/>
                    <w:sz w:val="22"/>
                    <w:szCs w:val="22"/>
                  </w:rPr>
                </w:rPrChange>
              </w:rPr>
            </w:pPr>
            <w:r w:rsidRPr="00637F62">
              <w:rPr>
                <w:rFonts w:asciiTheme="majorHAnsi" w:eastAsia="Times New Roman" w:hAnsiTheme="majorHAnsi" w:cstheme="majorHAnsi"/>
                <w:color w:val="212529"/>
                <w:sz w:val="22"/>
                <w:szCs w:val="22"/>
                <w:rPrChange w:id="1378" w:author="Cong" w:date="2020-10-02T19:21:00Z">
                  <w:rPr>
                    <w:rFonts w:asciiTheme="majorHAnsi" w:eastAsia="Times New Roman" w:hAnsiTheme="majorHAnsi" w:cstheme="majorHAnsi"/>
                    <w:color w:val="212529"/>
                    <w:sz w:val="22"/>
                    <w:szCs w:val="22"/>
                  </w:rPr>
                </w:rPrChange>
              </w:rPr>
              <w:t>Sexual Behavior</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379"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2355A688"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380"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381"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382" w:author="Cong" w:date="2020-10-02T19:21:00Z">
                  <w:rPr>
                    <w:rFonts w:asciiTheme="majorHAnsi" w:hAnsiTheme="majorHAnsi" w:cstheme="majorHAnsi"/>
                    <w:sz w:val="22"/>
                    <w:szCs w:val="22"/>
                  </w:rPr>
                </w:rPrChange>
              </w:rPr>
              <w:instrText xml:space="preserve"> HYPERLINK "https://wwwn.cdc.gov/Nchs/Nhanes/1999-2000/SXQ.htm" </w:instrText>
            </w:r>
            <w:r w:rsidRPr="00637F62">
              <w:rPr>
                <w:rFonts w:asciiTheme="majorHAnsi" w:hAnsiTheme="majorHAnsi" w:cstheme="majorHAnsi"/>
                <w:sz w:val="22"/>
                <w:szCs w:val="22"/>
                <w:rPrChange w:id="1383"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384" w:author="Cong" w:date="2020-10-02T19:21:00Z">
                  <w:rPr>
                    <w:rFonts w:asciiTheme="majorHAnsi" w:eastAsia="Times New Roman" w:hAnsiTheme="majorHAnsi" w:cstheme="majorHAnsi"/>
                    <w:color w:val="075290"/>
                    <w:sz w:val="22"/>
                    <w:szCs w:val="22"/>
                    <w:u w:val="single"/>
                  </w:rPr>
                </w:rPrChange>
              </w:rPr>
              <w:t>SXQ Doc</w:t>
            </w:r>
            <w:r w:rsidRPr="00637F62">
              <w:rPr>
                <w:rFonts w:asciiTheme="majorHAnsi" w:eastAsia="Times New Roman" w:hAnsiTheme="majorHAnsi" w:cstheme="majorHAnsi"/>
                <w:color w:val="075290"/>
                <w:sz w:val="22"/>
                <w:szCs w:val="22"/>
                <w:u w:val="single"/>
                <w:rPrChange w:id="1385"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386"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27E28055"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387"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388"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389" w:author="Cong" w:date="2020-10-02T19:21:00Z">
                  <w:rPr>
                    <w:rFonts w:asciiTheme="majorHAnsi" w:hAnsiTheme="majorHAnsi" w:cstheme="majorHAnsi"/>
                    <w:sz w:val="22"/>
                    <w:szCs w:val="22"/>
                  </w:rPr>
                </w:rPrChange>
              </w:rPr>
              <w:instrText xml:space="preserve"> HYPERLINK "https://wwwn.cdc.gov/Nchs/Nhanes/1999-2000/SXQ.XPT" </w:instrText>
            </w:r>
            <w:r w:rsidRPr="00637F62">
              <w:rPr>
                <w:rFonts w:asciiTheme="majorHAnsi" w:hAnsiTheme="majorHAnsi" w:cstheme="majorHAnsi"/>
                <w:sz w:val="22"/>
                <w:szCs w:val="22"/>
                <w:rPrChange w:id="1390"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391" w:author="Cong" w:date="2020-10-02T19:21:00Z">
                  <w:rPr>
                    <w:rFonts w:asciiTheme="majorHAnsi" w:eastAsia="Times New Roman" w:hAnsiTheme="majorHAnsi" w:cstheme="majorHAnsi"/>
                    <w:color w:val="075290"/>
                    <w:sz w:val="22"/>
                    <w:szCs w:val="22"/>
                    <w:u w:val="single"/>
                  </w:rPr>
                </w:rPrChange>
              </w:rPr>
              <w:t>SXQ Data [XPT - 402.3 KB]</w:t>
            </w:r>
            <w:r w:rsidRPr="00637F62">
              <w:rPr>
                <w:rFonts w:asciiTheme="majorHAnsi" w:eastAsia="Times New Roman" w:hAnsiTheme="majorHAnsi" w:cstheme="majorHAnsi"/>
                <w:color w:val="075290"/>
                <w:sz w:val="22"/>
                <w:szCs w:val="22"/>
                <w:u w:val="single"/>
                <w:rPrChange w:id="1392"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47282E76"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393"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444B995A" w14:textId="77777777" w:rsidR="00115C0E" w:rsidRPr="00637F62" w:rsidRDefault="00115C0E" w:rsidP="005068B2">
            <w:pPr>
              <w:ind w:firstLine="360"/>
              <w:rPr>
                <w:rFonts w:asciiTheme="majorHAnsi" w:eastAsia="Times New Roman" w:hAnsiTheme="majorHAnsi" w:cstheme="majorHAnsi"/>
                <w:color w:val="000000"/>
                <w:sz w:val="22"/>
                <w:szCs w:val="22"/>
                <w:rPrChange w:id="1394" w:author="Cong" w:date="2020-10-02T19:21:00Z">
                  <w:rPr>
                    <w:rFonts w:asciiTheme="majorHAnsi" w:eastAsia="Times New Roman" w:hAnsiTheme="majorHAnsi" w:cstheme="majorHAnsi"/>
                    <w:color w:val="000000"/>
                    <w:sz w:val="22"/>
                    <w:szCs w:val="22"/>
                  </w:rPr>
                </w:rPrChange>
              </w:rPr>
            </w:pPr>
            <w:r w:rsidRPr="00637F62">
              <w:rPr>
                <w:rFonts w:asciiTheme="majorHAnsi" w:eastAsia="Times New Roman" w:hAnsiTheme="majorHAnsi" w:cstheme="majorHAnsi"/>
                <w:color w:val="000000"/>
                <w:sz w:val="22"/>
                <w:szCs w:val="22"/>
                <w:rPrChange w:id="1395" w:author="Cong" w:date="2020-10-02T19:21:00Z">
                  <w:rPr>
                    <w:rFonts w:asciiTheme="majorHAnsi" w:eastAsia="Times New Roman" w:hAnsiTheme="majorHAnsi" w:cstheme="majorHAnsi"/>
                    <w:color w:val="000000"/>
                    <w:sz w:val="22"/>
                    <w:szCs w:val="22"/>
                  </w:rPr>
                </w:rPrChange>
              </w:rPr>
              <w:t>Smoking - Adult Recent Tobacco Use &amp; Youth Cigarette/Tobacco Use</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396"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2346D9B4"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397"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398"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399" w:author="Cong" w:date="2020-10-02T19:21:00Z">
                  <w:rPr>
                    <w:rFonts w:asciiTheme="majorHAnsi" w:hAnsiTheme="majorHAnsi" w:cstheme="majorHAnsi"/>
                    <w:sz w:val="22"/>
                    <w:szCs w:val="22"/>
                  </w:rPr>
                </w:rPrChange>
              </w:rPr>
              <w:instrText xml:space="preserve"> HYPERLINK "https://wwwn.cdc.gov/Nchs/Nhanes/1999-2000/SMQMEC.htm" </w:instrText>
            </w:r>
            <w:r w:rsidRPr="00637F62">
              <w:rPr>
                <w:rFonts w:asciiTheme="majorHAnsi" w:hAnsiTheme="majorHAnsi" w:cstheme="majorHAnsi"/>
                <w:sz w:val="22"/>
                <w:szCs w:val="22"/>
                <w:rPrChange w:id="1400"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401" w:author="Cong" w:date="2020-10-02T19:21:00Z">
                  <w:rPr>
                    <w:rFonts w:asciiTheme="majorHAnsi" w:eastAsia="Times New Roman" w:hAnsiTheme="majorHAnsi" w:cstheme="majorHAnsi"/>
                    <w:color w:val="075290"/>
                    <w:sz w:val="22"/>
                    <w:szCs w:val="22"/>
                    <w:u w:val="single"/>
                  </w:rPr>
                </w:rPrChange>
              </w:rPr>
              <w:t>SMQMEC Doc</w:t>
            </w:r>
            <w:r w:rsidRPr="00637F62">
              <w:rPr>
                <w:rFonts w:asciiTheme="majorHAnsi" w:eastAsia="Times New Roman" w:hAnsiTheme="majorHAnsi" w:cstheme="majorHAnsi"/>
                <w:color w:val="075290"/>
                <w:sz w:val="22"/>
                <w:szCs w:val="22"/>
                <w:u w:val="single"/>
                <w:rPrChange w:id="1402"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403"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701A9738"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404"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405"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406" w:author="Cong" w:date="2020-10-02T19:21:00Z">
                  <w:rPr>
                    <w:rFonts w:asciiTheme="majorHAnsi" w:hAnsiTheme="majorHAnsi" w:cstheme="majorHAnsi"/>
                    <w:sz w:val="22"/>
                    <w:szCs w:val="22"/>
                  </w:rPr>
                </w:rPrChange>
              </w:rPr>
              <w:instrText xml:space="preserve"> HYPERLINK "https://wwwn.cdc.gov/Nchs/Nhanes/1999-2000/SMQMEC.XPT" </w:instrText>
            </w:r>
            <w:r w:rsidRPr="00637F62">
              <w:rPr>
                <w:rFonts w:asciiTheme="majorHAnsi" w:hAnsiTheme="majorHAnsi" w:cstheme="majorHAnsi"/>
                <w:sz w:val="22"/>
                <w:szCs w:val="22"/>
                <w:rPrChange w:id="1407"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408" w:author="Cong" w:date="2020-10-02T19:21:00Z">
                  <w:rPr>
                    <w:rFonts w:asciiTheme="majorHAnsi" w:eastAsia="Times New Roman" w:hAnsiTheme="majorHAnsi" w:cstheme="majorHAnsi"/>
                    <w:color w:val="075290"/>
                    <w:sz w:val="22"/>
                    <w:szCs w:val="22"/>
                    <w:u w:val="single"/>
                  </w:rPr>
                </w:rPrChange>
              </w:rPr>
              <w:t>SMQMEC Data [XPT - 2.2 MB]</w:t>
            </w:r>
            <w:r w:rsidRPr="00637F62">
              <w:rPr>
                <w:rFonts w:asciiTheme="majorHAnsi" w:eastAsia="Times New Roman" w:hAnsiTheme="majorHAnsi" w:cstheme="majorHAnsi"/>
                <w:color w:val="075290"/>
                <w:sz w:val="22"/>
                <w:szCs w:val="22"/>
                <w:u w:val="single"/>
                <w:rPrChange w:id="1409"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5D53C3CE"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410"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6B8B4D17" w14:textId="77777777" w:rsidR="00115C0E" w:rsidRPr="00637F62" w:rsidRDefault="00115C0E" w:rsidP="005068B2">
            <w:pPr>
              <w:ind w:firstLine="360"/>
              <w:rPr>
                <w:rFonts w:asciiTheme="majorHAnsi" w:eastAsia="Times New Roman" w:hAnsiTheme="majorHAnsi" w:cstheme="majorHAnsi"/>
                <w:color w:val="212529"/>
                <w:sz w:val="22"/>
                <w:szCs w:val="22"/>
                <w:rPrChange w:id="1411" w:author="Cong" w:date="2020-10-02T19:21:00Z">
                  <w:rPr>
                    <w:rFonts w:asciiTheme="majorHAnsi" w:eastAsia="Times New Roman" w:hAnsiTheme="majorHAnsi" w:cstheme="majorHAnsi"/>
                    <w:color w:val="212529"/>
                    <w:sz w:val="22"/>
                    <w:szCs w:val="22"/>
                  </w:rPr>
                </w:rPrChange>
              </w:rPr>
            </w:pPr>
            <w:r w:rsidRPr="00637F62">
              <w:rPr>
                <w:rFonts w:asciiTheme="majorHAnsi" w:eastAsia="Times New Roman" w:hAnsiTheme="majorHAnsi" w:cstheme="majorHAnsi"/>
                <w:color w:val="212529"/>
                <w:sz w:val="22"/>
                <w:szCs w:val="22"/>
                <w:rPrChange w:id="1412" w:author="Cong" w:date="2020-10-02T19:21:00Z">
                  <w:rPr>
                    <w:rFonts w:asciiTheme="majorHAnsi" w:eastAsia="Times New Roman" w:hAnsiTheme="majorHAnsi" w:cstheme="majorHAnsi"/>
                    <w:color w:val="212529"/>
                    <w:sz w:val="22"/>
                    <w:szCs w:val="22"/>
                  </w:rPr>
                </w:rPrChange>
              </w:rPr>
              <w:t>Smoking - Cigarette/Tobacco Use - Adult</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413"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5A195E98"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414"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415"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416" w:author="Cong" w:date="2020-10-02T19:21:00Z">
                  <w:rPr>
                    <w:rFonts w:asciiTheme="majorHAnsi" w:hAnsiTheme="majorHAnsi" w:cstheme="majorHAnsi"/>
                    <w:sz w:val="22"/>
                    <w:szCs w:val="22"/>
                  </w:rPr>
                </w:rPrChange>
              </w:rPr>
              <w:instrText xml:space="preserve"> HYPERLINK "https://wwwn.cdc.gov/Nchs/Nhanes/1999-2000/SMQ.htm" </w:instrText>
            </w:r>
            <w:r w:rsidRPr="00637F62">
              <w:rPr>
                <w:rFonts w:asciiTheme="majorHAnsi" w:hAnsiTheme="majorHAnsi" w:cstheme="majorHAnsi"/>
                <w:sz w:val="22"/>
                <w:szCs w:val="22"/>
                <w:rPrChange w:id="1417"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418" w:author="Cong" w:date="2020-10-02T19:21:00Z">
                  <w:rPr>
                    <w:rFonts w:asciiTheme="majorHAnsi" w:eastAsia="Times New Roman" w:hAnsiTheme="majorHAnsi" w:cstheme="majorHAnsi"/>
                    <w:color w:val="075290"/>
                    <w:sz w:val="22"/>
                    <w:szCs w:val="22"/>
                    <w:u w:val="single"/>
                  </w:rPr>
                </w:rPrChange>
              </w:rPr>
              <w:t>SMQ Doc</w:t>
            </w:r>
            <w:r w:rsidRPr="00637F62">
              <w:rPr>
                <w:rFonts w:asciiTheme="majorHAnsi" w:eastAsia="Times New Roman" w:hAnsiTheme="majorHAnsi" w:cstheme="majorHAnsi"/>
                <w:color w:val="075290"/>
                <w:sz w:val="22"/>
                <w:szCs w:val="22"/>
                <w:u w:val="single"/>
                <w:rPrChange w:id="1419"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420"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1A4ED526"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421"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422"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423" w:author="Cong" w:date="2020-10-02T19:21:00Z">
                  <w:rPr>
                    <w:rFonts w:asciiTheme="majorHAnsi" w:hAnsiTheme="majorHAnsi" w:cstheme="majorHAnsi"/>
                    <w:sz w:val="22"/>
                    <w:szCs w:val="22"/>
                  </w:rPr>
                </w:rPrChange>
              </w:rPr>
              <w:instrText xml:space="preserve"> HYPERLINK "https://wwwn.cdc.gov/Nchs/Nhanes/1999-2000/SMQ.XPT" </w:instrText>
            </w:r>
            <w:r w:rsidRPr="00637F62">
              <w:rPr>
                <w:rFonts w:asciiTheme="majorHAnsi" w:hAnsiTheme="majorHAnsi" w:cstheme="majorHAnsi"/>
                <w:sz w:val="22"/>
                <w:szCs w:val="22"/>
                <w:rPrChange w:id="1424"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425" w:author="Cong" w:date="2020-10-02T19:21:00Z">
                  <w:rPr>
                    <w:rFonts w:asciiTheme="majorHAnsi" w:eastAsia="Times New Roman" w:hAnsiTheme="majorHAnsi" w:cstheme="majorHAnsi"/>
                    <w:color w:val="075290"/>
                    <w:sz w:val="22"/>
                    <w:szCs w:val="22"/>
                    <w:u w:val="single"/>
                  </w:rPr>
                </w:rPrChange>
              </w:rPr>
              <w:t>SMQ Data [XPT - 1.7 MB]</w:t>
            </w:r>
            <w:r w:rsidRPr="00637F62">
              <w:rPr>
                <w:rFonts w:asciiTheme="majorHAnsi" w:eastAsia="Times New Roman" w:hAnsiTheme="majorHAnsi" w:cstheme="majorHAnsi"/>
                <w:color w:val="075290"/>
                <w:sz w:val="22"/>
                <w:szCs w:val="22"/>
                <w:u w:val="single"/>
                <w:rPrChange w:id="1426"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58C4644D"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427"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718BAE18" w14:textId="77777777" w:rsidR="00115C0E" w:rsidRPr="00637F62" w:rsidRDefault="00115C0E" w:rsidP="005068B2">
            <w:pPr>
              <w:ind w:firstLine="360"/>
              <w:rPr>
                <w:rFonts w:asciiTheme="majorHAnsi" w:eastAsia="Times New Roman" w:hAnsiTheme="majorHAnsi" w:cstheme="majorHAnsi"/>
                <w:color w:val="000000"/>
                <w:sz w:val="22"/>
                <w:szCs w:val="22"/>
                <w:rPrChange w:id="1428" w:author="Cong" w:date="2020-10-02T19:21:00Z">
                  <w:rPr>
                    <w:rFonts w:asciiTheme="majorHAnsi" w:eastAsia="Times New Roman" w:hAnsiTheme="majorHAnsi" w:cstheme="majorHAnsi"/>
                    <w:color w:val="000000"/>
                    <w:sz w:val="22"/>
                    <w:szCs w:val="22"/>
                  </w:rPr>
                </w:rPrChange>
              </w:rPr>
            </w:pPr>
            <w:r w:rsidRPr="00637F62">
              <w:rPr>
                <w:rFonts w:asciiTheme="majorHAnsi" w:eastAsia="Times New Roman" w:hAnsiTheme="majorHAnsi" w:cstheme="majorHAnsi"/>
                <w:color w:val="000000"/>
                <w:sz w:val="22"/>
                <w:szCs w:val="22"/>
                <w:rPrChange w:id="1429" w:author="Cong" w:date="2020-10-02T19:21:00Z">
                  <w:rPr>
                    <w:rFonts w:asciiTheme="majorHAnsi" w:eastAsia="Times New Roman" w:hAnsiTheme="majorHAnsi" w:cstheme="majorHAnsi"/>
                    <w:color w:val="000000"/>
                    <w:sz w:val="22"/>
                    <w:szCs w:val="22"/>
                  </w:rPr>
                </w:rPrChange>
              </w:rPr>
              <w:t>Smoking - Household Smokers</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430"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16A2BD04"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431"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432"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433" w:author="Cong" w:date="2020-10-02T19:21:00Z">
                  <w:rPr>
                    <w:rFonts w:asciiTheme="majorHAnsi" w:hAnsiTheme="majorHAnsi" w:cstheme="majorHAnsi"/>
                    <w:sz w:val="22"/>
                    <w:szCs w:val="22"/>
                  </w:rPr>
                </w:rPrChange>
              </w:rPr>
              <w:instrText xml:space="preserve"> HYPERLINK "https://wwwn.cdc.gov/Nchs/Nhanes/1999-2000/SMQFAM.htm" </w:instrText>
            </w:r>
            <w:r w:rsidRPr="00637F62">
              <w:rPr>
                <w:rFonts w:asciiTheme="majorHAnsi" w:hAnsiTheme="majorHAnsi" w:cstheme="majorHAnsi"/>
                <w:sz w:val="22"/>
                <w:szCs w:val="22"/>
                <w:rPrChange w:id="1434"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435" w:author="Cong" w:date="2020-10-02T19:21:00Z">
                  <w:rPr>
                    <w:rFonts w:asciiTheme="majorHAnsi" w:eastAsia="Times New Roman" w:hAnsiTheme="majorHAnsi" w:cstheme="majorHAnsi"/>
                    <w:color w:val="075290"/>
                    <w:sz w:val="22"/>
                    <w:szCs w:val="22"/>
                    <w:u w:val="single"/>
                  </w:rPr>
                </w:rPrChange>
              </w:rPr>
              <w:t>SMQFAM Doc</w:t>
            </w:r>
            <w:r w:rsidRPr="00637F62">
              <w:rPr>
                <w:rFonts w:asciiTheme="majorHAnsi" w:eastAsia="Times New Roman" w:hAnsiTheme="majorHAnsi" w:cstheme="majorHAnsi"/>
                <w:color w:val="075290"/>
                <w:sz w:val="22"/>
                <w:szCs w:val="22"/>
                <w:u w:val="single"/>
                <w:rPrChange w:id="1436"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437"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7C3A0450"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438"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439"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440" w:author="Cong" w:date="2020-10-02T19:21:00Z">
                  <w:rPr>
                    <w:rFonts w:asciiTheme="majorHAnsi" w:hAnsiTheme="majorHAnsi" w:cstheme="majorHAnsi"/>
                    <w:sz w:val="22"/>
                    <w:szCs w:val="22"/>
                  </w:rPr>
                </w:rPrChange>
              </w:rPr>
              <w:instrText xml:space="preserve"> HYPERLINK "https://wwwn.cdc.gov/Nchs/Nhanes/1999-2000/SMQFAM.XPT" </w:instrText>
            </w:r>
            <w:r w:rsidRPr="00637F62">
              <w:rPr>
                <w:rFonts w:asciiTheme="majorHAnsi" w:hAnsiTheme="majorHAnsi" w:cstheme="majorHAnsi"/>
                <w:sz w:val="22"/>
                <w:szCs w:val="22"/>
                <w:rPrChange w:id="1441"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442" w:author="Cong" w:date="2020-10-02T19:21:00Z">
                  <w:rPr>
                    <w:rFonts w:asciiTheme="majorHAnsi" w:eastAsia="Times New Roman" w:hAnsiTheme="majorHAnsi" w:cstheme="majorHAnsi"/>
                    <w:color w:val="075290"/>
                    <w:sz w:val="22"/>
                    <w:szCs w:val="22"/>
                    <w:u w:val="single"/>
                  </w:rPr>
                </w:rPrChange>
              </w:rPr>
              <w:t>SMQFAM Data [XPT - 702.7 KB]</w:t>
            </w:r>
            <w:r w:rsidRPr="00637F62">
              <w:rPr>
                <w:rFonts w:asciiTheme="majorHAnsi" w:eastAsia="Times New Roman" w:hAnsiTheme="majorHAnsi" w:cstheme="majorHAnsi"/>
                <w:color w:val="075290"/>
                <w:sz w:val="22"/>
                <w:szCs w:val="22"/>
                <w:u w:val="single"/>
                <w:rPrChange w:id="1443"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58AE443F"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444"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0148C5E7" w14:textId="77777777" w:rsidR="00115C0E" w:rsidRPr="00637F62" w:rsidRDefault="00115C0E" w:rsidP="005068B2">
            <w:pPr>
              <w:ind w:firstLine="360"/>
              <w:rPr>
                <w:rFonts w:asciiTheme="majorHAnsi" w:eastAsia="Times New Roman" w:hAnsiTheme="majorHAnsi" w:cstheme="majorHAnsi"/>
                <w:color w:val="212529"/>
                <w:sz w:val="22"/>
                <w:szCs w:val="22"/>
                <w:rPrChange w:id="1445" w:author="Cong" w:date="2020-10-02T19:21:00Z">
                  <w:rPr>
                    <w:rFonts w:asciiTheme="majorHAnsi" w:eastAsia="Times New Roman" w:hAnsiTheme="majorHAnsi" w:cstheme="majorHAnsi"/>
                    <w:color w:val="212529"/>
                    <w:sz w:val="22"/>
                    <w:szCs w:val="22"/>
                  </w:rPr>
                </w:rPrChange>
              </w:rPr>
            </w:pPr>
            <w:r w:rsidRPr="00637F62">
              <w:rPr>
                <w:rFonts w:asciiTheme="majorHAnsi" w:eastAsia="Times New Roman" w:hAnsiTheme="majorHAnsi" w:cstheme="majorHAnsi"/>
                <w:color w:val="212529"/>
                <w:sz w:val="22"/>
                <w:szCs w:val="22"/>
                <w:rPrChange w:id="1446" w:author="Cong" w:date="2020-10-02T19:21:00Z">
                  <w:rPr>
                    <w:rFonts w:asciiTheme="majorHAnsi" w:eastAsia="Times New Roman" w:hAnsiTheme="majorHAnsi" w:cstheme="majorHAnsi"/>
                    <w:color w:val="212529"/>
                    <w:sz w:val="22"/>
                    <w:szCs w:val="22"/>
                  </w:rPr>
                </w:rPrChange>
              </w:rPr>
              <w:t>Social Support</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447"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5FDCDFEB"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448"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449"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450" w:author="Cong" w:date="2020-10-02T19:21:00Z">
                  <w:rPr>
                    <w:rFonts w:asciiTheme="majorHAnsi" w:hAnsiTheme="majorHAnsi" w:cstheme="majorHAnsi"/>
                    <w:sz w:val="22"/>
                    <w:szCs w:val="22"/>
                  </w:rPr>
                </w:rPrChange>
              </w:rPr>
              <w:instrText xml:space="preserve"> HYPERLINK "https://wwwn.cdc.gov/Nchs/Nhanes/1999-2000/SSQ.htm" </w:instrText>
            </w:r>
            <w:r w:rsidRPr="00637F62">
              <w:rPr>
                <w:rFonts w:asciiTheme="majorHAnsi" w:hAnsiTheme="majorHAnsi" w:cstheme="majorHAnsi"/>
                <w:sz w:val="22"/>
                <w:szCs w:val="22"/>
                <w:rPrChange w:id="1451"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452" w:author="Cong" w:date="2020-10-02T19:21:00Z">
                  <w:rPr>
                    <w:rFonts w:asciiTheme="majorHAnsi" w:eastAsia="Times New Roman" w:hAnsiTheme="majorHAnsi" w:cstheme="majorHAnsi"/>
                    <w:color w:val="075290"/>
                    <w:sz w:val="22"/>
                    <w:szCs w:val="22"/>
                    <w:u w:val="single"/>
                  </w:rPr>
                </w:rPrChange>
              </w:rPr>
              <w:t>SSQ Doc</w:t>
            </w:r>
            <w:r w:rsidRPr="00637F62">
              <w:rPr>
                <w:rFonts w:asciiTheme="majorHAnsi" w:eastAsia="Times New Roman" w:hAnsiTheme="majorHAnsi" w:cstheme="majorHAnsi"/>
                <w:color w:val="075290"/>
                <w:sz w:val="22"/>
                <w:szCs w:val="22"/>
                <w:u w:val="single"/>
                <w:rPrChange w:id="1453"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454"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378732A2"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455"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456"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457" w:author="Cong" w:date="2020-10-02T19:21:00Z">
                  <w:rPr>
                    <w:rFonts w:asciiTheme="majorHAnsi" w:hAnsiTheme="majorHAnsi" w:cstheme="majorHAnsi"/>
                    <w:sz w:val="22"/>
                    <w:szCs w:val="22"/>
                  </w:rPr>
                </w:rPrChange>
              </w:rPr>
              <w:instrText xml:space="preserve"> HYPERLINK "https://wwwn.cdc.gov/Nchs/Nhanes/1999-2000/SSQ.XPT" </w:instrText>
            </w:r>
            <w:r w:rsidRPr="00637F62">
              <w:rPr>
                <w:rFonts w:asciiTheme="majorHAnsi" w:hAnsiTheme="majorHAnsi" w:cstheme="majorHAnsi"/>
                <w:sz w:val="22"/>
                <w:szCs w:val="22"/>
                <w:rPrChange w:id="1458"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459" w:author="Cong" w:date="2020-10-02T19:21:00Z">
                  <w:rPr>
                    <w:rFonts w:asciiTheme="majorHAnsi" w:eastAsia="Times New Roman" w:hAnsiTheme="majorHAnsi" w:cstheme="majorHAnsi"/>
                    <w:color w:val="075290"/>
                    <w:sz w:val="22"/>
                    <w:szCs w:val="22"/>
                    <w:u w:val="single"/>
                  </w:rPr>
                </w:rPrChange>
              </w:rPr>
              <w:t>SSQ Data [XPT - 290 KB]</w:t>
            </w:r>
            <w:r w:rsidRPr="00637F62">
              <w:rPr>
                <w:rFonts w:asciiTheme="majorHAnsi" w:eastAsia="Times New Roman" w:hAnsiTheme="majorHAnsi" w:cstheme="majorHAnsi"/>
                <w:color w:val="075290"/>
                <w:sz w:val="22"/>
                <w:szCs w:val="22"/>
                <w:u w:val="single"/>
                <w:rPrChange w:id="1460"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33442678"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461"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307D0519" w14:textId="77777777" w:rsidR="00115C0E" w:rsidRPr="00637F62" w:rsidRDefault="00115C0E" w:rsidP="005068B2">
            <w:pPr>
              <w:ind w:firstLine="360"/>
              <w:rPr>
                <w:rFonts w:asciiTheme="majorHAnsi" w:eastAsia="Times New Roman" w:hAnsiTheme="majorHAnsi" w:cstheme="majorHAnsi"/>
                <w:color w:val="000000"/>
                <w:sz w:val="22"/>
                <w:szCs w:val="22"/>
                <w:rPrChange w:id="1462" w:author="Cong" w:date="2020-10-02T19:21:00Z">
                  <w:rPr>
                    <w:rFonts w:asciiTheme="majorHAnsi" w:eastAsia="Times New Roman" w:hAnsiTheme="majorHAnsi" w:cstheme="majorHAnsi"/>
                    <w:color w:val="000000"/>
                    <w:sz w:val="22"/>
                    <w:szCs w:val="22"/>
                  </w:rPr>
                </w:rPrChange>
              </w:rPr>
            </w:pPr>
            <w:r w:rsidRPr="00637F62">
              <w:rPr>
                <w:rFonts w:asciiTheme="majorHAnsi" w:eastAsia="Times New Roman" w:hAnsiTheme="majorHAnsi" w:cstheme="majorHAnsi"/>
                <w:color w:val="000000"/>
                <w:sz w:val="22"/>
                <w:szCs w:val="22"/>
                <w:rPrChange w:id="1463" w:author="Cong" w:date="2020-10-02T19:21:00Z">
                  <w:rPr>
                    <w:rFonts w:asciiTheme="majorHAnsi" w:eastAsia="Times New Roman" w:hAnsiTheme="majorHAnsi" w:cstheme="majorHAnsi"/>
                    <w:color w:val="000000"/>
                    <w:sz w:val="22"/>
                    <w:szCs w:val="22"/>
                  </w:rPr>
                </w:rPrChange>
              </w:rPr>
              <w:t>Tuberculosis</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464"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47394C40"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465"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466"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467" w:author="Cong" w:date="2020-10-02T19:21:00Z">
                  <w:rPr>
                    <w:rFonts w:asciiTheme="majorHAnsi" w:hAnsiTheme="majorHAnsi" w:cstheme="majorHAnsi"/>
                    <w:sz w:val="22"/>
                    <w:szCs w:val="22"/>
                  </w:rPr>
                </w:rPrChange>
              </w:rPr>
              <w:instrText xml:space="preserve"> HYPERLINK "https://wwwn.cdc.gov/Nchs/Nhanes/1999-2000/TBQ.htm" </w:instrText>
            </w:r>
            <w:r w:rsidRPr="00637F62">
              <w:rPr>
                <w:rFonts w:asciiTheme="majorHAnsi" w:hAnsiTheme="majorHAnsi" w:cstheme="majorHAnsi"/>
                <w:sz w:val="22"/>
                <w:szCs w:val="22"/>
                <w:rPrChange w:id="1468"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469" w:author="Cong" w:date="2020-10-02T19:21:00Z">
                  <w:rPr>
                    <w:rFonts w:asciiTheme="majorHAnsi" w:eastAsia="Times New Roman" w:hAnsiTheme="majorHAnsi" w:cstheme="majorHAnsi"/>
                    <w:color w:val="075290"/>
                    <w:sz w:val="22"/>
                    <w:szCs w:val="22"/>
                    <w:u w:val="single"/>
                  </w:rPr>
                </w:rPrChange>
              </w:rPr>
              <w:t>TBQ Doc</w:t>
            </w:r>
            <w:r w:rsidRPr="00637F62">
              <w:rPr>
                <w:rFonts w:asciiTheme="majorHAnsi" w:eastAsia="Times New Roman" w:hAnsiTheme="majorHAnsi" w:cstheme="majorHAnsi"/>
                <w:color w:val="075290"/>
                <w:sz w:val="22"/>
                <w:szCs w:val="22"/>
                <w:u w:val="single"/>
                <w:rPrChange w:id="1470"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471"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7C2F079E"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472"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473"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474" w:author="Cong" w:date="2020-10-02T19:21:00Z">
                  <w:rPr>
                    <w:rFonts w:asciiTheme="majorHAnsi" w:hAnsiTheme="majorHAnsi" w:cstheme="majorHAnsi"/>
                    <w:sz w:val="22"/>
                    <w:szCs w:val="22"/>
                  </w:rPr>
                </w:rPrChange>
              </w:rPr>
              <w:instrText xml:space="preserve"> HYPERLINK "https://wwwn.cdc.gov/Nchs/Nhanes/1999-2000/TBQ.XPT" </w:instrText>
            </w:r>
            <w:r w:rsidRPr="00637F62">
              <w:rPr>
                <w:rFonts w:asciiTheme="majorHAnsi" w:hAnsiTheme="majorHAnsi" w:cstheme="majorHAnsi"/>
                <w:sz w:val="22"/>
                <w:szCs w:val="22"/>
                <w:rPrChange w:id="1475"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476" w:author="Cong" w:date="2020-10-02T19:21:00Z">
                  <w:rPr>
                    <w:rFonts w:asciiTheme="majorHAnsi" w:eastAsia="Times New Roman" w:hAnsiTheme="majorHAnsi" w:cstheme="majorHAnsi"/>
                    <w:color w:val="075290"/>
                    <w:sz w:val="22"/>
                    <w:szCs w:val="22"/>
                    <w:u w:val="single"/>
                  </w:rPr>
                </w:rPrChange>
              </w:rPr>
              <w:t>TBQ Data [XPT - 520.9 KB]</w:t>
            </w:r>
            <w:r w:rsidRPr="00637F62">
              <w:rPr>
                <w:rFonts w:asciiTheme="majorHAnsi" w:eastAsia="Times New Roman" w:hAnsiTheme="majorHAnsi" w:cstheme="majorHAnsi"/>
                <w:color w:val="075290"/>
                <w:sz w:val="22"/>
                <w:szCs w:val="22"/>
                <w:u w:val="single"/>
                <w:rPrChange w:id="1477"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7D4D3367"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478"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58849CFD" w14:textId="77777777" w:rsidR="00115C0E" w:rsidRPr="00637F62" w:rsidRDefault="00115C0E" w:rsidP="005068B2">
            <w:pPr>
              <w:ind w:firstLine="360"/>
              <w:rPr>
                <w:rFonts w:asciiTheme="majorHAnsi" w:eastAsia="Times New Roman" w:hAnsiTheme="majorHAnsi" w:cstheme="majorHAnsi"/>
                <w:color w:val="212529"/>
                <w:sz w:val="22"/>
                <w:szCs w:val="22"/>
                <w:rPrChange w:id="1479" w:author="Cong" w:date="2020-10-02T19:21:00Z">
                  <w:rPr>
                    <w:rFonts w:asciiTheme="majorHAnsi" w:eastAsia="Times New Roman" w:hAnsiTheme="majorHAnsi" w:cstheme="majorHAnsi"/>
                    <w:color w:val="212529"/>
                    <w:sz w:val="22"/>
                    <w:szCs w:val="22"/>
                  </w:rPr>
                </w:rPrChange>
              </w:rPr>
            </w:pPr>
            <w:r w:rsidRPr="00637F62">
              <w:rPr>
                <w:rFonts w:asciiTheme="majorHAnsi" w:eastAsia="Times New Roman" w:hAnsiTheme="majorHAnsi" w:cstheme="majorHAnsi"/>
                <w:color w:val="212529"/>
                <w:sz w:val="22"/>
                <w:szCs w:val="22"/>
                <w:rPrChange w:id="1480" w:author="Cong" w:date="2020-10-02T19:21:00Z">
                  <w:rPr>
                    <w:rFonts w:asciiTheme="majorHAnsi" w:eastAsia="Times New Roman" w:hAnsiTheme="majorHAnsi" w:cstheme="majorHAnsi"/>
                    <w:color w:val="212529"/>
                    <w:sz w:val="22"/>
                    <w:szCs w:val="22"/>
                  </w:rPr>
                </w:rPrChange>
              </w:rPr>
              <w:t>Vision</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481"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7287761E"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482"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483"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484" w:author="Cong" w:date="2020-10-02T19:21:00Z">
                  <w:rPr>
                    <w:rFonts w:asciiTheme="majorHAnsi" w:hAnsiTheme="majorHAnsi" w:cstheme="majorHAnsi"/>
                    <w:sz w:val="22"/>
                    <w:szCs w:val="22"/>
                  </w:rPr>
                </w:rPrChange>
              </w:rPr>
              <w:instrText xml:space="preserve"> HYPERLINK "https://wwwn.cdc.gov/Nchs/Nhanes/1999-2000/VIQ.htm" </w:instrText>
            </w:r>
            <w:r w:rsidRPr="00637F62">
              <w:rPr>
                <w:rFonts w:asciiTheme="majorHAnsi" w:hAnsiTheme="majorHAnsi" w:cstheme="majorHAnsi"/>
                <w:sz w:val="22"/>
                <w:szCs w:val="22"/>
                <w:rPrChange w:id="1485"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486" w:author="Cong" w:date="2020-10-02T19:21:00Z">
                  <w:rPr>
                    <w:rFonts w:asciiTheme="majorHAnsi" w:eastAsia="Times New Roman" w:hAnsiTheme="majorHAnsi" w:cstheme="majorHAnsi"/>
                    <w:color w:val="075290"/>
                    <w:sz w:val="22"/>
                    <w:szCs w:val="22"/>
                    <w:u w:val="single"/>
                  </w:rPr>
                </w:rPrChange>
              </w:rPr>
              <w:t>VIQ Doc</w:t>
            </w:r>
            <w:r w:rsidRPr="00637F62">
              <w:rPr>
                <w:rFonts w:asciiTheme="majorHAnsi" w:eastAsia="Times New Roman" w:hAnsiTheme="majorHAnsi" w:cstheme="majorHAnsi"/>
                <w:color w:val="075290"/>
                <w:sz w:val="22"/>
                <w:szCs w:val="22"/>
                <w:u w:val="single"/>
                <w:rPrChange w:id="1487"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488"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51CB3F6E"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489"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490"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491" w:author="Cong" w:date="2020-10-02T19:21:00Z">
                  <w:rPr>
                    <w:rFonts w:asciiTheme="majorHAnsi" w:hAnsiTheme="majorHAnsi" w:cstheme="majorHAnsi"/>
                    <w:sz w:val="22"/>
                    <w:szCs w:val="22"/>
                  </w:rPr>
                </w:rPrChange>
              </w:rPr>
              <w:instrText xml:space="preserve"> HYPERLINK "https://wwwn.cdc.gov/Nchs/Nhanes/1999-2000/VIQ.XPT" </w:instrText>
            </w:r>
            <w:r w:rsidRPr="00637F62">
              <w:rPr>
                <w:rFonts w:asciiTheme="majorHAnsi" w:hAnsiTheme="majorHAnsi" w:cstheme="majorHAnsi"/>
                <w:sz w:val="22"/>
                <w:szCs w:val="22"/>
                <w:rPrChange w:id="1492"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493" w:author="Cong" w:date="2020-10-02T19:21:00Z">
                  <w:rPr>
                    <w:rFonts w:asciiTheme="majorHAnsi" w:eastAsia="Times New Roman" w:hAnsiTheme="majorHAnsi" w:cstheme="majorHAnsi"/>
                    <w:color w:val="075290"/>
                    <w:sz w:val="22"/>
                    <w:szCs w:val="22"/>
                    <w:u w:val="single"/>
                  </w:rPr>
                </w:rPrChange>
              </w:rPr>
              <w:t>VIQ Data [XPT - 229.2 KB]</w:t>
            </w:r>
            <w:r w:rsidRPr="00637F62">
              <w:rPr>
                <w:rFonts w:asciiTheme="majorHAnsi" w:eastAsia="Times New Roman" w:hAnsiTheme="majorHAnsi" w:cstheme="majorHAnsi"/>
                <w:color w:val="075290"/>
                <w:sz w:val="22"/>
                <w:szCs w:val="22"/>
                <w:u w:val="single"/>
                <w:rPrChange w:id="1494"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35AA6A47"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88C3EA"/>
            <w:hideMark/>
            <w:tcPrChange w:id="1495"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88C3EA"/>
                <w:hideMark/>
              </w:tcPr>
            </w:tcPrChange>
          </w:tcPr>
          <w:p w14:paraId="15B9EB75" w14:textId="77777777" w:rsidR="00115C0E" w:rsidRPr="00637F62" w:rsidRDefault="00115C0E" w:rsidP="005068B2">
            <w:pPr>
              <w:ind w:firstLine="360"/>
              <w:rPr>
                <w:rFonts w:asciiTheme="majorHAnsi" w:eastAsia="Times New Roman" w:hAnsiTheme="majorHAnsi" w:cstheme="majorHAnsi"/>
                <w:color w:val="000000"/>
                <w:sz w:val="22"/>
                <w:szCs w:val="22"/>
                <w:rPrChange w:id="1496" w:author="Cong" w:date="2020-10-02T19:21:00Z">
                  <w:rPr>
                    <w:rFonts w:asciiTheme="majorHAnsi" w:eastAsia="Times New Roman" w:hAnsiTheme="majorHAnsi" w:cstheme="majorHAnsi"/>
                    <w:color w:val="000000"/>
                    <w:sz w:val="22"/>
                    <w:szCs w:val="22"/>
                  </w:rPr>
                </w:rPrChange>
              </w:rPr>
            </w:pPr>
            <w:r w:rsidRPr="00637F62">
              <w:rPr>
                <w:rFonts w:asciiTheme="majorHAnsi" w:eastAsia="Times New Roman" w:hAnsiTheme="majorHAnsi" w:cstheme="majorHAnsi"/>
                <w:color w:val="000000"/>
                <w:sz w:val="22"/>
                <w:szCs w:val="22"/>
                <w:rPrChange w:id="1497" w:author="Cong" w:date="2020-10-02T19:21:00Z">
                  <w:rPr>
                    <w:rFonts w:asciiTheme="majorHAnsi" w:eastAsia="Times New Roman" w:hAnsiTheme="majorHAnsi" w:cstheme="majorHAnsi"/>
                    <w:color w:val="000000"/>
                    <w:sz w:val="22"/>
                    <w:szCs w:val="22"/>
                  </w:rPr>
                </w:rPrChange>
              </w:rPr>
              <w:t>Weight History</w:t>
            </w:r>
          </w:p>
        </w:tc>
        <w:tc>
          <w:tcPr>
            <w:tcW w:w="0" w:type="auto"/>
            <w:tcBorders>
              <w:top w:val="single" w:sz="6" w:space="0" w:color="DEE2E6"/>
              <w:left w:val="single" w:sz="6" w:space="0" w:color="DEE2E6"/>
              <w:bottom w:val="single" w:sz="6" w:space="0" w:color="DEE2E6"/>
              <w:right w:val="single" w:sz="6" w:space="0" w:color="DEE2E6"/>
            </w:tcBorders>
            <w:shd w:val="clear" w:color="auto" w:fill="88C3EA"/>
            <w:hideMark/>
            <w:tcPrChange w:id="1498"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88C3EA"/>
                <w:hideMark/>
              </w:tcPr>
            </w:tcPrChange>
          </w:tcPr>
          <w:p w14:paraId="188AB6DB"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499"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500"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501" w:author="Cong" w:date="2020-10-02T19:21:00Z">
                  <w:rPr>
                    <w:rFonts w:asciiTheme="majorHAnsi" w:hAnsiTheme="majorHAnsi" w:cstheme="majorHAnsi"/>
                    <w:sz w:val="22"/>
                    <w:szCs w:val="22"/>
                  </w:rPr>
                </w:rPrChange>
              </w:rPr>
              <w:instrText xml:space="preserve"> HYPERLINK "https://wwwn.cdc.gov/Nchs/Nhanes/1999-2000/WHQ.htm" </w:instrText>
            </w:r>
            <w:r w:rsidRPr="00637F62">
              <w:rPr>
                <w:rFonts w:asciiTheme="majorHAnsi" w:hAnsiTheme="majorHAnsi" w:cstheme="majorHAnsi"/>
                <w:sz w:val="22"/>
                <w:szCs w:val="22"/>
                <w:rPrChange w:id="1502"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503" w:author="Cong" w:date="2020-10-02T19:21:00Z">
                  <w:rPr>
                    <w:rFonts w:asciiTheme="majorHAnsi" w:eastAsia="Times New Roman" w:hAnsiTheme="majorHAnsi" w:cstheme="majorHAnsi"/>
                    <w:color w:val="075290"/>
                    <w:sz w:val="22"/>
                    <w:szCs w:val="22"/>
                    <w:u w:val="single"/>
                  </w:rPr>
                </w:rPrChange>
              </w:rPr>
              <w:t>WHQ Doc</w:t>
            </w:r>
            <w:r w:rsidRPr="00637F62">
              <w:rPr>
                <w:rFonts w:asciiTheme="majorHAnsi" w:eastAsia="Times New Roman" w:hAnsiTheme="majorHAnsi" w:cstheme="majorHAnsi"/>
                <w:color w:val="075290"/>
                <w:sz w:val="22"/>
                <w:szCs w:val="22"/>
                <w:u w:val="single"/>
                <w:rPrChange w:id="1504"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88C3EA"/>
            <w:hideMark/>
            <w:tcPrChange w:id="1505"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88C3EA"/>
                <w:hideMark/>
              </w:tcPr>
            </w:tcPrChange>
          </w:tcPr>
          <w:p w14:paraId="1C95B0C0"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506"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507"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508" w:author="Cong" w:date="2020-10-02T19:21:00Z">
                  <w:rPr>
                    <w:rFonts w:asciiTheme="majorHAnsi" w:hAnsiTheme="majorHAnsi" w:cstheme="majorHAnsi"/>
                    <w:sz w:val="22"/>
                    <w:szCs w:val="22"/>
                  </w:rPr>
                </w:rPrChange>
              </w:rPr>
              <w:instrText xml:space="preserve"> HYPERLINK "https://wwwn.cdc.gov/Nchs/Nhanes/1999-2000/WHQ.XPT" </w:instrText>
            </w:r>
            <w:r w:rsidRPr="00637F62">
              <w:rPr>
                <w:rFonts w:asciiTheme="majorHAnsi" w:hAnsiTheme="majorHAnsi" w:cstheme="majorHAnsi"/>
                <w:sz w:val="22"/>
                <w:szCs w:val="22"/>
                <w:rPrChange w:id="1509"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510" w:author="Cong" w:date="2020-10-02T19:21:00Z">
                  <w:rPr>
                    <w:rFonts w:asciiTheme="majorHAnsi" w:eastAsia="Times New Roman" w:hAnsiTheme="majorHAnsi" w:cstheme="majorHAnsi"/>
                    <w:color w:val="075290"/>
                    <w:sz w:val="22"/>
                    <w:szCs w:val="22"/>
                    <w:u w:val="single"/>
                  </w:rPr>
                </w:rPrChange>
              </w:rPr>
              <w:t>WHQ Data [XPT - 2 MB]</w:t>
            </w:r>
            <w:r w:rsidRPr="00637F62">
              <w:rPr>
                <w:rFonts w:asciiTheme="majorHAnsi" w:eastAsia="Times New Roman" w:hAnsiTheme="majorHAnsi" w:cstheme="majorHAnsi"/>
                <w:color w:val="075290"/>
                <w:sz w:val="22"/>
                <w:szCs w:val="22"/>
                <w:u w:val="single"/>
                <w:rPrChange w:id="1511" w:author="Cong" w:date="2020-10-02T19:21:00Z">
                  <w:rPr>
                    <w:rFonts w:asciiTheme="majorHAnsi" w:eastAsia="Times New Roman" w:hAnsiTheme="majorHAnsi" w:cstheme="majorHAnsi"/>
                    <w:color w:val="075290"/>
                    <w:sz w:val="22"/>
                    <w:szCs w:val="22"/>
                    <w:u w:val="single"/>
                  </w:rPr>
                </w:rPrChange>
              </w:rPr>
              <w:fldChar w:fldCharType="end"/>
            </w:r>
          </w:p>
        </w:tc>
      </w:tr>
    </w:tbl>
    <w:p w14:paraId="0DC644BE" w14:textId="77777777" w:rsidR="00AB10E3" w:rsidRPr="00637F62" w:rsidRDefault="00115C0E" w:rsidP="00637F62">
      <w:pPr>
        <w:pStyle w:val="ListParagraph"/>
        <w:spacing w:after="160" w:line="259" w:lineRule="auto"/>
        <w:ind w:left="360" w:firstLine="360"/>
        <w:rPr>
          <w:rFonts w:asciiTheme="majorHAnsi" w:hAnsiTheme="majorHAnsi" w:cstheme="majorHAnsi"/>
          <w:i/>
          <w:iCs/>
          <w:sz w:val="22"/>
          <w:szCs w:val="22"/>
          <w:rPrChange w:id="1512" w:author="Cong" w:date="2020-10-02T19:21:00Z">
            <w:rPr>
              <w:rFonts w:asciiTheme="majorHAnsi" w:hAnsiTheme="majorHAnsi" w:cstheme="majorHAnsi"/>
              <w:i/>
              <w:iCs/>
              <w:sz w:val="22"/>
              <w:szCs w:val="22"/>
            </w:rPr>
          </w:rPrChange>
        </w:rPr>
        <w:pPrChange w:id="1513" w:author="Cong" w:date="2020-10-02T19:25:00Z">
          <w:pPr>
            <w:pStyle w:val="ListParagraph"/>
            <w:spacing w:after="160" w:line="259" w:lineRule="auto"/>
            <w:ind w:left="360"/>
          </w:pPr>
        </w:pPrChange>
      </w:pPr>
      <w:r w:rsidRPr="00637F62">
        <w:rPr>
          <w:rFonts w:asciiTheme="majorHAnsi" w:hAnsiTheme="majorHAnsi" w:cstheme="majorHAnsi"/>
          <w:i/>
          <w:iCs/>
          <w:sz w:val="22"/>
          <w:szCs w:val="22"/>
          <w:rPrChange w:id="1514" w:author="Cong" w:date="2020-10-02T19:21:00Z">
            <w:rPr>
              <w:rFonts w:asciiTheme="majorHAnsi" w:hAnsiTheme="majorHAnsi" w:cstheme="majorHAnsi"/>
              <w:i/>
              <w:iCs/>
              <w:sz w:val="22"/>
              <w:szCs w:val="22"/>
            </w:rPr>
          </w:rPrChange>
        </w:rPr>
        <w:t xml:space="preserve">Demographic information </w:t>
      </w:r>
    </w:p>
    <w:p w14:paraId="7470C7E1" w14:textId="2C0BD0D6" w:rsidR="00115C0E" w:rsidRPr="00637F62" w:rsidRDefault="00AB10E3" w:rsidP="00637F62">
      <w:pPr>
        <w:pStyle w:val="ListParagraph"/>
        <w:numPr>
          <w:ilvl w:val="0"/>
          <w:numId w:val="31"/>
        </w:numPr>
        <w:spacing w:after="160" w:line="259" w:lineRule="auto"/>
        <w:ind w:left="720"/>
        <w:rPr>
          <w:rFonts w:asciiTheme="majorHAnsi" w:hAnsiTheme="majorHAnsi" w:cstheme="majorHAnsi"/>
          <w:sz w:val="22"/>
          <w:szCs w:val="22"/>
          <w:rPrChange w:id="1515" w:author="Cong" w:date="2020-10-02T19:21:00Z">
            <w:rPr>
              <w:rFonts w:asciiTheme="majorHAnsi" w:hAnsiTheme="majorHAnsi" w:cstheme="majorHAnsi"/>
              <w:sz w:val="22"/>
              <w:szCs w:val="22"/>
            </w:rPr>
          </w:rPrChange>
        </w:rPr>
        <w:pPrChange w:id="1516" w:author="Cong" w:date="2020-10-02T19:25:00Z">
          <w:pPr>
            <w:pStyle w:val="ListParagraph"/>
            <w:numPr>
              <w:numId w:val="31"/>
            </w:numPr>
            <w:spacing w:after="160" w:line="259" w:lineRule="auto"/>
            <w:ind w:left="1080" w:hanging="360"/>
          </w:pPr>
        </w:pPrChange>
      </w:pPr>
      <w:r w:rsidRPr="00637F62">
        <w:rPr>
          <w:rFonts w:asciiTheme="majorHAnsi" w:hAnsiTheme="majorHAnsi" w:cstheme="majorHAnsi"/>
          <w:sz w:val="22"/>
          <w:szCs w:val="22"/>
          <w:rPrChange w:id="1517" w:author="Cong" w:date="2020-10-02T19:21:00Z">
            <w:rPr>
              <w:rFonts w:asciiTheme="majorHAnsi" w:hAnsiTheme="majorHAnsi" w:cstheme="majorHAnsi"/>
              <w:sz w:val="22"/>
              <w:szCs w:val="22"/>
            </w:rPr>
          </w:rPrChange>
        </w:rPr>
        <w:t xml:space="preserve">Demographic information </w:t>
      </w:r>
      <w:r w:rsidR="00115C0E" w:rsidRPr="00637F62">
        <w:rPr>
          <w:rFonts w:asciiTheme="majorHAnsi" w:hAnsiTheme="majorHAnsi" w:cstheme="majorHAnsi"/>
          <w:sz w:val="22"/>
          <w:szCs w:val="22"/>
          <w:rPrChange w:id="1518" w:author="Cong" w:date="2020-10-02T19:21:00Z">
            <w:rPr>
              <w:rFonts w:asciiTheme="majorHAnsi" w:hAnsiTheme="majorHAnsi" w:cstheme="majorHAnsi"/>
              <w:sz w:val="22"/>
              <w:szCs w:val="22"/>
            </w:rPr>
          </w:rPrChange>
        </w:rPr>
        <w:t xml:space="preserve">is from a different </w:t>
      </w:r>
      <w:r w:rsidRPr="00637F62">
        <w:rPr>
          <w:rFonts w:asciiTheme="majorHAnsi" w:hAnsiTheme="majorHAnsi" w:cstheme="majorHAnsi"/>
          <w:sz w:val="22"/>
          <w:szCs w:val="22"/>
          <w:rPrChange w:id="1519" w:author="Cong" w:date="2020-10-02T19:21:00Z">
            <w:rPr>
              <w:rFonts w:asciiTheme="majorHAnsi" w:hAnsiTheme="majorHAnsi" w:cstheme="majorHAnsi"/>
              <w:sz w:val="22"/>
              <w:szCs w:val="22"/>
            </w:rPr>
          </w:rPrChange>
        </w:rPr>
        <w:t>questionnaire</w:t>
      </w:r>
      <w:r w:rsidR="00115C0E" w:rsidRPr="00637F62">
        <w:rPr>
          <w:rFonts w:asciiTheme="majorHAnsi" w:hAnsiTheme="majorHAnsi" w:cstheme="majorHAnsi"/>
          <w:sz w:val="22"/>
          <w:szCs w:val="22"/>
          <w:rPrChange w:id="1520" w:author="Cong" w:date="2020-10-02T19:21:00Z">
            <w:rPr>
              <w:rFonts w:asciiTheme="majorHAnsi" w:hAnsiTheme="majorHAnsi" w:cstheme="majorHAnsi"/>
              <w:sz w:val="22"/>
              <w:szCs w:val="22"/>
            </w:rPr>
          </w:rPrChange>
        </w:rPr>
        <w:t xml:space="preserve">. </w:t>
      </w:r>
      <w:r w:rsidRPr="00637F62">
        <w:rPr>
          <w:rFonts w:asciiTheme="majorHAnsi" w:hAnsiTheme="majorHAnsi" w:cstheme="majorHAnsi"/>
          <w:sz w:val="22"/>
          <w:szCs w:val="22"/>
          <w:rPrChange w:id="1521" w:author="Cong" w:date="2020-10-02T19:21:00Z">
            <w:rPr>
              <w:rFonts w:asciiTheme="majorHAnsi" w:hAnsiTheme="majorHAnsi" w:cstheme="majorHAnsi"/>
              <w:sz w:val="22"/>
              <w:szCs w:val="22"/>
            </w:rPr>
          </w:rPrChange>
        </w:rPr>
        <w:t xml:space="preserve">In order to retrieve information of age, gender, race, </w:t>
      </w:r>
      <w:proofErr w:type="spellStart"/>
      <w:r w:rsidRPr="00637F62">
        <w:rPr>
          <w:rFonts w:asciiTheme="majorHAnsi" w:hAnsiTheme="majorHAnsi" w:cstheme="majorHAnsi"/>
          <w:sz w:val="22"/>
          <w:szCs w:val="22"/>
          <w:rPrChange w:id="1522" w:author="Cong" w:date="2020-10-02T19:21:00Z">
            <w:rPr>
              <w:rFonts w:asciiTheme="majorHAnsi" w:hAnsiTheme="majorHAnsi" w:cstheme="majorHAnsi"/>
              <w:sz w:val="22"/>
              <w:szCs w:val="22"/>
            </w:rPr>
          </w:rPrChange>
        </w:rPr>
        <w:t>ect</w:t>
      </w:r>
      <w:proofErr w:type="spellEnd"/>
      <w:r w:rsidR="00FA1197" w:rsidRPr="00637F62">
        <w:rPr>
          <w:rFonts w:asciiTheme="majorHAnsi" w:hAnsiTheme="majorHAnsi" w:cstheme="majorHAnsi"/>
          <w:sz w:val="22"/>
          <w:szCs w:val="22"/>
          <w:rPrChange w:id="1523" w:author="Cong" w:date="2020-10-02T19:21:00Z">
            <w:rPr>
              <w:rFonts w:asciiTheme="majorHAnsi" w:hAnsiTheme="majorHAnsi" w:cstheme="majorHAnsi"/>
              <w:sz w:val="22"/>
              <w:szCs w:val="22"/>
            </w:rPr>
          </w:rPrChange>
        </w:rPr>
        <w:t>.</w:t>
      </w:r>
      <w:r w:rsidRPr="00637F62">
        <w:rPr>
          <w:rFonts w:asciiTheme="majorHAnsi" w:hAnsiTheme="majorHAnsi" w:cstheme="majorHAnsi"/>
          <w:sz w:val="22"/>
          <w:szCs w:val="22"/>
          <w:rPrChange w:id="1524" w:author="Cong" w:date="2020-10-02T19:21:00Z">
            <w:rPr>
              <w:rFonts w:asciiTheme="majorHAnsi" w:hAnsiTheme="majorHAnsi" w:cstheme="majorHAnsi"/>
              <w:sz w:val="22"/>
              <w:szCs w:val="22"/>
            </w:rPr>
          </w:rPrChange>
        </w:rPr>
        <w:t>,go to the link below</w:t>
      </w:r>
      <w:r w:rsidR="00115C0E" w:rsidRPr="00637F62">
        <w:rPr>
          <w:rFonts w:asciiTheme="majorHAnsi" w:hAnsiTheme="majorHAnsi" w:cstheme="majorHAnsi"/>
          <w:sz w:val="22"/>
          <w:szCs w:val="22"/>
          <w:rPrChange w:id="1525" w:author="Cong" w:date="2020-10-02T19:21:00Z">
            <w:rPr>
              <w:rFonts w:asciiTheme="majorHAnsi" w:hAnsiTheme="majorHAnsi" w:cstheme="majorHAnsi"/>
              <w:sz w:val="22"/>
              <w:szCs w:val="22"/>
            </w:rPr>
          </w:rPrChange>
        </w:rPr>
        <w:t xml:space="preserve"> </w:t>
      </w:r>
      <w:r w:rsidR="00FE6766" w:rsidRPr="00637F62">
        <w:rPr>
          <w:rFonts w:asciiTheme="majorHAnsi" w:hAnsiTheme="majorHAnsi" w:cstheme="majorHAnsi"/>
          <w:sz w:val="22"/>
          <w:szCs w:val="22"/>
          <w:rPrChange w:id="1526" w:author="Cong" w:date="2020-10-02T19:21:00Z">
            <w:rPr>
              <w:rFonts w:asciiTheme="majorHAnsi" w:hAnsiTheme="majorHAnsi" w:cstheme="majorHAnsi"/>
              <w:sz w:val="22"/>
              <w:szCs w:val="22"/>
            </w:rPr>
          </w:rPrChange>
        </w:rPr>
        <w:fldChar w:fldCharType="begin"/>
      </w:r>
      <w:r w:rsidR="00FE6766" w:rsidRPr="00637F62">
        <w:rPr>
          <w:rFonts w:asciiTheme="majorHAnsi" w:hAnsiTheme="majorHAnsi" w:cstheme="majorHAnsi"/>
          <w:sz w:val="22"/>
          <w:szCs w:val="22"/>
          <w:rPrChange w:id="1527" w:author="Cong" w:date="2020-10-02T19:21:00Z">
            <w:rPr>
              <w:rFonts w:asciiTheme="majorHAnsi" w:hAnsiTheme="majorHAnsi" w:cstheme="majorHAnsi"/>
              <w:sz w:val="22"/>
              <w:szCs w:val="22"/>
            </w:rPr>
          </w:rPrChange>
        </w:rPr>
        <w:instrText xml:space="preserve"> HYPERLINK "https://wwwn.cdc.gov/nchs/nhanes/Search/DataPage.aspx?Component=Demographics&amp;CycleBeginYear=1999" </w:instrText>
      </w:r>
      <w:r w:rsidR="00FE6766" w:rsidRPr="00637F62">
        <w:rPr>
          <w:rFonts w:asciiTheme="majorHAnsi" w:hAnsiTheme="majorHAnsi" w:cstheme="majorHAnsi"/>
          <w:sz w:val="22"/>
          <w:szCs w:val="22"/>
          <w:rPrChange w:id="1528" w:author="Cong" w:date="2020-10-02T19:21:00Z">
            <w:rPr>
              <w:rFonts w:asciiTheme="majorHAnsi" w:hAnsiTheme="majorHAnsi" w:cstheme="majorHAnsi"/>
              <w:sz w:val="22"/>
              <w:szCs w:val="22"/>
            </w:rPr>
          </w:rPrChange>
        </w:rPr>
        <w:fldChar w:fldCharType="separate"/>
      </w:r>
      <w:r w:rsidRPr="00637F62">
        <w:rPr>
          <w:rStyle w:val="Hyperlink"/>
          <w:rFonts w:asciiTheme="majorHAnsi" w:hAnsiTheme="majorHAnsi" w:cstheme="majorHAnsi"/>
          <w:sz w:val="22"/>
          <w:szCs w:val="22"/>
          <w:rPrChange w:id="1529" w:author="Cong" w:date="2020-10-02T19:21:00Z">
            <w:rPr>
              <w:rStyle w:val="Hyperlink"/>
              <w:rFonts w:asciiTheme="majorHAnsi" w:hAnsiTheme="majorHAnsi" w:cstheme="majorHAnsi"/>
              <w:sz w:val="22"/>
              <w:szCs w:val="22"/>
            </w:rPr>
          </w:rPrChange>
        </w:rPr>
        <w:t>https://wwwn.cdc.gov/nchs/nhanes/Search/DataPage.aspx?Component=Demographics&amp;CycleBeginYear=1999</w:t>
      </w:r>
      <w:r w:rsidR="00FE6766" w:rsidRPr="00637F62">
        <w:rPr>
          <w:rStyle w:val="Hyperlink"/>
          <w:rFonts w:asciiTheme="majorHAnsi" w:hAnsiTheme="majorHAnsi" w:cstheme="majorHAnsi"/>
          <w:sz w:val="22"/>
          <w:szCs w:val="22"/>
          <w:rPrChange w:id="1530" w:author="Cong" w:date="2020-10-02T19:21:00Z">
            <w:rPr>
              <w:rStyle w:val="Hyperlink"/>
              <w:rFonts w:asciiTheme="majorHAnsi" w:hAnsiTheme="majorHAnsi" w:cstheme="majorHAnsi"/>
              <w:sz w:val="22"/>
              <w:szCs w:val="22"/>
            </w:rPr>
          </w:rPrChange>
        </w:rPr>
        <w:fldChar w:fldCharType="end"/>
      </w:r>
    </w:p>
    <w:p w14:paraId="1E919776" w14:textId="0CDA781A" w:rsidR="00AB10E3" w:rsidRPr="00637F62" w:rsidRDefault="00694A13" w:rsidP="00637F62">
      <w:pPr>
        <w:pStyle w:val="ListParagraph"/>
        <w:numPr>
          <w:ilvl w:val="0"/>
          <w:numId w:val="31"/>
        </w:numPr>
        <w:spacing w:after="160" w:line="259" w:lineRule="auto"/>
        <w:ind w:left="720"/>
        <w:rPr>
          <w:rFonts w:asciiTheme="majorHAnsi" w:hAnsiTheme="majorHAnsi" w:cstheme="majorHAnsi"/>
          <w:sz w:val="22"/>
          <w:szCs w:val="22"/>
          <w:rPrChange w:id="1531" w:author="Cong" w:date="2020-10-02T19:21:00Z">
            <w:rPr>
              <w:rFonts w:asciiTheme="majorHAnsi" w:hAnsiTheme="majorHAnsi" w:cstheme="majorHAnsi"/>
              <w:sz w:val="22"/>
              <w:szCs w:val="22"/>
            </w:rPr>
          </w:rPrChange>
        </w:rPr>
        <w:pPrChange w:id="1532" w:author="Cong" w:date="2020-10-02T19:25:00Z">
          <w:pPr>
            <w:pStyle w:val="ListParagraph"/>
            <w:numPr>
              <w:numId w:val="31"/>
            </w:numPr>
            <w:spacing w:after="160" w:line="259" w:lineRule="auto"/>
            <w:ind w:left="1080" w:hanging="360"/>
          </w:pPr>
        </w:pPrChange>
      </w:pPr>
      <w:r w:rsidRPr="00637F62">
        <w:rPr>
          <w:rFonts w:asciiTheme="majorHAnsi" w:hAnsiTheme="majorHAnsi" w:cstheme="majorHAnsi"/>
          <w:noProof/>
          <w:sz w:val="22"/>
          <w:szCs w:val="22"/>
          <w:rPrChange w:id="1533" w:author="Cong" w:date="2020-10-02T19:21:00Z">
            <w:rPr>
              <w:rFonts w:asciiTheme="majorHAnsi" w:hAnsiTheme="majorHAnsi" w:cstheme="majorHAnsi"/>
              <w:noProof/>
              <w:sz w:val="22"/>
              <w:szCs w:val="22"/>
            </w:rPr>
          </w:rPrChange>
        </w:rPr>
        <mc:AlternateContent>
          <mc:Choice Requires="wps">
            <w:drawing>
              <wp:anchor distT="0" distB="0" distL="114300" distR="114300" simplePos="0" relativeHeight="251689472" behindDoc="0" locked="0" layoutInCell="1" allowOverlap="1" wp14:anchorId="258A69E2" wp14:editId="6868B664">
                <wp:simplePos x="0" y="0"/>
                <wp:positionH relativeFrom="column">
                  <wp:posOffset>3495675</wp:posOffset>
                </wp:positionH>
                <wp:positionV relativeFrom="paragraph">
                  <wp:posOffset>155575</wp:posOffset>
                </wp:positionV>
                <wp:extent cx="276225" cy="495300"/>
                <wp:effectExtent l="19050" t="19050" r="66675" b="38100"/>
                <wp:wrapNone/>
                <wp:docPr id="12" name="Straight Arrow Connector 12"/>
                <wp:cNvGraphicFramePr/>
                <a:graphic xmlns:a="http://schemas.openxmlformats.org/drawingml/2006/main">
                  <a:graphicData uri="http://schemas.microsoft.com/office/word/2010/wordprocessingShape">
                    <wps:wsp>
                      <wps:cNvCnPr/>
                      <wps:spPr>
                        <a:xfrm>
                          <a:off x="0" y="0"/>
                          <a:ext cx="276225" cy="49530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EA1A3B" id="Straight Arrow Connector 12" o:spid="_x0000_s1026" type="#_x0000_t32" style="position:absolute;margin-left:275.25pt;margin-top:12.25pt;width:21.75pt;height:39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" strokecolor="#bc4542 [3045]" strokeweight="3pt">
                <v:stroke endarrow="block"/>
              </v:shape>
            </w:pict>
          </mc:Fallback>
        </mc:AlternateContent>
      </w:r>
      <w:r w:rsidR="00AB10E3" w:rsidRPr="00637F62">
        <w:rPr>
          <w:rFonts w:asciiTheme="majorHAnsi" w:hAnsiTheme="majorHAnsi" w:cstheme="majorHAnsi"/>
          <w:sz w:val="22"/>
          <w:szCs w:val="22"/>
          <w:rPrChange w:id="1534" w:author="Cong" w:date="2020-10-02T19:21:00Z">
            <w:rPr>
              <w:rFonts w:asciiTheme="majorHAnsi" w:hAnsiTheme="majorHAnsi" w:cstheme="majorHAnsi"/>
              <w:sz w:val="22"/>
              <w:szCs w:val="22"/>
            </w:rPr>
          </w:rPrChange>
        </w:rPr>
        <w:t xml:space="preserve">Download the </w:t>
      </w:r>
      <w:r w:rsidR="0060057E" w:rsidRPr="00637F62">
        <w:rPr>
          <w:rFonts w:asciiTheme="majorHAnsi" w:hAnsiTheme="majorHAnsi" w:cstheme="majorHAnsi"/>
          <w:sz w:val="22"/>
          <w:szCs w:val="22"/>
          <w:rPrChange w:id="1535" w:author="Cong" w:date="2020-10-02T19:21:00Z">
            <w:rPr>
              <w:rFonts w:asciiTheme="majorHAnsi" w:hAnsiTheme="majorHAnsi" w:cstheme="majorHAnsi"/>
              <w:sz w:val="22"/>
              <w:szCs w:val="22"/>
            </w:rPr>
          </w:rPrChange>
        </w:rPr>
        <w:t>XPT file</w:t>
      </w:r>
      <w:r w:rsidR="00FA1197" w:rsidRPr="00637F62">
        <w:rPr>
          <w:rFonts w:asciiTheme="majorHAnsi" w:hAnsiTheme="majorHAnsi" w:cstheme="majorHAnsi"/>
          <w:sz w:val="22"/>
          <w:szCs w:val="22"/>
          <w:rPrChange w:id="1536" w:author="Cong" w:date="2020-10-02T19:21:00Z">
            <w:rPr>
              <w:rFonts w:asciiTheme="majorHAnsi" w:hAnsiTheme="majorHAnsi" w:cstheme="majorHAnsi"/>
              <w:sz w:val="22"/>
              <w:szCs w:val="22"/>
            </w:rPr>
          </w:rPrChange>
        </w:rPr>
        <w:t xml:space="preserve"> (as indicated by the arrow)</w:t>
      </w:r>
    </w:p>
    <w:p w14:paraId="0D0317EB" w14:textId="1075A8D4" w:rsidR="0060057E" w:rsidRPr="00637F62" w:rsidRDefault="0060057E" w:rsidP="00637F62">
      <w:pPr>
        <w:pStyle w:val="ListParagraph"/>
        <w:numPr>
          <w:ilvl w:val="0"/>
          <w:numId w:val="31"/>
        </w:numPr>
        <w:spacing w:after="160" w:line="259" w:lineRule="auto"/>
        <w:ind w:left="720"/>
        <w:rPr>
          <w:rFonts w:asciiTheme="majorHAnsi" w:hAnsiTheme="majorHAnsi" w:cstheme="majorHAnsi"/>
          <w:sz w:val="22"/>
          <w:szCs w:val="22"/>
          <w:rPrChange w:id="1537" w:author="Cong" w:date="2020-10-02T19:21:00Z">
            <w:rPr>
              <w:rFonts w:asciiTheme="majorHAnsi" w:hAnsiTheme="majorHAnsi" w:cstheme="majorHAnsi"/>
              <w:sz w:val="22"/>
              <w:szCs w:val="22"/>
            </w:rPr>
          </w:rPrChange>
        </w:rPr>
        <w:pPrChange w:id="1538" w:author="Cong" w:date="2020-10-02T19:25:00Z">
          <w:pPr>
            <w:pStyle w:val="ListParagraph"/>
            <w:numPr>
              <w:numId w:val="31"/>
            </w:numPr>
            <w:spacing w:after="160" w:line="259" w:lineRule="auto"/>
            <w:ind w:left="1080" w:hanging="360"/>
          </w:pPr>
        </w:pPrChange>
      </w:pPr>
      <w:r w:rsidRPr="00637F62">
        <w:rPr>
          <w:rFonts w:asciiTheme="majorHAnsi" w:hAnsiTheme="majorHAnsi" w:cstheme="majorHAnsi"/>
          <w:sz w:val="22"/>
          <w:szCs w:val="22"/>
          <w:rPrChange w:id="1539" w:author="Cong" w:date="2020-10-02T19:21:00Z">
            <w:rPr>
              <w:rFonts w:asciiTheme="majorHAnsi" w:hAnsiTheme="majorHAnsi" w:cstheme="majorHAnsi"/>
              <w:sz w:val="22"/>
              <w:szCs w:val="22"/>
            </w:rPr>
          </w:rPrChange>
        </w:rPr>
        <w:t>Repeat a) and (b) for data in other years</w:t>
      </w:r>
    </w:p>
    <w:tbl>
      <w:tblPr>
        <w:tblW w:w="9982"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3682"/>
        <w:gridCol w:w="1558"/>
        <w:gridCol w:w="1498"/>
        <w:gridCol w:w="3244"/>
      </w:tblGrid>
      <w:tr w:rsidR="0060057E" w:rsidRPr="00637F62" w14:paraId="0880B49B" w14:textId="77777777" w:rsidTr="0060057E">
        <w:trPr>
          <w:tblHeader/>
        </w:trPr>
        <w:tc>
          <w:tcPr>
            <w:tcW w:w="3682" w:type="dxa"/>
            <w:tcBorders>
              <w:top w:val="single" w:sz="6" w:space="0" w:color="005EAA"/>
              <w:left w:val="single" w:sz="6" w:space="0" w:color="005EAA"/>
              <w:bottom w:val="single" w:sz="12" w:space="0" w:color="005EAA"/>
              <w:right w:val="single" w:sz="6" w:space="0" w:color="005EAA"/>
            </w:tcBorders>
            <w:shd w:val="clear" w:color="auto" w:fill="005EAA"/>
            <w:vAlign w:val="bottom"/>
            <w:hideMark/>
          </w:tcPr>
          <w:p w14:paraId="7A2A8B01" w14:textId="77777777" w:rsidR="0060057E" w:rsidRPr="00637F62" w:rsidRDefault="0060057E">
            <w:pPr>
              <w:rPr>
                <w:rFonts w:asciiTheme="majorHAnsi" w:hAnsiTheme="majorHAnsi" w:cstheme="majorHAnsi"/>
                <w:b/>
                <w:bCs/>
                <w:color w:val="FFFFFF"/>
                <w:sz w:val="22"/>
                <w:szCs w:val="22"/>
                <w:rPrChange w:id="1540" w:author="Cong" w:date="2020-10-02T19:21:00Z">
                  <w:rPr>
                    <w:rFonts w:asciiTheme="majorHAnsi" w:hAnsiTheme="majorHAnsi" w:cstheme="majorHAnsi"/>
                    <w:b/>
                    <w:bCs/>
                    <w:color w:val="FFFFFF"/>
                    <w:sz w:val="22"/>
                    <w:szCs w:val="22"/>
                  </w:rPr>
                </w:rPrChange>
              </w:rPr>
            </w:pPr>
            <w:r w:rsidRPr="00637F62">
              <w:rPr>
                <w:rFonts w:asciiTheme="majorHAnsi" w:hAnsiTheme="majorHAnsi" w:cstheme="majorHAnsi"/>
                <w:b/>
                <w:bCs/>
                <w:color w:val="FFFFFF"/>
                <w:sz w:val="22"/>
                <w:szCs w:val="22"/>
                <w:rPrChange w:id="1541" w:author="Cong" w:date="2020-10-02T19:21:00Z">
                  <w:rPr>
                    <w:rFonts w:asciiTheme="majorHAnsi" w:hAnsiTheme="majorHAnsi" w:cstheme="majorHAnsi"/>
                    <w:b/>
                    <w:bCs/>
                    <w:color w:val="FFFFFF"/>
                    <w:sz w:val="22"/>
                    <w:szCs w:val="22"/>
                  </w:rPr>
                </w:rPrChange>
              </w:rPr>
              <w:t>Data File Name</w:t>
            </w:r>
          </w:p>
        </w:tc>
        <w:tc>
          <w:tcPr>
            <w:tcW w:w="0" w:type="auto"/>
            <w:tcBorders>
              <w:top w:val="single" w:sz="6" w:space="0" w:color="005EAA"/>
              <w:left w:val="single" w:sz="6" w:space="0" w:color="005EAA"/>
              <w:bottom w:val="single" w:sz="12" w:space="0" w:color="005EAA"/>
              <w:right w:val="single" w:sz="6" w:space="0" w:color="005EAA"/>
            </w:tcBorders>
            <w:shd w:val="clear" w:color="auto" w:fill="005EAA"/>
            <w:vAlign w:val="bottom"/>
            <w:hideMark/>
          </w:tcPr>
          <w:p w14:paraId="4D239215" w14:textId="77777777" w:rsidR="0060057E" w:rsidRPr="00637F62" w:rsidRDefault="0060057E">
            <w:pPr>
              <w:jc w:val="center"/>
              <w:rPr>
                <w:rFonts w:asciiTheme="majorHAnsi" w:hAnsiTheme="majorHAnsi" w:cstheme="majorHAnsi"/>
                <w:b/>
                <w:bCs/>
                <w:color w:val="FFFFFF"/>
                <w:sz w:val="22"/>
                <w:szCs w:val="22"/>
                <w:rPrChange w:id="1542" w:author="Cong" w:date="2020-10-02T19:21:00Z">
                  <w:rPr>
                    <w:rFonts w:asciiTheme="majorHAnsi" w:hAnsiTheme="majorHAnsi" w:cstheme="majorHAnsi"/>
                    <w:b/>
                    <w:bCs/>
                    <w:color w:val="FFFFFF"/>
                    <w:sz w:val="22"/>
                    <w:szCs w:val="22"/>
                  </w:rPr>
                </w:rPrChange>
              </w:rPr>
            </w:pPr>
            <w:r w:rsidRPr="00637F62">
              <w:rPr>
                <w:rFonts w:asciiTheme="majorHAnsi" w:hAnsiTheme="majorHAnsi" w:cstheme="majorHAnsi"/>
                <w:b/>
                <w:bCs/>
                <w:color w:val="FFFFFF"/>
                <w:sz w:val="22"/>
                <w:szCs w:val="22"/>
                <w:rPrChange w:id="1543" w:author="Cong" w:date="2020-10-02T19:21:00Z">
                  <w:rPr>
                    <w:rFonts w:asciiTheme="majorHAnsi" w:hAnsiTheme="majorHAnsi" w:cstheme="majorHAnsi"/>
                    <w:b/>
                    <w:bCs/>
                    <w:color w:val="FFFFFF"/>
                    <w:sz w:val="22"/>
                    <w:szCs w:val="22"/>
                  </w:rPr>
                </w:rPrChange>
              </w:rPr>
              <w:t>Doc File</w:t>
            </w:r>
          </w:p>
        </w:tc>
        <w:tc>
          <w:tcPr>
            <w:tcW w:w="1498" w:type="dxa"/>
            <w:tcBorders>
              <w:top w:val="single" w:sz="6" w:space="0" w:color="005EAA"/>
              <w:left w:val="single" w:sz="6" w:space="0" w:color="005EAA"/>
              <w:bottom w:val="single" w:sz="12" w:space="0" w:color="005EAA"/>
              <w:right w:val="single" w:sz="6" w:space="0" w:color="005EAA"/>
            </w:tcBorders>
            <w:shd w:val="clear" w:color="auto" w:fill="005EAA"/>
            <w:vAlign w:val="bottom"/>
            <w:hideMark/>
          </w:tcPr>
          <w:p w14:paraId="68A81F0C" w14:textId="70B808F7" w:rsidR="0060057E" w:rsidRPr="00637F62" w:rsidRDefault="0060057E">
            <w:pPr>
              <w:jc w:val="center"/>
              <w:rPr>
                <w:rFonts w:asciiTheme="majorHAnsi" w:hAnsiTheme="majorHAnsi" w:cstheme="majorHAnsi"/>
                <w:b/>
                <w:bCs/>
                <w:color w:val="FFFFFF"/>
                <w:sz w:val="22"/>
                <w:szCs w:val="22"/>
                <w:rPrChange w:id="1544" w:author="Cong" w:date="2020-10-02T19:21:00Z">
                  <w:rPr>
                    <w:rFonts w:asciiTheme="majorHAnsi" w:hAnsiTheme="majorHAnsi" w:cstheme="majorHAnsi"/>
                    <w:b/>
                    <w:bCs/>
                    <w:color w:val="FFFFFF"/>
                    <w:sz w:val="22"/>
                    <w:szCs w:val="22"/>
                  </w:rPr>
                </w:rPrChange>
              </w:rPr>
            </w:pPr>
            <w:r w:rsidRPr="00637F62">
              <w:rPr>
                <w:rFonts w:asciiTheme="majorHAnsi" w:hAnsiTheme="majorHAnsi" w:cstheme="majorHAnsi"/>
                <w:b/>
                <w:bCs/>
                <w:color w:val="FFFFFF"/>
                <w:sz w:val="22"/>
                <w:szCs w:val="22"/>
                <w:rPrChange w:id="1545" w:author="Cong" w:date="2020-10-02T19:21:00Z">
                  <w:rPr>
                    <w:rFonts w:asciiTheme="majorHAnsi" w:hAnsiTheme="majorHAnsi" w:cstheme="majorHAnsi"/>
                    <w:b/>
                    <w:bCs/>
                    <w:color w:val="FFFFFF"/>
                    <w:sz w:val="22"/>
                    <w:szCs w:val="22"/>
                  </w:rPr>
                </w:rPrChange>
              </w:rPr>
              <w:t>Data File</w:t>
            </w:r>
          </w:p>
        </w:tc>
        <w:tc>
          <w:tcPr>
            <w:tcW w:w="3244" w:type="dxa"/>
            <w:tcBorders>
              <w:top w:val="single" w:sz="6" w:space="0" w:color="005EAA"/>
              <w:left w:val="single" w:sz="6" w:space="0" w:color="005EAA"/>
              <w:bottom w:val="single" w:sz="12" w:space="0" w:color="005EAA"/>
              <w:right w:val="single" w:sz="6" w:space="0" w:color="005EAA"/>
            </w:tcBorders>
            <w:shd w:val="clear" w:color="auto" w:fill="005EAA"/>
            <w:vAlign w:val="bottom"/>
            <w:hideMark/>
          </w:tcPr>
          <w:p w14:paraId="14BBED06" w14:textId="77777777" w:rsidR="0060057E" w:rsidRPr="00637F62" w:rsidRDefault="0060057E">
            <w:pPr>
              <w:jc w:val="center"/>
              <w:rPr>
                <w:rFonts w:asciiTheme="majorHAnsi" w:hAnsiTheme="majorHAnsi" w:cstheme="majorHAnsi"/>
                <w:b/>
                <w:bCs/>
                <w:color w:val="FFFFFF"/>
                <w:sz w:val="22"/>
                <w:szCs w:val="22"/>
                <w:rPrChange w:id="1546" w:author="Cong" w:date="2020-10-02T19:21:00Z">
                  <w:rPr>
                    <w:rFonts w:asciiTheme="majorHAnsi" w:hAnsiTheme="majorHAnsi" w:cstheme="majorHAnsi"/>
                    <w:b/>
                    <w:bCs/>
                    <w:color w:val="FFFFFF"/>
                    <w:sz w:val="22"/>
                    <w:szCs w:val="22"/>
                  </w:rPr>
                </w:rPrChange>
              </w:rPr>
            </w:pPr>
            <w:r w:rsidRPr="00637F62">
              <w:rPr>
                <w:rFonts w:asciiTheme="majorHAnsi" w:hAnsiTheme="majorHAnsi" w:cstheme="majorHAnsi"/>
                <w:b/>
                <w:bCs/>
                <w:color w:val="FFFFFF"/>
                <w:sz w:val="22"/>
                <w:szCs w:val="22"/>
                <w:rPrChange w:id="1547" w:author="Cong" w:date="2020-10-02T19:21:00Z">
                  <w:rPr>
                    <w:rFonts w:asciiTheme="majorHAnsi" w:hAnsiTheme="majorHAnsi" w:cstheme="majorHAnsi"/>
                    <w:b/>
                    <w:bCs/>
                    <w:color w:val="FFFFFF"/>
                    <w:sz w:val="22"/>
                    <w:szCs w:val="22"/>
                  </w:rPr>
                </w:rPrChange>
              </w:rPr>
              <w:t>Date Published</w:t>
            </w:r>
          </w:p>
        </w:tc>
      </w:tr>
      <w:tr w:rsidR="0060057E" w:rsidRPr="00637F62" w14:paraId="3047861B" w14:textId="77777777" w:rsidTr="0060057E">
        <w:tc>
          <w:tcPr>
            <w:tcW w:w="3682" w:type="dxa"/>
            <w:tcBorders>
              <w:top w:val="single" w:sz="6" w:space="0" w:color="DEE2E6"/>
              <w:left w:val="single" w:sz="6" w:space="0" w:color="DEE2E6"/>
              <w:bottom w:val="single" w:sz="6" w:space="0" w:color="DEE2E6"/>
              <w:right w:val="single" w:sz="6" w:space="0" w:color="DEE2E6"/>
            </w:tcBorders>
            <w:shd w:val="clear" w:color="auto" w:fill="88C3EA"/>
            <w:hideMark/>
          </w:tcPr>
          <w:p w14:paraId="4C9D6557" w14:textId="77777777" w:rsidR="0060057E" w:rsidRPr="00637F62" w:rsidRDefault="0060057E">
            <w:pPr>
              <w:rPr>
                <w:rFonts w:asciiTheme="majorHAnsi" w:hAnsiTheme="majorHAnsi" w:cstheme="majorHAnsi"/>
                <w:color w:val="000000"/>
                <w:sz w:val="22"/>
                <w:szCs w:val="22"/>
                <w:rPrChange w:id="1548" w:author="Cong" w:date="2020-10-02T19:21:00Z">
                  <w:rPr>
                    <w:rFonts w:asciiTheme="majorHAnsi" w:hAnsiTheme="majorHAnsi" w:cstheme="majorHAnsi"/>
                    <w:color w:val="000000"/>
                    <w:sz w:val="22"/>
                    <w:szCs w:val="22"/>
                  </w:rPr>
                </w:rPrChange>
              </w:rPr>
            </w:pPr>
            <w:r w:rsidRPr="00637F62">
              <w:rPr>
                <w:rFonts w:asciiTheme="majorHAnsi" w:hAnsiTheme="majorHAnsi" w:cstheme="majorHAnsi"/>
                <w:color w:val="000000"/>
                <w:sz w:val="22"/>
                <w:szCs w:val="22"/>
                <w:rPrChange w:id="1549" w:author="Cong" w:date="2020-10-02T19:21:00Z">
                  <w:rPr>
                    <w:rFonts w:asciiTheme="majorHAnsi" w:hAnsiTheme="majorHAnsi" w:cstheme="majorHAnsi"/>
                    <w:color w:val="000000"/>
                    <w:sz w:val="22"/>
                    <w:szCs w:val="22"/>
                  </w:rPr>
                </w:rPrChange>
              </w:rPr>
              <w:t>Demographic Variables &amp; Sample Weights</w:t>
            </w:r>
          </w:p>
        </w:tc>
        <w:tc>
          <w:tcPr>
            <w:tcW w:w="0" w:type="auto"/>
            <w:tcBorders>
              <w:top w:val="single" w:sz="6" w:space="0" w:color="DEE2E6"/>
              <w:left w:val="single" w:sz="6" w:space="0" w:color="DEE2E6"/>
              <w:bottom w:val="single" w:sz="6" w:space="0" w:color="DEE2E6"/>
              <w:right w:val="single" w:sz="6" w:space="0" w:color="DEE2E6"/>
            </w:tcBorders>
            <w:shd w:val="clear" w:color="auto" w:fill="88C3EA"/>
            <w:hideMark/>
          </w:tcPr>
          <w:p w14:paraId="4D459BF0" w14:textId="77777777" w:rsidR="0060057E" w:rsidRPr="00637F62" w:rsidRDefault="00FE6766">
            <w:pPr>
              <w:jc w:val="center"/>
              <w:rPr>
                <w:rFonts w:asciiTheme="majorHAnsi" w:hAnsiTheme="majorHAnsi" w:cstheme="majorHAnsi"/>
                <w:color w:val="000000"/>
                <w:sz w:val="22"/>
                <w:szCs w:val="22"/>
                <w:rPrChange w:id="1550" w:author="Cong" w:date="2020-10-02T19:21:00Z">
                  <w:rPr>
                    <w:rFonts w:asciiTheme="majorHAnsi" w:hAnsiTheme="majorHAnsi" w:cstheme="majorHAnsi"/>
                    <w:color w:val="000000"/>
                    <w:sz w:val="22"/>
                    <w:szCs w:val="22"/>
                  </w:rPr>
                </w:rPrChange>
              </w:rPr>
            </w:pPr>
            <w:r w:rsidRPr="00637F62">
              <w:rPr>
                <w:rFonts w:asciiTheme="majorHAnsi" w:hAnsiTheme="majorHAnsi" w:cstheme="majorHAnsi"/>
                <w:sz w:val="22"/>
                <w:szCs w:val="22"/>
                <w:rPrChange w:id="1551"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552" w:author="Cong" w:date="2020-10-02T19:21:00Z">
                  <w:rPr>
                    <w:rFonts w:asciiTheme="majorHAnsi" w:hAnsiTheme="majorHAnsi" w:cstheme="majorHAnsi"/>
                    <w:sz w:val="22"/>
                    <w:szCs w:val="22"/>
                  </w:rPr>
                </w:rPrChange>
              </w:rPr>
              <w:instrText xml:space="preserve"> HYPERLINK "https://wwwn.cdc.gov/Nchs/Nhanes/1999-2000/DEMO.htm" </w:instrText>
            </w:r>
            <w:r w:rsidRPr="00637F62">
              <w:rPr>
                <w:rFonts w:asciiTheme="majorHAnsi" w:hAnsiTheme="majorHAnsi" w:cstheme="majorHAnsi"/>
                <w:sz w:val="22"/>
                <w:szCs w:val="22"/>
                <w:rPrChange w:id="1553" w:author="Cong" w:date="2020-10-02T19:21:00Z">
                  <w:rPr>
                    <w:rFonts w:asciiTheme="majorHAnsi" w:hAnsiTheme="majorHAnsi" w:cstheme="majorHAnsi"/>
                    <w:sz w:val="22"/>
                    <w:szCs w:val="22"/>
                  </w:rPr>
                </w:rPrChange>
              </w:rPr>
              <w:fldChar w:fldCharType="separate"/>
            </w:r>
            <w:r w:rsidR="0060057E" w:rsidRPr="00637F62">
              <w:rPr>
                <w:rStyle w:val="Hyperlink"/>
                <w:rFonts w:asciiTheme="majorHAnsi" w:hAnsiTheme="majorHAnsi" w:cstheme="majorHAnsi"/>
                <w:color w:val="075290"/>
                <w:sz w:val="22"/>
                <w:szCs w:val="22"/>
                <w:rPrChange w:id="1554" w:author="Cong" w:date="2020-10-02T19:21:00Z">
                  <w:rPr>
                    <w:rStyle w:val="Hyperlink"/>
                    <w:rFonts w:asciiTheme="majorHAnsi" w:hAnsiTheme="majorHAnsi" w:cstheme="majorHAnsi"/>
                    <w:color w:val="075290"/>
                    <w:sz w:val="22"/>
                    <w:szCs w:val="22"/>
                  </w:rPr>
                </w:rPrChange>
              </w:rPr>
              <w:t>DEMO Doc</w:t>
            </w:r>
            <w:r w:rsidRPr="00637F62">
              <w:rPr>
                <w:rStyle w:val="Hyperlink"/>
                <w:rFonts w:asciiTheme="majorHAnsi" w:hAnsiTheme="majorHAnsi" w:cstheme="majorHAnsi"/>
                <w:color w:val="075290"/>
                <w:sz w:val="22"/>
                <w:szCs w:val="22"/>
                <w:rPrChange w:id="1555" w:author="Cong" w:date="2020-10-02T19:21:00Z">
                  <w:rPr>
                    <w:rStyle w:val="Hyperlink"/>
                    <w:rFonts w:asciiTheme="majorHAnsi" w:hAnsiTheme="majorHAnsi" w:cstheme="majorHAnsi"/>
                    <w:color w:val="075290"/>
                    <w:sz w:val="22"/>
                    <w:szCs w:val="22"/>
                  </w:rPr>
                </w:rPrChange>
              </w:rPr>
              <w:fldChar w:fldCharType="end"/>
            </w:r>
          </w:p>
        </w:tc>
        <w:tc>
          <w:tcPr>
            <w:tcW w:w="1498" w:type="dxa"/>
            <w:tcBorders>
              <w:top w:val="single" w:sz="6" w:space="0" w:color="DEE2E6"/>
              <w:left w:val="single" w:sz="6" w:space="0" w:color="DEE2E6"/>
              <w:bottom w:val="single" w:sz="6" w:space="0" w:color="DEE2E6"/>
              <w:right w:val="single" w:sz="6" w:space="0" w:color="DEE2E6"/>
            </w:tcBorders>
            <w:shd w:val="clear" w:color="auto" w:fill="88C3EA"/>
            <w:hideMark/>
          </w:tcPr>
          <w:p w14:paraId="027C1E28" w14:textId="136F55D3" w:rsidR="0060057E" w:rsidRPr="00637F62" w:rsidRDefault="00FE6766">
            <w:pPr>
              <w:jc w:val="center"/>
              <w:rPr>
                <w:rFonts w:asciiTheme="majorHAnsi" w:hAnsiTheme="majorHAnsi" w:cstheme="majorHAnsi"/>
                <w:color w:val="000000"/>
                <w:sz w:val="22"/>
                <w:szCs w:val="22"/>
                <w:rPrChange w:id="1556" w:author="Cong" w:date="2020-10-02T19:21:00Z">
                  <w:rPr>
                    <w:rFonts w:asciiTheme="majorHAnsi" w:hAnsiTheme="majorHAnsi" w:cstheme="majorHAnsi"/>
                    <w:color w:val="000000"/>
                    <w:sz w:val="22"/>
                    <w:szCs w:val="22"/>
                  </w:rPr>
                </w:rPrChange>
              </w:rPr>
            </w:pPr>
            <w:r w:rsidRPr="00637F62">
              <w:rPr>
                <w:rFonts w:asciiTheme="majorHAnsi" w:hAnsiTheme="majorHAnsi" w:cstheme="majorHAnsi"/>
                <w:sz w:val="22"/>
                <w:szCs w:val="22"/>
                <w:rPrChange w:id="1557"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558" w:author="Cong" w:date="2020-10-02T19:21:00Z">
                  <w:rPr>
                    <w:rFonts w:asciiTheme="majorHAnsi" w:hAnsiTheme="majorHAnsi" w:cstheme="majorHAnsi"/>
                    <w:sz w:val="22"/>
                    <w:szCs w:val="22"/>
                  </w:rPr>
                </w:rPrChange>
              </w:rPr>
              <w:instrText xml:space="preserve"> HYPERLINK "https://wwwn.cdc.gov/Nchs/Nhanes/1999-2000/DEMO.XPT" </w:instrText>
            </w:r>
            <w:r w:rsidRPr="00637F62">
              <w:rPr>
                <w:rFonts w:asciiTheme="majorHAnsi" w:hAnsiTheme="majorHAnsi" w:cstheme="majorHAnsi"/>
                <w:sz w:val="22"/>
                <w:szCs w:val="22"/>
                <w:rPrChange w:id="1559" w:author="Cong" w:date="2020-10-02T19:21:00Z">
                  <w:rPr>
                    <w:rFonts w:asciiTheme="majorHAnsi" w:hAnsiTheme="majorHAnsi" w:cstheme="majorHAnsi"/>
                    <w:sz w:val="22"/>
                    <w:szCs w:val="22"/>
                  </w:rPr>
                </w:rPrChange>
              </w:rPr>
              <w:fldChar w:fldCharType="separate"/>
            </w:r>
            <w:r w:rsidR="0060057E" w:rsidRPr="00637F62">
              <w:rPr>
                <w:rStyle w:val="Hyperlink"/>
                <w:rFonts w:asciiTheme="majorHAnsi" w:hAnsiTheme="majorHAnsi" w:cstheme="majorHAnsi"/>
                <w:color w:val="075290"/>
                <w:sz w:val="22"/>
                <w:szCs w:val="22"/>
                <w:rPrChange w:id="1560" w:author="Cong" w:date="2020-10-02T19:21:00Z">
                  <w:rPr>
                    <w:rStyle w:val="Hyperlink"/>
                    <w:rFonts w:asciiTheme="majorHAnsi" w:hAnsiTheme="majorHAnsi" w:cstheme="majorHAnsi"/>
                    <w:color w:val="075290"/>
                    <w:sz w:val="22"/>
                    <w:szCs w:val="22"/>
                  </w:rPr>
                </w:rPrChange>
              </w:rPr>
              <w:t>DEMO Data [XPT - 11 MB]</w:t>
            </w:r>
            <w:r w:rsidRPr="00637F62">
              <w:rPr>
                <w:rStyle w:val="Hyperlink"/>
                <w:rFonts w:asciiTheme="majorHAnsi" w:hAnsiTheme="majorHAnsi" w:cstheme="majorHAnsi"/>
                <w:color w:val="075290"/>
                <w:sz w:val="22"/>
                <w:szCs w:val="22"/>
                <w:rPrChange w:id="1561" w:author="Cong" w:date="2020-10-02T19:21:00Z">
                  <w:rPr>
                    <w:rStyle w:val="Hyperlink"/>
                    <w:rFonts w:asciiTheme="majorHAnsi" w:hAnsiTheme="majorHAnsi" w:cstheme="majorHAnsi"/>
                    <w:color w:val="075290"/>
                    <w:sz w:val="22"/>
                    <w:szCs w:val="22"/>
                  </w:rPr>
                </w:rPrChange>
              </w:rPr>
              <w:fldChar w:fldCharType="end"/>
            </w:r>
          </w:p>
        </w:tc>
        <w:tc>
          <w:tcPr>
            <w:tcW w:w="3244" w:type="dxa"/>
            <w:tcBorders>
              <w:top w:val="single" w:sz="6" w:space="0" w:color="DEE2E6"/>
              <w:left w:val="single" w:sz="6" w:space="0" w:color="DEE2E6"/>
              <w:bottom w:val="single" w:sz="6" w:space="0" w:color="DEE2E6"/>
              <w:right w:val="single" w:sz="6" w:space="0" w:color="DEE2E6"/>
            </w:tcBorders>
            <w:shd w:val="clear" w:color="auto" w:fill="88C3EA"/>
            <w:hideMark/>
          </w:tcPr>
          <w:p w14:paraId="6E9DA172" w14:textId="77777777" w:rsidR="0060057E" w:rsidRPr="00637F62" w:rsidRDefault="0060057E">
            <w:pPr>
              <w:jc w:val="center"/>
              <w:rPr>
                <w:rFonts w:asciiTheme="majorHAnsi" w:hAnsiTheme="majorHAnsi" w:cstheme="majorHAnsi"/>
                <w:color w:val="000000"/>
                <w:sz w:val="22"/>
                <w:szCs w:val="22"/>
                <w:rPrChange w:id="1562" w:author="Cong" w:date="2020-10-02T19:21:00Z">
                  <w:rPr>
                    <w:rFonts w:asciiTheme="majorHAnsi" w:hAnsiTheme="majorHAnsi" w:cstheme="majorHAnsi"/>
                    <w:color w:val="000000"/>
                    <w:sz w:val="22"/>
                    <w:szCs w:val="22"/>
                  </w:rPr>
                </w:rPrChange>
              </w:rPr>
            </w:pPr>
            <w:r w:rsidRPr="00637F62">
              <w:rPr>
                <w:rFonts w:asciiTheme="majorHAnsi" w:hAnsiTheme="majorHAnsi" w:cstheme="majorHAnsi"/>
                <w:color w:val="000000"/>
                <w:sz w:val="22"/>
                <w:szCs w:val="22"/>
                <w:rPrChange w:id="1563" w:author="Cong" w:date="2020-10-02T19:21:00Z">
                  <w:rPr>
                    <w:rFonts w:asciiTheme="majorHAnsi" w:hAnsiTheme="majorHAnsi" w:cstheme="majorHAnsi"/>
                    <w:color w:val="000000"/>
                    <w:sz w:val="22"/>
                    <w:szCs w:val="22"/>
                  </w:rPr>
                </w:rPrChange>
              </w:rPr>
              <w:t>Updated September 2009</w:t>
            </w:r>
          </w:p>
        </w:tc>
      </w:tr>
    </w:tbl>
    <w:p w14:paraId="532F6A41" w14:textId="2927BE80" w:rsidR="0060057E" w:rsidRPr="00637F62" w:rsidDel="00F34521" w:rsidRDefault="00F34521" w:rsidP="00FA1197">
      <w:pPr>
        <w:spacing w:after="160" w:line="259" w:lineRule="auto"/>
        <w:rPr>
          <w:del w:id="1564" w:author="Cong" w:date="2020-10-02T17:31:00Z"/>
          <w:rFonts w:asciiTheme="majorHAnsi" w:hAnsiTheme="majorHAnsi" w:cstheme="majorHAnsi"/>
          <w:sz w:val="22"/>
          <w:szCs w:val="22"/>
          <w:rPrChange w:id="1565" w:author="Cong" w:date="2020-10-02T19:21:00Z">
            <w:rPr>
              <w:del w:id="1566" w:author="Cong" w:date="2020-10-02T17:31:00Z"/>
              <w:rFonts w:asciiTheme="majorHAnsi" w:hAnsiTheme="majorHAnsi" w:cstheme="majorHAnsi"/>
              <w:sz w:val="22"/>
              <w:szCs w:val="22"/>
            </w:rPr>
          </w:rPrChange>
        </w:rPr>
      </w:pPr>
      <w:ins w:id="1567" w:author="Cong" w:date="2020-10-02T17:31:00Z">
        <w:r w:rsidRPr="00637F62">
          <w:rPr>
            <w:rFonts w:asciiTheme="majorHAnsi" w:hAnsiTheme="majorHAnsi" w:cstheme="majorHAnsi"/>
            <w:i/>
            <w:iCs/>
            <w:sz w:val="22"/>
            <w:szCs w:val="22"/>
            <w:rPrChange w:id="1568" w:author="Cong" w:date="2020-10-02T19:21:00Z">
              <w:rPr>
                <w:rFonts w:asciiTheme="majorHAnsi" w:hAnsiTheme="majorHAnsi" w:cstheme="majorHAnsi"/>
                <w:i/>
                <w:iCs/>
                <w:sz w:val="22"/>
                <w:szCs w:val="22"/>
              </w:rPr>
            </w:rPrChange>
          </w:rPr>
          <w:tab/>
        </w:r>
      </w:ins>
    </w:p>
    <w:p w14:paraId="29188C26" w14:textId="7A79FF8D" w:rsidR="00C47A82" w:rsidRPr="00637F62" w:rsidRDefault="00115C0E" w:rsidP="00F34521">
      <w:pPr>
        <w:spacing w:after="160" w:line="259" w:lineRule="auto"/>
        <w:rPr>
          <w:rFonts w:asciiTheme="majorHAnsi" w:hAnsiTheme="majorHAnsi" w:cstheme="majorHAnsi"/>
          <w:sz w:val="22"/>
          <w:szCs w:val="22"/>
          <w:rPrChange w:id="1569" w:author="Cong" w:date="2020-10-02T19:21:00Z">
            <w:rPr/>
          </w:rPrChange>
        </w:rPr>
        <w:pPrChange w:id="1570" w:author="Cong" w:date="2020-10-02T17:31:00Z">
          <w:pPr>
            <w:pStyle w:val="ListParagraph"/>
            <w:spacing w:after="160" w:line="259" w:lineRule="auto"/>
            <w:ind w:left="360"/>
          </w:pPr>
        </w:pPrChange>
      </w:pPr>
      <w:r w:rsidRPr="00637F62">
        <w:rPr>
          <w:rFonts w:asciiTheme="majorHAnsi" w:hAnsiTheme="majorHAnsi" w:cstheme="majorHAnsi"/>
          <w:i/>
          <w:iCs/>
          <w:sz w:val="22"/>
          <w:szCs w:val="22"/>
          <w:rPrChange w:id="1571" w:author="Cong" w:date="2020-10-02T19:21:00Z">
            <w:rPr/>
          </w:rPrChange>
        </w:rPr>
        <w:t xml:space="preserve">Other </w:t>
      </w:r>
      <w:del w:id="1572" w:author="Cong" w:date="2020-10-02T17:31:00Z">
        <w:r w:rsidR="00C47A82" w:rsidRPr="00637F62" w:rsidDel="00F34521">
          <w:rPr>
            <w:rFonts w:asciiTheme="majorHAnsi" w:hAnsiTheme="majorHAnsi" w:cstheme="majorHAnsi"/>
            <w:i/>
            <w:iCs/>
            <w:sz w:val="22"/>
            <w:szCs w:val="22"/>
            <w:rPrChange w:id="1573" w:author="Cong" w:date="2020-10-02T19:21:00Z">
              <w:rPr/>
            </w:rPrChange>
          </w:rPr>
          <w:delText>data</w:delText>
        </w:r>
        <w:r w:rsidRPr="00637F62" w:rsidDel="00F34521">
          <w:rPr>
            <w:rFonts w:asciiTheme="majorHAnsi" w:hAnsiTheme="majorHAnsi" w:cstheme="majorHAnsi"/>
            <w:sz w:val="22"/>
            <w:szCs w:val="22"/>
            <w:rPrChange w:id="1574" w:author="Cong" w:date="2020-10-02T19:21:00Z">
              <w:rPr/>
            </w:rPrChange>
          </w:rPr>
          <w:delText xml:space="preserve"> </w:delText>
        </w:r>
      </w:del>
      <w:ins w:id="1575" w:author="Cong" w:date="2020-10-02T17:31:00Z">
        <w:r w:rsidR="00F34521" w:rsidRPr="00637F62">
          <w:rPr>
            <w:rFonts w:asciiTheme="majorHAnsi" w:hAnsiTheme="majorHAnsi" w:cstheme="majorHAnsi"/>
            <w:i/>
            <w:iCs/>
            <w:sz w:val="22"/>
            <w:szCs w:val="22"/>
            <w:rPrChange w:id="1576" w:author="Cong" w:date="2020-10-02T19:21:00Z">
              <w:rPr>
                <w:rFonts w:asciiTheme="majorHAnsi" w:hAnsiTheme="majorHAnsi" w:cstheme="majorHAnsi"/>
                <w:i/>
                <w:iCs/>
                <w:sz w:val="22"/>
                <w:szCs w:val="22"/>
              </w:rPr>
            </w:rPrChange>
          </w:rPr>
          <w:t>health related information</w:t>
        </w:r>
      </w:ins>
    </w:p>
    <w:p w14:paraId="0BBA0133" w14:textId="77777777" w:rsidR="002C42AB" w:rsidRDefault="00C47A82" w:rsidP="00C47A82">
      <w:pPr>
        <w:pStyle w:val="ListParagraph"/>
        <w:spacing w:after="160" w:line="259" w:lineRule="auto"/>
        <w:ind w:left="360"/>
        <w:rPr>
          <w:ins w:id="1577" w:author="Cong" w:date="2020-10-02T19:29:00Z"/>
          <w:rFonts w:asciiTheme="majorHAnsi" w:hAnsiTheme="majorHAnsi" w:cstheme="majorHAnsi"/>
          <w:sz w:val="22"/>
          <w:szCs w:val="22"/>
        </w:rPr>
      </w:pPr>
      <w:r w:rsidRPr="00637F62">
        <w:rPr>
          <w:rFonts w:asciiTheme="majorHAnsi" w:hAnsiTheme="majorHAnsi" w:cstheme="majorHAnsi"/>
          <w:sz w:val="22"/>
          <w:szCs w:val="22"/>
          <w:rPrChange w:id="1578" w:author="Cong" w:date="2020-10-02T19:21:00Z">
            <w:rPr>
              <w:rFonts w:asciiTheme="majorHAnsi" w:hAnsiTheme="majorHAnsi" w:cstheme="majorHAnsi"/>
              <w:sz w:val="22"/>
              <w:szCs w:val="22"/>
            </w:rPr>
          </w:rPrChange>
        </w:rPr>
        <w:t>NHANES also provide data from other modules including</w:t>
      </w:r>
      <w:r w:rsidR="00115C0E" w:rsidRPr="00637F62">
        <w:rPr>
          <w:rFonts w:asciiTheme="majorHAnsi" w:hAnsiTheme="majorHAnsi" w:cstheme="majorHAnsi"/>
          <w:sz w:val="22"/>
          <w:szCs w:val="22"/>
          <w:rPrChange w:id="1579" w:author="Cong" w:date="2020-10-02T19:21:00Z">
            <w:rPr>
              <w:rFonts w:asciiTheme="majorHAnsi" w:hAnsiTheme="majorHAnsi" w:cstheme="majorHAnsi"/>
              <w:sz w:val="22"/>
              <w:szCs w:val="22"/>
            </w:rPr>
          </w:rPrChange>
        </w:rPr>
        <w:t xml:space="preserve"> Dietary, Examination, Laboratory, and Other Limited Access data</w:t>
      </w:r>
      <w:ins w:id="1580" w:author="Cong" w:date="2020-10-02T18:50:00Z">
        <w:r w:rsidR="00694A13" w:rsidRPr="00637F62">
          <w:rPr>
            <w:rFonts w:asciiTheme="majorHAnsi" w:hAnsiTheme="majorHAnsi" w:cstheme="majorHAnsi"/>
            <w:sz w:val="22"/>
            <w:szCs w:val="22"/>
            <w:rPrChange w:id="1581" w:author="Cong" w:date="2020-10-02T19:21:00Z">
              <w:rPr>
                <w:rFonts w:asciiTheme="majorHAnsi" w:hAnsiTheme="majorHAnsi" w:cstheme="majorHAnsi"/>
                <w:sz w:val="22"/>
                <w:szCs w:val="22"/>
              </w:rPr>
            </w:rPrChange>
          </w:rPr>
          <w:t>. Each module has a corresponding data sets for all the years NHANES was conducted</w:t>
        </w:r>
      </w:ins>
    </w:p>
    <w:p w14:paraId="25B0FC93" w14:textId="418414B0" w:rsidR="00115C0E" w:rsidRPr="002C42AB" w:rsidRDefault="002C42AB" w:rsidP="002C42AB">
      <w:pPr>
        <w:pStyle w:val="ListParagraph"/>
        <w:numPr>
          <w:ilvl w:val="1"/>
          <w:numId w:val="44"/>
        </w:numPr>
        <w:spacing w:after="160" w:line="259" w:lineRule="auto"/>
        <w:rPr>
          <w:rFonts w:asciiTheme="majorHAnsi" w:hAnsiTheme="majorHAnsi" w:cstheme="majorHAnsi"/>
          <w:sz w:val="22"/>
          <w:szCs w:val="22"/>
          <w:u w:val="single"/>
          <w:rPrChange w:id="1582" w:author="Cong" w:date="2020-10-02T19:30:00Z">
            <w:rPr>
              <w:rFonts w:asciiTheme="majorHAnsi" w:hAnsiTheme="majorHAnsi" w:cstheme="majorHAnsi"/>
              <w:sz w:val="22"/>
              <w:szCs w:val="22"/>
            </w:rPr>
          </w:rPrChange>
        </w:rPr>
        <w:pPrChange w:id="1583" w:author="Cong" w:date="2020-10-02T19:30:00Z">
          <w:pPr>
            <w:pStyle w:val="ListParagraph"/>
            <w:spacing w:after="160" w:line="259" w:lineRule="auto"/>
            <w:ind w:left="360"/>
          </w:pPr>
        </w:pPrChange>
      </w:pPr>
      <w:ins w:id="1584" w:author="Cong" w:date="2020-10-02T19:30:00Z">
        <w:r w:rsidRPr="002C42AB">
          <w:rPr>
            <w:rFonts w:asciiTheme="majorHAnsi" w:hAnsiTheme="majorHAnsi" w:cstheme="majorHAnsi"/>
            <w:sz w:val="22"/>
            <w:szCs w:val="22"/>
            <w:u w:val="single"/>
            <w:rPrChange w:id="1585" w:author="Cong" w:date="2020-10-02T19:30:00Z">
              <w:rPr>
                <w:rFonts w:asciiTheme="majorHAnsi" w:hAnsiTheme="majorHAnsi" w:cstheme="majorHAnsi"/>
                <w:sz w:val="22"/>
                <w:szCs w:val="22"/>
              </w:rPr>
            </w:rPrChange>
          </w:rPr>
          <w:t>References and Papers</w:t>
        </w:r>
      </w:ins>
      <w:del w:id="1586" w:author="Cong" w:date="2020-10-02T19:30:00Z">
        <w:r w:rsidR="00115C0E" w:rsidRPr="002C42AB" w:rsidDel="002C42AB">
          <w:rPr>
            <w:rFonts w:asciiTheme="majorHAnsi" w:hAnsiTheme="majorHAnsi" w:cstheme="majorHAnsi"/>
            <w:sz w:val="22"/>
            <w:szCs w:val="22"/>
            <w:u w:val="single"/>
            <w:rPrChange w:id="1587" w:author="Cong" w:date="2020-10-02T19:30:00Z">
              <w:rPr>
                <w:rFonts w:asciiTheme="majorHAnsi" w:hAnsiTheme="majorHAnsi" w:cstheme="majorHAnsi"/>
                <w:sz w:val="22"/>
                <w:szCs w:val="22"/>
              </w:rPr>
            </w:rPrChange>
          </w:rPr>
          <w:tab/>
        </w:r>
      </w:del>
    </w:p>
    <w:p w14:paraId="75B61586" w14:textId="77777777" w:rsidR="004A52A7" w:rsidRDefault="004A52A7" w:rsidP="005068B2">
      <w:pPr>
        <w:ind w:firstLine="360"/>
        <w:rPr>
          <w:ins w:id="1588" w:author="Cong" w:date="2020-10-02T19:31:00Z"/>
          <w:rFonts w:asciiTheme="majorHAnsi" w:hAnsiTheme="majorHAnsi" w:cstheme="majorHAnsi"/>
          <w:b/>
          <w:sz w:val="22"/>
          <w:szCs w:val="22"/>
        </w:rPr>
      </w:pPr>
    </w:p>
    <w:p w14:paraId="6A3AD47F" w14:textId="138879D1" w:rsidR="00DC5924" w:rsidRPr="004A52A7" w:rsidRDefault="00DC5924" w:rsidP="004A52A7">
      <w:pPr>
        <w:pStyle w:val="Heading2"/>
        <w:rPr>
          <w:b/>
          <w:bCs/>
          <w:rPrChange w:id="1589" w:author="Cong" w:date="2020-10-02T19:32:00Z">
            <w:rPr>
              <w:rFonts w:asciiTheme="majorHAnsi" w:hAnsiTheme="majorHAnsi" w:cstheme="majorHAnsi"/>
              <w:b/>
              <w:sz w:val="22"/>
              <w:szCs w:val="22"/>
            </w:rPr>
          </w:rPrChange>
        </w:rPr>
        <w:pPrChange w:id="1590" w:author="Cong" w:date="2020-10-02T19:32:00Z">
          <w:pPr>
            <w:ind w:firstLine="360"/>
          </w:pPr>
        </w:pPrChange>
      </w:pPr>
      <w:bookmarkStart w:id="1591" w:name="_Toc52564619"/>
      <w:r w:rsidRPr="004A52A7">
        <w:rPr>
          <w:b/>
          <w:bCs/>
          <w:rPrChange w:id="1592" w:author="Cong" w:date="2020-10-02T19:32:00Z">
            <w:rPr>
              <w:rFonts w:asciiTheme="majorHAnsi" w:hAnsiTheme="majorHAnsi" w:cstheme="majorHAnsi"/>
              <w:b/>
              <w:sz w:val="22"/>
              <w:szCs w:val="22"/>
            </w:rPr>
          </w:rPrChange>
        </w:rPr>
        <w:t>4. National Health Interview Survey</w:t>
      </w:r>
      <w:r w:rsidR="00934A78" w:rsidRPr="004A52A7">
        <w:rPr>
          <w:b/>
          <w:bCs/>
          <w:rPrChange w:id="1593" w:author="Cong" w:date="2020-10-02T19:32:00Z">
            <w:rPr>
              <w:rFonts w:asciiTheme="majorHAnsi" w:hAnsiTheme="majorHAnsi" w:cstheme="majorHAnsi"/>
              <w:b/>
              <w:sz w:val="22"/>
              <w:szCs w:val="22"/>
            </w:rPr>
          </w:rPrChange>
        </w:rPr>
        <w:t xml:space="preserve"> (NHIS)</w:t>
      </w:r>
      <w:bookmarkEnd w:id="1591"/>
    </w:p>
    <w:p w14:paraId="6DF70C7D" w14:textId="14293729" w:rsidR="00DC5924" w:rsidRPr="00637F62" w:rsidRDefault="005F4B33" w:rsidP="00006262">
      <w:pPr>
        <w:pStyle w:val="ListParagraph"/>
        <w:numPr>
          <w:ilvl w:val="1"/>
          <w:numId w:val="46"/>
        </w:numPr>
        <w:rPr>
          <w:rFonts w:asciiTheme="majorHAnsi" w:hAnsiTheme="majorHAnsi" w:cstheme="majorHAnsi"/>
          <w:sz w:val="22"/>
          <w:szCs w:val="22"/>
          <w:u w:val="single"/>
          <w:rPrChange w:id="1594" w:author="Cong" w:date="2020-10-02T19:21:00Z">
            <w:rPr>
              <w:rFonts w:asciiTheme="majorHAnsi" w:hAnsiTheme="majorHAnsi" w:cstheme="majorHAnsi"/>
              <w:sz w:val="22"/>
              <w:szCs w:val="22"/>
              <w:u w:val="single"/>
            </w:rPr>
          </w:rPrChange>
        </w:rPr>
        <w:pPrChange w:id="1595" w:author="Cong" w:date="2020-10-02T19:14:00Z">
          <w:pPr>
            <w:pStyle w:val="ListParagraph"/>
            <w:ind w:left="360"/>
          </w:pPr>
        </w:pPrChange>
      </w:pPr>
      <w:r w:rsidRPr="00637F62">
        <w:rPr>
          <w:rFonts w:asciiTheme="majorHAnsi" w:hAnsiTheme="majorHAnsi" w:cstheme="majorHAnsi"/>
          <w:sz w:val="22"/>
          <w:szCs w:val="22"/>
          <w:u w:val="single"/>
          <w:rPrChange w:id="1596" w:author="Cong" w:date="2020-10-02T19:21:00Z">
            <w:rPr>
              <w:rFonts w:asciiTheme="majorHAnsi" w:hAnsiTheme="majorHAnsi" w:cstheme="majorHAnsi"/>
              <w:sz w:val="22"/>
              <w:szCs w:val="22"/>
              <w:u w:val="single"/>
            </w:rPr>
          </w:rPrChange>
        </w:rPr>
        <w:t xml:space="preserve">Dataset </w:t>
      </w:r>
      <w:r w:rsidR="00BF056A" w:rsidRPr="00637F62">
        <w:rPr>
          <w:rFonts w:asciiTheme="majorHAnsi" w:hAnsiTheme="majorHAnsi" w:cstheme="majorHAnsi"/>
          <w:sz w:val="22"/>
          <w:szCs w:val="22"/>
          <w:u w:val="single"/>
          <w:rPrChange w:id="1597" w:author="Cong" w:date="2020-10-02T19:21:00Z">
            <w:rPr>
              <w:rFonts w:asciiTheme="majorHAnsi" w:hAnsiTheme="majorHAnsi" w:cstheme="majorHAnsi"/>
              <w:sz w:val="22"/>
              <w:szCs w:val="22"/>
              <w:u w:val="single"/>
            </w:rPr>
          </w:rPrChange>
        </w:rPr>
        <w:t>Description</w:t>
      </w:r>
      <w:ins w:id="1598" w:author="Cong" w:date="2020-10-02T19:16:00Z">
        <w:r w:rsidR="00006262" w:rsidRPr="00637F62">
          <w:rPr>
            <w:rFonts w:asciiTheme="majorHAnsi" w:hAnsiTheme="majorHAnsi" w:cstheme="majorHAnsi"/>
            <w:sz w:val="22"/>
            <w:szCs w:val="22"/>
            <w:u w:val="single"/>
            <w:rPrChange w:id="1599" w:author="Cong" w:date="2020-10-02T19:21:00Z">
              <w:rPr>
                <w:rFonts w:asciiTheme="majorHAnsi" w:hAnsiTheme="majorHAnsi" w:cstheme="majorHAnsi"/>
                <w:sz w:val="22"/>
                <w:szCs w:val="22"/>
                <w:u w:val="single"/>
              </w:rPr>
            </w:rPrChange>
          </w:rPr>
          <w:t xml:space="preserve"> </w:t>
        </w:r>
      </w:ins>
    </w:p>
    <w:p w14:paraId="0DDD3546" w14:textId="13A512D7" w:rsidR="00BF056A" w:rsidRPr="00637F62" w:rsidRDefault="005F4B33" w:rsidP="005068B2">
      <w:pPr>
        <w:ind w:firstLine="360"/>
        <w:rPr>
          <w:ins w:id="1600" w:author="Cong" w:date="2020-10-02T19:14:00Z"/>
          <w:rFonts w:asciiTheme="majorHAnsi" w:hAnsiTheme="majorHAnsi" w:cstheme="majorHAnsi"/>
          <w:sz w:val="22"/>
          <w:szCs w:val="22"/>
          <w:rPrChange w:id="1601" w:author="Cong" w:date="2020-10-02T19:21:00Z">
            <w:rPr>
              <w:ins w:id="1602" w:author="Cong" w:date="2020-10-02T19:14:00Z"/>
              <w:rFonts w:asciiTheme="majorHAnsi" w:hAnsiTheme="majorHAnsi" w:cstheme="majorHAnsi"/>
              <w:sz w:val="22"/>
              <w:szCs w:val="22"/>
            </w:rPr>
          </w:rPrChange>
        </w:rPr>
      </w:pPr>
      <w:r w:rsidRPr="00637F62">
        <w:rPr>
          <w:rFonts w:asciiTheme="majorHAnsi" w:hAnsiTheme="majorHAnsi" w:cstheme="majorHAnsi"/>
          <w:sz w:val="22"/>
          <w:szCs w:val="22"/>
          <w:rPrChange w:id="1603" w:author="Cong" w:date="2020-10-02T19:21:00Z">
            <w:rPr>
              <w:rFonts w:asciiTheme="majorHAnsi" w:hAnsiTheme="majorHAnsi" w:cstheme="majorHAnsi"/>
              <w:sz w:val="22"/>
              <w:szCs w:val="22"/>
            </w:rPr>
          </w:rPrChange>
        </w:rPr>
        <w:lastRenderedPageBreak/>
        <w:t xml:space="preserve">“The </w:t>
      </w:r>
      <w:r w:rsidR="00BF056A" w:rsidRPr="00637F62">
        <w:rPr>
          <w:rFonts w:asciiTheme="majorHAnsi" w:hAnsiTheme="majorHAnsi" w:cstheme="majorHAnsi"/>
          <w:sz w:val="22"/>
          <w:szCs w:val="22"/>
          <w:rPrChange w:id="1604" w:author="Cong" w:date="2020-10-02T19:21:00Z">
            <w:rPr>
              <w:rFonts w:asciiTheme="majorHAnsi" w:hAnsiTheme="majorHAnsi" w:cstheme="majorHAnsi"/>
              <w:sz w:val="22"/>
              <w:szCs w:val="22"/>
            </w:rPr>
          </w:rPrChange>
        </w:rPr>
        <w:t>National Health Interview Survey (NHIS) has monitored the health of the nation since 1957. NHIS data on a broad range of health topics are collected through personal household interviews. For over 50 years, the U.S. Census Bureau has been the data collection agent for the National Health Interview Survey. Survey results have been instrumental in providing data to track health status, health care access, and progress toward achieving national health objectives</w:t>
      </w:r>
      <w:r w:rsidRPr="00637F62">
        <w:rPr>
          <w:rFonts w:asciiTheme="majorHAnsi" w:hAnsiTheme="majorHAnsi" w:cstheme="majorHAnsi"/>
          <w:sz w:val="22"/>
          <w:szCs w:val="22"/>
          <w:rPrChange w:id="1605" w:author="Cong" w:date="2020-10-02T19:21:00Z">
            <w:rPr>
              <w:rFonts w:asciiTheme="majorHAnsi" w:hAnsiTheme="majorHAnsi" w:cstheme="majorHAnsi"/>
              <w:sz w:val="22"/>
              <w:szCs w:val="22"/>
            </w:rPr>
          </w:rPrChange>
        </w:rPr>
        <w:t>”</w:t>
      </w:r>
    </w:p>
    <w:p w14:paraId="3ED086F7" w14:textId="77777777" w:rsidR="00006262" w:rsidRPr="00637F62" w:rsidRDefault="00006262" w:rsidP="005068B2">
      <w:pPr>
        <w:ind w:firstLine="360"/>
        <w:rPr>
          <w:rFonts w:asciiTheme="majorHAnsi" w:hAnsiTheme="majorHAnsi" w:cstheme="majorHAnsi"/>
          <w:sz w:val="22"/>
          <w:szCs w:val="22"/>
          <w:rPrChange w:id="1606" w:author="Cong" w:date="2020-10-02T19:21:00Z">
            <w:rPr>
              <w:rFonts w:asciiTheme="majorHAnsi" w:hAnsiTheme="majorHAnsi" w:cstheme="majorHAnsi"/>
              <w:sz w:val="22"/>
              <w:szCs w:val="22"/>
            </w:rPr>
          </w:rPrChange>
        </w:rPr>
      </w:pPr>
    </w:p>
    <w:p w14:paraId="26BEC601" w14:textId="07C3848B" w:rsidR="00077548" w:rsidRPr="00637F62" w:rsidRDefault="00077548" w:rsidP="00006262">
      <w:pPr>
        <w:pStyle w:val="PlainText"/>
        <w:numPr>
          <w:ilvl w:val="1"/>
          <w:numId w:val="46"/>
        </w:numPr>
        <w:rPr>
          <w:ins w:id="1607" w:author="Cong" w:date="2020-10-02T19:14:00Z"/>
          <w:rFonts w:asciiTheme="majorHAnsi" w:hAnsiTheme="majorHAnsi" w:cstheme="majorHAnsi"/>
          <w:sz w:val="22"/>
          <w:szCs w:val="22"/>
          <w:rPrChange w:id="1608" w:author="Cong" w:date="2020-10-02T19:21:00Z">
            <w:rPr>
              <w:ins w:id="1609" w:author="Cong" w:date="2020-10-02T19:14:00Z"/>
              <w:rFonts w:asciiTheme="majorHAnsi" w:hAnsiTheme="majorHAnsi" w:cstheme="majorHAnsi"/>
              <w:sz w:val="22"/>
              <w:szCs w:val="22"/>
            </w:rPr>
          </w:rPrChange>
        </w:rPr>
      </w:pPr>
      <w:r w:rsidRPr="00637F62">
        <w:rPr>
          <w:rFonts w:asciiTheme="majorHAnsi" w:hAnsiTheme="majorHAnsi" w:cstheme="majorHAnsi"/>
          <w:sz w:val="22"/>
          <w:szCs w:val="22"/>
          <w:u w:val="single"/>
          <w:rPrChange w:id="1610" w:author="Cong" w:date="2020-10-02T19:21:00Z">
            <w:rPr>
              <w:rFonts w:asciiTheme="majorHAnsi" w:hAnsiTheme="majorHAnsi" w:cstheme="majorHAnsi"/>
              <w:sz w:val="22"/>
              <w:szCs w:val="22"/>
              <w:u w:val="single"/>
            </w:rPr>
          </w:rPrChange>
        </w:rPr>
        <w:t>Years available</w:t>
      </w:r>
      <w:ins w:id="1611" w:author="Cong" w:date="2020-10-02T19:26:00Z">
        <w:r w:rsidR="002C42AB">
          <w:rPr>
            <w:rFonts w:asciiTheme="majorHAnsi" w:hAnsiTheme="majorHAnsi" w:cstheme="majorHAnsi"/>
            <w:sz w:val="22"/>
            <w:szCs w:val="22"/>
            <w:u w:val="single"/>
          </w:rPr>
          <w:t>:</w:t>
        </w:r>
      </w:ins>
      <w:r w:rsidRPr="00637F62">
        <w:rPr>
          <w:rFonts w:asciiTheme="majorHAnsi" w:hAnsiTheme="majorHAnsi" w:cstheme="majorHAnsi"/>
          <w:sz w:val="22"/>
          <w:szCs w:val="22"/>
          <w:rPrChange w:id="1612" w:author="Cong" w:date="2020-10-02T19:21:00Z">
            <w:rPr>
              <w:rFonts w:asciiTheme="majorHAnsi" w:hAnsiTheme="majorHAnsi" w:cstheme="majorHAnsi"/>
              <w:sz w:val="22"/>
              <w:szCs w:val="22"/>
            </w:rPr>
          </w:rPrChange>
        </w:rPr>
        <w:t xml:space="preserve"> 1994-2018</w:t>
      </w:r>
    </w:p>
    <w:p w14:paraId="214AD680" w14:textId="77777777" w:rsidR="00006262" w:rsidRPr="00637F62" w:rsidRDefault="00006262" w:rsidP="00006262">
      <w:pPr>
        <w:pStyle w:val="PlainText"/>
        <w:ind w:left="720"/>
        <w:rPr>
          <w:rFonts w:asciiTheme="majorHAnsi" w:hAnsiTheme="majorHAnsi" w:cstheme="majorHAnsi"/>
          <w:sz w:val="22"/>
          <w:szCs w:val="22"/>
          <w:rPrChange w:id="1613" w:author="Cong" w:date="2020-10-02T19:21:00Z">
            <w:rPr>
              <w:rFonts w:asciiTheme="majorHAnsi" w:hAnsiTheme="majorHAnsi" w:cstheme="majorHAnsi"/>
              <w:sz w:val="22"/>
              <w:szCs w:val="22"/>
            </w:rPr>
          </w:rPrChange>
        </w:rPr>
        <w:pPrChange w:id="1614" w:author="Cong" w:date="2020-10-02T19:14:00Z">
          <w:pPr>
            <w:pStyle w:val="PlainText"/>
            <w:ind w:firstLine="360"/>
          </w:pPr>
        </w:pPrChange>
      </w:pPr>
    </w:p>
    <w:p w14:paraId="53CF309B" w14:textId="6B25DDE7" w:rsidR="00077548" w:rsidRPr="00637F62" w:rsidRDefault="00077548" w:rsidP="00006262">
      <w:pPr>
        <w:pStyle w:val="ListParagraph"/>
        <w:numPr>
          <w:ilvl w:val="1"/>
          <w:numId w:val="46"/>
        </w:numPr>
        <w:rPr>
          <w:rFonts w:asciiTheme="majorHAnsi" w:hAnsiTheme="majorHAnsi" w:cstheme="majorHAnsi"/>
          <w:iCs/>
          <w:sz w:val="22"/>
          <w:szCs w:val="22"/>
          <w:u w:val="single"/>
          <w:rPrChange w:id="1615" w:author="Cong" w:date="2020-10-02T19:21:00Z">
            <w:rPr>
              <w:rFonts w:asciiTheme="majorHAnsi" w:hAnsiTheme="majorHAnsi" w:cstheme="majorHAnsi"/>
              <w:iCs/>
              <w:sz w:val="22"/>
              <w:szCs w:val="22"/>
              <w:u w:val="single"/>
            </w:rPr>
          </w:rPrChange>
        </w:rPr>
        <w:pPrChange w:id="1616" w:author="Cong" w:date="2020-10-02T19:14:00Z">
          <w:pPr>
            <w:ind w:firstLine="360"/>
          </w:pPr>
        </w:pPrChange>
      </w:pPr>
      <w:r w:rsidRPr="00637F62">
        <w:rPr>
          <w:rFonts w:asciiTheme="majorHAnsi" w:hAnsiTheme="majorHAnsi" w:cstheme="majorHAnsi"/>
          <w:iCs/>
          <w:sz w:val="22"/>
          <w:szCs w:val="22"/>
          <w:u w:val="single"/>
          <w:rPrChange w:id="1617" w:author="Cong" w:date="2020-10-02T19:21:00Z">
            <w:rPr>
              <w:rFonts w:asciiTheme="majorHAnsi" w:hAnsiTheme="majorHAnsi" w:cstheme="majorHAnsi"/>
              <w:iCs/>
              <w:sz w:val="22"/>
              <w:szCs w:val="22"/>
              <w:u w:val="single"/>
            </w:rPr>
          </w:rPrChange>
        </w:rPr>
        <w:t xml:space="preserve">Download instructions </w:t>
      </w:r>
    </w:p>
    <w:p w14:paraId="741F6C41" w14:textId="38F40A31" w:rsidR="00077548" w:rsidRPr="00637F62" w:rsidRDefault="00077548" w:rsidP="00077548">
      <w:pPr>
        <w:ind w:firstLine="360"/>
        <w:rPr>
          <w:rFonts w:asciiTheme="majorHAnsi" w:hAnsiTheme="majorHAnsi" w:cstheme="majorHAnsi"/>
          <w:i/>
          <w:sz w:val="22"/>
          <w:szCs w:val="22"/>
          <w:rPrChange w:id="1618" w:author="Cong" w:date="2020-10-02T19:21:00Z">
            <w:rPr>
              <w:rFonts w:asciiTheme="majorHAnsi" w:hAnsiTheme="majorHAnsi" w:cstheme="majorHAnsi"/>
              <w:i/>
              <w:sz w:val="22"/>
              <w:szCs w:val="22"/>
            </w:rPr>
          </w:rPrChange>
        </w:rPr>
      </w:pPr>
      <w:r w:rsidRPr="00637F62">
        <w:rPr>
          <w:rFonts w:asciiTheme="majorHAnsi" w:hAnsiTheme="majorHAnsi" w:cstheme="majorHAnsi"/>
          <w:i/>
          <w:sz w:val="22"/>
          <w:szCs w:val="22"/>
          <w:rPrChange w:id="1619" w:author="Cong" w:date="2020-10-02T19:21:00Z">
            <w:rPr>
              <w:rFonts w:asciiTheme="majorHAnsi" w:hAnsiTheme="majorHAnsi" w:cstheme="majorHAnsi"/>
              <w:i/>
              <w:sz w:val="22"/>
              <w:szCs w:val="22"/>
            </w:rPr>
          </w:rPrChange>
        </w:rPr>
        <w:t>Health conditions</w:t>
      </w:r>
    </w:p>
    <w:p w14:paraId="39A6F705" w14:textId="2B2AE92A" w:rsidR="00DC5924" w:rsidRPr="00637F62" w:rsidRDefault="00077548" w:rsidP="002C42AB">
      <w:pPr>
        <w:pStyle w:val="ListParagraph"/>
        <w:numPr>
          <w:ilvl w:val="0"/>
          <w:numId w:val="32"/>
        </w:numPr>
        <w:ind w:left="720"/>
        <w:rPr>
          <w:rFonts w:asciiTheme="majorHAnsi" w:hAnsiTheme="majorHAnsi" w:cstheme="majorHAnsi"/>
          <w:sz w:val="22"/>
          <w:szCs w:val="22"/>
          <w:rPrChange w:id="1620" w:author="Cong" w:date="2020-10-02T19:21:00Z">
            <w:rPr>
              <w:rFonts w:asciiTheme="majorHAnsi" w:hAnsiTheme="majorHAnsi" w:cstheme="majorHAnsi"/>
              <w:sz w:val="22"/>
              <w:szCs w:val="22"/>
            </w:rPr>
          </w:rPrChange>
        </w:rPr>
        <w:pPrChange w:id="1621" w:author="Cong" w:date="2020-10-02T19:26:00Z">
          <w:pPr>
            <w:pStyle w:val="ListParagraph"/>
            <w:numPr>
              <w:numId w:val="32"/>
            </w:numPr>
            <w:ind w:left="1080" w:hanging="360"/>
          </w:pPr>
        </w:pPrChange>
      </w:pPr>
      <w:r w:rsidRPr="00637F62">
        <w:rPr>
          <w:rFonts w:asciiTheme="majorHAnsi" w:hAnsiTheme="majorHAnsi" w:cstheme="majorHAnsi"/>
          <w:sz w:val="22"/>
          <w:szCs w:val="22"/>
          <w:rPrChange w:id="1622" w:author="Cong" w:date="2020-10-02T19:21:00Z">
            <w:rPr>
              <w:rFonts w:asciiTheme="majorHAnsi" w:hAnsiTheme="majorHAnsi" w:cstheme="majorHAnsi"/>
              <w:sz w:val="22"/>
              <w:szCs w:val="22"/>
            </w:rPr>
          </w:rPrChange>
        </w:rPr>
        <w:t xml:space="preserve">Go to </w:t>
      </w:r>
      <w:r w:rsidR="00FE6766" w:rsidRPr="00637F62">
        <w:rPr>
          <w:rFonts w:asciiTheme="majorHAnsi" w:hAnsiTheme="majorHAnsi" w:cstheme="majorHAnsi"/>
          <w:sz w:val="22"/>
          <w:szCs w:val="22"/>
          <w:rPrChange w:id="1623" w:author="Cong" w:date="2020-10-02T19:21:00Z">
            <w:rPr>
              <w:rFonts w:asciiTheme="majorHAnsi" w:hAnsiTheme="majorHAnsi" w:cstheme="majorHAnsi"/>
              <w:sz w:val="22"/>
              <w:szCs w:val="22"/>
            </w:rPr>
          </w:rPrChange>
        </w:rPr>
        <w:fldChar w:fldCharType="begin"/>
      </w:r>
      <w:r w:rsidR="00FE6766" w:rsidRPr="00637F62">
        <w:rPr>
          <w:rFonts w:asciiTheme="majorHAnsi" w:hAnsiTheme="majorHAnsi" w:cstheme="majorHAnsi"/>
          <w:sz w:val="22"/>
          <w:szCs w:val="22"/>
          <w:rPrChange w:id="1624" w:author="Cong" w:date="2020-10-02T19:21:00Z">
            <w:rPr>
              <w:rFonts w:asciiTheme="majorHAnsi" w:hAnsiTheme="majorHAnsi" w:cstheme="majorHAnsi"/>
              <w:sz w:val="22"/>
              <w:szCs w:val="22"/>
            </w:rPr>
          </w:rPrChange>
        </w:rPr>
        <w:instrText xml:space="preserve"> HYPERLINK "https://nhis.ipums.org/nhis-action/data_requests/download" </w:instrText>
      </w:r>
      <w:r w:rsidR="00FE6766" w:rsidRPr="00637F62">
        <w:rPr>
          <w:rFonts w:asciiTheme="majorHAnsi" w:hAnsiTheme="majorHAnsi" w:cstheme="majorHAnsi"/>
          <w:sz w:val="22"/>
          <w:szCs w:val="22"/>
          <w:rPrChange w:id="1625" w:author="Cong" w:date="2020-10-02T19:21:00Z">
            <w:rPr>
              <w:rFonts w:asciiTheme="majorHAnsi" w:hAnsiTheme="majorHAnsi" w:cstheme="majorHAnsi"/>
              <w:sz w:val="22"/>
              <w:szCs w:val="22"/>
            </w:rPr>
          </w:rPrChange>
        </w:rPr>
        <w:fldChar w:fldCharType="separate"/>
      </w:r>
      <w:r w:rsidRPr="00637F62">
        <w:rPr>
          <w:rStyle w:val="Hyperlink"/>
          <w:rFonts w:asciiTheme="majorHAnsi" w:hAnsiTheme="majorHAnsi" w:cstheme="majorHAnsi"/>
          <w:sz w:val="22"/>
          <w:szCs w:val="22"/>
          <w:rPrChange w:id="1626" w:author="Cong" w:date="2020-10-02T19:21:00Z">
            <w:rPr>
              <w:rStyle w:val="Hyperlink"/>
              <w:rFonts w:asciiTheme="majorHAnsi" w:hAnsiTheme="majorHAnsi" w:cstheme="majorHAnsi"/>
              <w:sz w:val="22"/>
              <w:szCs w:val="22"/>
            </w:rPr>
          </w:rPrChange>
        </w:rPr>
        <w:t>https://nhis.ipums.org/nhis-action/data_requests/download</w:t>
      </w:r>
      <w:r w:rsidR="00FE6766" w:rsidRPr="00637F62">
        <w:rPr>
          <w:rStyle w:val="Hyperlink"/>
          <w:rFonts w:asciiTheme="majorHAnsi" w:hAnsiTheme="majorHAnsi" w:cstheme="majorHAnsi"/>
          <w:sz w:val="22"/>
          <w:szCs w:val="22"/>
          <w:rPrChange w:id="1627" w:author="Cong" w:date="2020-10-02T19:21:00Z">
            <w:rPr>
              <w:rStyle w:val="Hyperlink"/>
              <w:rFonts w:asciiTheme="majorHAnsi" w:hAnsiTheme="majorHAnsi" w:cstheme="majorHAnsi"/>
              <w:sz w:val="22"/>
              <w:szCs w:val="22"/>
            </w:rPr>
          </w:rPrChange>
        </w:rPr>
        <w:fldChar w:fldCharType="end"/>
      </w:r>
      <w:ins w:id="1628" w:author="Cong" w:date="2020-10-02T17:26:00Z">
        <w:r w:rsidR="00DB52CA" w:rsidRPr="00637F62">
          <w:rPr>
            <w:rStyle w:val="Hyperlink"/>
            <w:rFonts w:asciiTheme="majorHAnsi" w:hAnsiTheme="majorHAnsi" w:cstheme="majorHAnsi"/>
            <w:sz w:val="22"/>
            <w:szCs w:val="22"/>
            <w:rPrChange w:id="1629" w:author="Cong" w:date="2020-10-02T19:21:00Z">
              <w:rPr>
                <w:rStyle w:val="Hyperlink"/>
                <w:rFonts w:asciiTheme="majorHAnsi" w:hAnsiTheme="majorHAnsi" w:cstheme="majorHAnsi"/>
                <w:sz w:val="22"/>
                <w:szCs w:val="22"/>
              </w:rPr>
            </w:rPrChange>
          </w:rPr>
          <w:t>.</w:t>
        </w:r>
      </w:ins>
    </w:p>
    <w:p w14:paraId="555F4BF6" w14:textId="172334F5" w:rsidR="00DC5924" w:rsidRPr="00637F62" w:rsidRDefault="00DC5924" w:rsidP="002C42AB">
      <w:pPr>
        <w:pStyle w:val="ListParagraph"/>
        <w:numPr>
          <w:ilvl w:val="0"/>
          <w:numId w:val="32"/>
        </w:numPr>
        <w:ind w:left="720"/>
        <w:rPr>
          <w:rFonts w:asciiTheme="majorHAnsi" w:hAnsiTheme="majorHAnsi" w:cstheme="majorHAnsi"/>
          <w:sz w:val="22"/>
          <w:szCs w:val="22"/>
          <w:rPrChange w:id="1630" w:author="Cong" w:date="2020-10-02T19:21:00Z">
            <w:rPr>
              <w:rFonts w:asciiTheme="majorHAnsi" w:hAnsiTheme="majorHAnsi" w:cstheme="majorHAnsi"/>
              <w:sz w:val="22"/>
              <w:szCs w:val="22"/>
            </w:rPr>
          </w:rPrChange>
        </w:rPr>
        <w:pPrChange w:id="1631" w:author="Cong" w:date="2020-10-02T19:26:00Z">
          <w:pPr>
            <w:pStyle w:val="ListParagraph"/>
            <w:numPr>
              <w:numId w:val="32"/>
            </w:numPr>
            <w:ind w:left="1080" w:hanging="360"/>
          </w:pPr>
        </w:pPrChange>
      </w:pPr>
      <w:r w:rsidRPr="00637F62">
        <w:rPr>
          <w:rFonts w:asciiTheme="majorHAnsi" w:hAnsiTheme="majorHAnsi" w:cstheme="majorHAnsi"/>
          <w:sz w:val="22"/>
          <w:szCs w:val="22"/>
          <w:rPrChange w:id="1632" w:author="Cong" w:date="2020-10-02T19:21:00Z">
            <w:rPr>
              <w:rFonts w:asciiTheme="majorHAnsi" w:hAnsiTheme="majorHAnsi" w:cstheme="majorHAnsi"/>
              <w:sz w:val="22"/>
              <w:szCs w:val="22"/>
            </w:rPr>
          </w:rPrChange>
        </w:rPr>
        <w:t xml:space="preserve">Select “all samples” </w:t>
      </w:r>
      <w:r w:rsidR="00077548" w:rsidRPr="00637F62">
        <w:rPr>
          <w:rFonts w:asciiTheme="majorHAnsi" w:hAnsiTheme="majorHAnsi" w:cstheme="majorHAnsi"/>
          <w:sz w:val="22"/>
          <w:szCs w:val="22"/>
          <w:rPrChange w:id="1633" w:author="Cong" w:date="2020-10-02T19:21:00Z">
            <w:rPr>
              <w:rFonts w:asciiTheme="majorHAnsi" w:hAnsiTheme="majorHAnsi" w:cstheme="majorHAnsi"/>
              <w:sz w:val="22"/>
              <w:szCs w:val="22"/>
            </w:rPr>
          </w:rPrChange>
        </w:rPr>
        <w:t>to get a</w:t>
      </w:r>
      <w:r w:rsidRPr="00637F62">
        <w:rPr>
          <w:rFonts w:asciiTheme="majorHAnsi" w:hAnsiTheme="majorHAnsi" w:cstheme="majorHAnsi"/>
          <w:sz w:val="22"/>
          <w:szCs w:val="22"/>
          <w:rPrChange w:id="1634" w:author="Cong" w:date="2020-10-02T19:21:00Z">
            <w:rPr>
              <w:rFonts w:asciiTheme="majorHAnsi" w:hAnsiTheme="majorHAnsi" w:cstheme="majorHAnsi"/>
              <w:sz w:val="22"/>
              <w:szCs w:val="22"/>
            </w:rPr>
          </w:rPrChange>
        </w:rPr>
        <w:t xml:space="preserve"> long series of years</w:t>
      </w:r>
    </w:p>
    <w:p w14:paraId="43F211B4" w14:textId="3ECFE6FE" w:rsidR="00DC5924" w:rsidRPr="00637F62" w:rsidRDefault="00DC5924" w:rsidP="002C42AB">
      <w:pPr>
        <w:pStyle w:val="ListParagraph"/>
        <w:numPr>
          <w:ilvl w:val="0"/>
          <w:numId w:val="32"/>
        </w:numPr>
        <w:ind w:left="720"/>
        <w:rPr>
          <w:rFonts w:asciiTheme="majorHAnsi" w:hAnsiTheme="majorHAnsi" w:cstheme="majorHAnsi"/>
          <w:sz w:val="22"/>
          <w:szCs w:val="22"/>
          <w:rPrChange w:id="1635" w:author="Cong" w:date="2020-10-02T19:21:00Z">
            <w:rPr>
              <w:rFonts w:asciiTheme="majorHAnsi" w:hAnsiTheme="majorHAnsi" w:cstheme="majorHAnsi"/>
              <w:sz w:val="22"/>
              <w:szCs w:val="22"/>
            </w:rPr>
          </w:rPrChange>
        </w:rPr>
        <w:pPrChange w:id="1636" w:author="Cong" w:date="2020-10-02T19:26:00Z">
          <w:pPr>
            <w:pStyle w:val="ListParagraph"/>
            <w:numPr>
              <w:numId w:val="32"/>
            </w:numPr>
            <w:ind w:left="1080" w:hanging="360"/>
          </w:pPr>
        </w:pPrChange>
      </w:pPr>
      <w:r w:rsidRPr="00637F62">
        <w:rPr>
          <w:rFonts w:asciiTheme="majorHAnsi" w:hAnsiTheme="majorHAnsi" w:cstheme="majorHAnsi"/>
          <w:sz w:val="22"/>
          <w:szCs w:val="22"/>
          <w:rPrChange w:id="1637" w:author="Cong" w:date="2020-10-02T19:21:00Z">
            <w:rPr>
              <w:rFonts w:asciiTheme="majorHAnsi" w:hAnsiTheme="majorHAnsi" w:cstheme="majorHAnsi"/>
              <w:sz w:val="22"/>
              <w:szCs w:val="22"/>
            </w:rPr>
          </w:rPrChange>
        </w:rPr>
        <w:t>Selec</w:t>
      </w:r>
      <w:r w:rsidR="00077548" w:rsidRPr="00637F62">
        <w:rPr>
          <w:rFonts w:asciiTheme="majorHAnsi" w:hAnsiTheme="majorHAnsi" w:cstheme="majorHAnsi"/>
          <w:sz w:val="22"/>
          <w:szCs w:val="22"/>
          <w:rPrChange w:id="1638" w:author="Cong" w:date="2020-10-02T19:21:00Z">
            <w:rPr>
              <w:rFonts w:asciiTheme="majorHAnsi" w:hAnsiTheme="majorHAnsi" w:cstheme="majorHAnsi"/>
              <w:sz w:val="22"/>
              <w:szCs w:val="22"/>
            </w:rPr>
          </w:rPrChange>
        </w:rPr>
        <w:t>t</w:t>
      </w:r>
      <w:r w:rsidRPr="00637F62">
        <w:rPr>
          <w:rFonts w:asciiTheme="majorHAnsi" w:hAnsiTheme="majorHAnsi" w:cstheme="majorHAnsi"/>
          <w:sz w:val="22"/>
          <w:szCs w:val="22"/>
          <w:rPrChange w:id="1639" w:author="Cong" w:date="2020-10-02T19:21:00Z">
            <w:rPr>
              <w:rFonts w:asciiTheme="majorHAnsi" w:hAnsiTheme="majorHAnsi" w:cstheme="majorHAnsi"/>
              <w:sz w:val="22"/>
              <w:szCs w:val="22"/>
            </w:rPr>
          </w:rPrChange>
        </w:rPr>
        <w:t xml:space="preserve"> </w:t>
      </w:r>
      <w:r w:rsidR="00077548" w:rsidRPr="00637F62">
        <w:rPr>
          <w:rFonts w:asciiTheme="majorHAnsi" w:hAnsiTheme="majorHAnsi" w:cstheme="majorHAnsi"/>
          <w:sz w:val="22"/>
          <w:szCs w:val="22"/>
          <w:rPrChange w:id="1640" w:author="Cong" w:date="2020-10-02T19:21:00Z">
            <w:rPr>
              <w:rFonts w:asciiTheme="majorHAnsi" w:hAnsiTheme="majorHAnsi" w:cstheme="majorHAnsi"/>
              <w:sz w:val="22"/>
              <w:szCs w:val="22"/>
            </w:rPr>
          </w:rPrChange>
        </w:rPr>
        <w:t xml:space="preserve">the tab </w:t>
      </w:r>
      <w:r w:rsidRPr="00637F62">
        <w:rPr>
          <w:rFonts w:asciiTheme="majorHAnsi" w:hAnsiTheme="majorHAnsi" w:cstheme="majorHAnsi"/>
          <w:sz w:val="22"/>
          <w:szCs w:val="22"/>
          <w:rPrChange w:id="1641" w:author="Cong" w:date="2020-10-02T19:21:00Z">
            <w:rPr>
              <w:rFonts w:asciiTheme="majorHAnsi" w:hAnsiTheme="majorHAnsi" w:cstheme="majorHAnsi"/>
              <w:sz w:val="22"/>
              <w:szCs w:val="22"/>
            </w:rPr>
          </w:rPrChange>
        </w:rPr>
        <w:t xml:space="preserve">“person” </w:t>
      </w:r>
      <w:r w:rsidR="00077548" w:rsidRPr="00637F62">
        <w:rPr>
          <w:rFonts w:asciiTheme="majorHAnsi" w:hAnsiTheme="majorHAnsi" w:cstheme="majorHAnsi"/>
          <w:sz w:val="22"/>
          <w:szCs w:val="22"/>
          <w:rPrChange w:id="1642" w:author="Cong" w:date="2020-10-02T19:21:00Z">
            <w:rPr>
              <w:rFonts w:asciiTheme="majorHAnsi" w:hAnsiTheme="majorHAnsi" w:cstheme="majorHAnsi"/>
              <w:sz w:val="22"/>
              <w:szCs w:val="22"/>
            </w:rPr>
          </w:rPrChange>
        </w:rPr>
        <w:t xml:space="preserve">for person-level </w:t>
      </w:r>
      <w:r w:rsidRPr="00637F62">
        <w:rPr>
          <w:rFonts w:asciiTheme="majorHAnsi" w:hAnsiTheme="majorHAnsi" w:cstheme="majorHAnsi"/>
          <w:sz w:val="22"/>
          <w:szCs w:val="22"/>
          <w:rPrChange w:id="1643" w:author="Cong" w:date="2020-10-02T19:21:00Z">
            <w:rPr>
              <w:rFonts w:asciiTheme="majorHAnsi" w:hAnsiTheme="majorHAnsi" w:cstheme="majorHAnsi"/>
              <w:sz w:val="22"/>
              <w:szCs w:val="22"/>
            </w:rPr>
          </w:rPrChange>
        </w:rPr>
        <w:t xml:space="preserve">variables </w:t>
      </w:r>
      <w:r w:rsidR="00077548" w:rsidRPr="00637F62">
        <w:rPr>
          <w:rFonts w:asciiTheme="majorHAnsi" w:hAnsiTheme="majorHAnsi" w:cstheme="majorHAnsi"/>
          <w:sz w:val="22"/>
          <w:szCs w:val="22"/>
          <w:rPrChange w:id="1644" w:author="Cong" w:date="2020-10-02T19:21:00Z">
            <w:rPr>
              <w:rFonts w:asciiTheme="majorHAnsi" w:hAnsiTheme="majorHAnsi" w:cstheme="majorHAnsi"/>
              <w:sz w:val="22"/>
              <w:szCs w:val="22"/>
            </w:rPr>
          </w:rPrChange>
        </w:rPr>
        <w:t>(</w:t>
      </w:r>
      <w:r w:rsidRPr="00637F62">
        <w:rPr>
          <w:rFonts w:asciiTheme="majorHAnsi" w:hAnsiTheme="majorHAnsi" w:cstheme="majorHAnsi"/>
          <w:sz w:val="22"/>
          <w:szCs w:val="22"/>
          <w:rPrChange w:id="1645" w:author="Cong" w:date="2020-10-02T19:21:00Z">
            <w:rPr>
              <w:rFonts w:asciiTheme="majorHAnsi" w:hAnsiTheme="majorHAnsi" w:cstheme="majorHAnsi"/>
              <w:sz w:val="22"/>
              <w:szCs w:val="22"/>
            </w:rPr>
          </w:rPrChange>
        </w:rPr>
        <w:t>not “household”</w:t>
      </w:r>
      <w:r w:rsidR="00077548" w:rsidRPr="00637F62">
        <w:rPr>
          <w:rFonts w:asciiTheme="majorHAnsi" w:hAnsiTheme="majorHAnsi" w:cstheme="majorHAnsi"/>
          <w:sz w:val="22"/>
          <w:szCs w:val="22"/>
          <w:rPrChange w:id="1646" w:author="Cong" w:date="2020-10-02T19:21:00Z">
            <w:rPr>
              <w:rFonts w:asciiTheme="majorHAnsi" w:hAnsiTheme="majorHAnsi" w:cstheme="majorHAnsi"/>
              <w:sz w:val="22"/>
              <w:szCs w:val="22"/>
            </w:rPr>
          </w:rPrChange>
        </w:rPr>
        <w:t>)</w:t>
      </w:r>
    </w:p>
    <w:p w14:paraId="3CD9A52F" w14:textId="0AD4CDB0" w:rsidR="00BF056A" w:rsidRPr="00637F62" w:rsidRDefault="00DC5924" w:rsidP="002C42AB">
      <w:pPr>
        <w:pStyle w:val="ListParagraph"/>
        <w:numPr>
          <w:ilvl w:val="0"/>
          <w:numId w:val="32"/>
        </w:numPr>
        <w:ind w:left="720"/>
        <w:rPr>
          <w:ins w:id="1647" w:author="Cong" w:date="2020-10-02T17:26:00Z"/>
          <w:rFonts w:asciiTheme="majorHAnsi" w:hAnsiTheme="majorHAnsi" w:cstheme="majorHAnsi"/>
          <w:sz w:val="22"/>
          <w:szCs w:val="22"/>
          <w:rPrChange w:id="1648" w:author="Cong" w:date="2020-10-02T19:21:00Z">
            <w:rPr>
              <w:ins w:id="1649" w:author="Cong" w:date="2020-10-02T17:26:00Z"/>
              <w:rFonts w:asciiTheme="majorHAnsi" w:hAnsiTheme="majorHAnsi" w:cstheme="majorHAnsi"/>
              <w:sz w:val="22"/>
              <w:szCs w:val="22"/>
            </w:rPr>
          </w:rPrChange>
        </w:rPr>
        <w:pPrChange w:id="1650" w:author="Cong" w:date="2020-10-02T19:26:00Z">
          <w:pPr>
            <w:pStyle w:val="ListParagraph"/>
            <w:numPr>
              <w:numId w:val="32"/>
            </w:numPr>
            <w:ind w:left="1080" w:hanging="360"/>
          </w:pPr>
        </w:pPrChange>
      </w:pPr>
      <w:r w:rsidRPr="00637F62">
        <w:rPr>
          <w:rFonts w:asciiTheme="majorHAnsi" w:hAnsiTheme="majorHAnsi" w:cstheme="majorHAnsi"/>
          <w:sz w:val="22"/>
          <w:szCs w:val="22"/>
          <w:rPrChange w:id="1651" w:author="Cong" w:date="2020-10-02T19:21:00Z">
            <w:rPr>
              <w:rFonts w:asciiTheme="majorHAnsi" w:hAnsiTheme="majorHAnsi" w:cstheme="majorHAnsi"/>
              <w:sz w:val="22"/>
              <w:szCs w:val="22"/>
            </w:rPr>
          </w:rPrChange>
        </w:rPr>
        <w:t>Select all health conditions that seemed to be</w:t>
      </w:r>
      <w:r w:rsidR="00BF056A" w:rsidRPr="00637F62">
        <w:rPr>
          <w:rFonts w:asciiTheme="majorHAnsi" w:hAnsiTheme="majorHAnsi" w:cstheme="majorHAnsi"/>
          <w:sz w:val="22"/>
          <w:szCs w:val="22"/>
          <w:rPrChange w:id="1652" w:author="Cong" w:date="2020-10-02T19:21:00Z">
            <w:rPr>
              <w:rFonts w:asciiTheme="majorHAnsi" w:hAnsiTheme="majorHAnsi" w:cstheme="majorHAnsi"/>
              <w:sz w:val="22"/>
              <w:szCs w:val="22"/>
            </w:rPr>
          </w:rPrChange>
        </w:rPr>
        <w:t xml:space="preserve"> asked all years from </w:t>
      </w:r>
      <w:r w:rsidR="00077548" w:rsidRPr="00637F62">
        <w:rPr>
          <w:rFonts w:asciiTheme="majorHAnsi" w:hAnsiTheme="majorHAnsi" w:cstheme="majorHAnsi"/>
          <w:sz w:val="22"/>
          <w:szCs w:val="22"/>
          <w:rPrChange w:id="1653" w:author="Cong" w:date="2020-10-02T19:21:00Z">
            <w:rPr>
              <w:rFonts w:asciiTheme="majorHAnsi" w:hAnsiTheme="majorHAnsi" w:cstheme="majorHAnsi"/>
              <w:sz w:val="22"/>
              <w:szCs w:val="22"/>
            </w:rPr>
          </w:rPrChange>
        </w:rPr>
        <w:t>19</w:t>
      </w:r>
      <w:r w:rsidR="00BF056A" w:rsidRPr="00637F62">
        <w:rPr>
          <w:rFonts w:asciiTheme="majorHAnsi" w:hAnsiTheme="majorHAnsi" w:cstheme="majorHAnsi"/>
          <w:sz w:val="22"/>
          <w:szCs w:val="22"/>
          <w:rPrChange w:id="1654" w:author="Cong" w:date="2020-10-02T19:21:00Z">
            <w:rPr>
              <w:rFonts w:asciiTheme="majorHAnsi" w:hAnsiTheme="majorHAnsi" w:cstheme="majorHAnsi"/>
              <w:sz w:val="22"/>
              <w:szCs w:val="22"/>
            </w:rPr>
          </w:rPrChange>
        </w:rPr>
        <w:t>94 onwards</w:t>
      </w:r>
      <w:ins w:id="1655" w:author="Cong" w:date="2020-10-02T17:26:00Z">
        <w:r w:rsidR="00DB52CA" w:rsidRPr="00637F62">
          <w:rPr>
            <w:rFonts w:asciiTheme="majorHAnsi" w:hAnsiTheme="majorHAnsi" w:cstheme="majorHAnsi"/>
            <w:sz w:val="22"/>
            <w:szCs w:val="22"/>
            <w:rPrChange w:id="1656" w:author="Cong" w:date="2020-10-02T19:21:00Z">
              <w:rPr>
                <w:rFonts w:asciiTheme="majorHAnsi" w:hAnsiTheme="majorHAnsi" w:cstheme="majorHAnsi"/>
                <w:sz w:val="22"/>
                <w:szCs w:val="22"/>
              </w:rPr>
            </w:rPrChange>
          </w:rPr>
          <w:t>. Please see the picture below</w:t>
        </w:r>
      </w:ins>
    </w:p>
    <w:p w14:paraId="20E38AFE" w14:textId="5457F2A3" w:rsidR="00DB52CA" w:rsidRPr="00637F62" w:rsidRDefault="00DB52CA" w:rsidP="002C42AB">
      <w:pPr>
        <w:pStyle w:val="ListParagraph"/>
        <w:ind w:hanging="360"/>
        <w:rPr>
          <w:rFonts w:asciiTheme="majorHAnsi" w:hAnsiTheme="majorHAnsi" w:cstheme="majorHAnsi"/>
          <w:sz w:val="22"/>
          <w:szCs w:val="22"/>
          <w:rPrChange w:id="1657" w:author="Cong" w:date="2020-10-02T19:21:00Z">
            <w:rPr>
              <w:rFonts w:asciiTheme="majorHAnsi" w:hAnsiTheme="majorHAnsi" w:cstheme="majorHAnsi"/>
              <w:sz w:val="22"/>
              <w:szCs w:val="22"/>
            </w:rPr>
          </w:rPrChange>
        </w:rPr>
        <w:pPrChange w:id="1658" w:author="Cong" w:date="2020-10-02T19:26:00Z">
          <w:pPr>
            <w:pStyle w:val="ListParagraph"/>
            <w:numPr>
              <w:numId w:val="32"/>
            </w:numPr>
            <w:ind w:left="1080" w:hanging="360"/>
          </w:pPr>
        </w:pPrChange>
      </w:pPr>
      <w:ins w:id="1659" w:author="Cong" w:date="2020-10-02T17:26:00Z">
        <w:r w:rsidRPr="00637F62">
          <w:rPr>
            <w:rFonts w:asciiTheme="majorHAnsi" w:hAnsiTheme="majorHAnsi" w:cstheme="majorHAnsi"/>
            <w:sz w:val="22"/>
            <w:szCs w:val="22"/>
            <w:rPrChange w:id="1660" w:author="Cong" w:date="2020-10-02T19:21:00Z">
              <w:rPr/>
            </w:rPrChange>
          </w:rPr>
          <w:drawing>
            <wp:inline distT="0" distB="0" distL="0" distR="0" wp14:anchorId="4D04322D" wp14:editId="739474ED">
              <wp:extent cx="54864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971800"/>
                      </a:xfrm>
                      <a:prstGeom prst="rect">
                        <a:avLst/>
                      </a:prstGeom>
                    </pic:spPr>
                  </pic:pic>
                </a:graphicData>
              </a:graphic>
            </wp:inline>
          </w:drawing>
        </w:r>
      </w:ins>
    </w:p>
    <w:p w14:paraId="2912FCAF" w14:textId="58748FE7" w:rsidR="00077548" w:rsidRPr="00637F62" w:rsidRDefault="00077548" w:rsidP="002C42AB">
      <w:pPr>
        <w:spacing w:line="259" w:lineRule="auto"/>
        <w:ind w:left="720" w:hanging="360"/>
        <w:rPr>
          <w:rFonts w:asciiTheme="majorHAnsi" w:hAnsiTheme="majorHAnsi" w:cstheme="majorHAnsi"/>
          <w:i/>
          <w:iCs/>
          <w:sz w:val="22"/>
          <w:szCs w:val="22"/>
          <w:rPrChange w:id="1661" w:author="Cong" w:date="2020-10-02T19:21:00Z">
            <w:rPr>
              <w:rFonts w:asciiTheme="majorHAnsi" w:hAnsiTheme="majorHAnsi" w:cstheme="majorHAnsi"/>
              <w:i/>
              <w:iCs/>
              <w:sz w:val="22"/>
              <w:szCs w:val="22"/>
            </w:rPr>
          </w:rPrChange>
        </w:rPr>
        <w:pPrChange w:id="1662" w:author="Cong" w:date="2020-10-02T19:26:00Z">
          <w:pPr>
            <w:spacing w:line="259" w:lineRule="auto"/>
            <w:ind w:firstLine="360"/>
          </w:pPr>
        </w:pPrChange>
      </w:pPr>
      <w:r w:rsidRPr="00637F62">
        <w:rPr>
          <w:rFonts w:asciiTheme="majorHAnsi" w:hAnsiTheme="majorHAnsi" w:cstheme="majorHAnsi"/>
          <w:i/>
          <w:iCs/>
          <w:sz w:val="22"/>
          <w:szCs w:val="22"/>
          <w:rPrChange w:id="1663" w:author="Cong" w:date="2020-10-02T19:21:00Z">
            <w:rPr>
              <w:rFonts w:asciiTheme="majorHAnsi" w:hAnsiTheme="majorHAnsi" w:cstheme="majorHAnsi"/>
              <w:i/>
              <w:iCs/>
              <w:sz w:val="22"/>
              <w:szCs w:val="22"/>
            </w:rPr>
          </w:rPrChange>
        </w:rPr>
        <w:t xml:space="preserve">Demographic information </w:t>
      </w:r>
    </w:p>
    <w:p w14:paraId="5AAA0163" w14:textId="1870B617" w:rsidR="00077548" w:rsidRPr="00637F62" w:rsidRDefault="00077548" w:rsidP="002C42AB">
      <w:pPr>
        <w:pStyle w:val="ListParagraph"/>
        <w:numPr>
          <w:ilvl w:val="0"/>
          <w:numId w:val="34"/>
        </w:numPr>
        <w:ind w:left="720"/>
        <w:rPr>
          <w:rFonts w:asciiTheme="majorHAnsi" w:hAnsiTheme="majorHAnsi" w:cstheme="majorHAnsi"/>
          <w:sz w:val="22"/>
          <w:szCs w:val="22"/>
          <w:rPrChange w:id="1664" w:author="Cong" w:date="2020-10-02T19:21:00Z">
            <w:rPr>
              <w:rFonts w:asciiTheme="majorHAnsi" w:hAnsiTheme="majorHAnsi" w:cstheme="majorHAnsi"/>
              <w:sz w:val="22"/>
              <w:szCs w:val="22"/>
            </w:rPr>
          </w:rPrChange>
        </w:rPr>
        <w:pPrChange w:id="1665" w:author="Cong" w:date="2020-10-02T19:26:00Z">
          <w:pPr>
            <w:pStyle w:val="ListParagraph"/>
            <w:numPr>
              <w:numId w:val="34"/>
            </w:numPr>
            <w:ind w:left="1080" w:hanging="360"/>
          </w:pPr>
        </w:pPrChange>
      </w:pPr>
      <w:r w:rsidRPr="00637F62">
        <w:rPr>
          <w:rFonts w:asciiTheme="majorHAnsi" w:hAnsiTheme="majorHAnsi" w:cstheme="majorHAnsi"/>
          <w:sz w:val="22"/>
          <w:szCs w:val="22"/>
          <w:rPrChange w:id="1666" w:author="Cong" w:date="2020-10-02T19:21:00Z">
            <w:rPr>
              <w:rFonts w:asciiTheme="majorHAnsi" w:hAnsiTheme="majorHAnsi" w:cstheme="majorHAnsi"/>
              <w:sz w:val="22"/>
              <w:szCs w:val="22"/>
            </w:rPr>
          </w:rPrChange>
        </w:rPr>
        <w:t>Select demographic tab that contains age, race and gender variables</w:t>
      </w:r>
    </w:p>
    <w:p w14:paraId="370645EE" w14:textId="19E3143B" w:rsidR="003A44F0" w:rsidRPr="00637F62" w:rsidRDefault="003A44F0" w:rsidP="002C42AB">
      <w:pPr>
        <w:pStyle w:val="ListParagraph"/>
        <w:numPr>
          <w:ilvl w:val="0"/>
          <w:numId w:val="34"/>
        </w:numPr>
        <w:ind w:left="720"/>
        <w:rPr>
          <w:rFonts w:asciiTheme="majorHAnsi" w:hAnsiTheme="majorHAnsi" w:cstheme="majorHAnsi"/>
          <w:sz w:val="22"/>
          <w:szCs w:val="22"/>
          <w:rPrChange w:id="1667" w:author="Cong" w:date="2020-10-02T19:21:00Z">
            <w:rPr>
              <w:rFonts w:asciiTheme="majorHAnsi" w:hAnsiTheme="majorHAnsi" w:cstheme="majorHAnsi"/>
              <w:sz w:val="22"/>
              <w:szCs w:val="22"/>
            </w:rPr>
          </w:rPrChange>
        </w:rPr>
        <w:pPrChange w:id="1668" w:author="Cong" w:date="2020-10-02T19:26:00Z">
          <w:pPr>
            <w:pStyle w:val="ListParagraph"/>
            <w:numPr>
              <w:numId w:val="34"/>
            </w:numPr>
            <w:ind w:left="1080" w:hanging="360"/>
          </w:pPr>
        </w:pPrChange>
      </w:pPr>
      <w:r w:rsidRPr="00637F62">
        <w:rPr>
          <w:rFonts w:asciiTheme="majorHAnsi" w:hAnsiTheme="majorHAnsi" w:cstheme="majorHAnsi"/>
          <w:sz w:val="22"/>
          <w:szCs w:val="22"/>
          <w:rPrChange w:id="1669" w:author="Cong" w:date="2020-10-02T19:21:00Z">
            <w:rPr>
              <w:rFonts w:asciiTheme="majorHAnsi" w:hAnsiTheme="majorHAnsi" w:cstheme="majorHAnsi"/>
              <w:sz w:val="22"/>
              <w:szCs w:val="22"/>
            </w:rPr>
          </w:rPrChange>
        </w:rPr>
        <w:t>Submit a request and wait until IPUMS notifies of the availability of download</w:t>
      </w:r>
    </w:p>
    <w:p w14:paraId="33C809A3" w14:textId="7C177279" w:rsidR="003A44F0" w:rsidRPr="00637F62" w:rsidRDefault="003A44F0" w:rsidP="002C42AB">
      <w:pPr>
        <w:pStyle w:val="ListParagraph"/>
        <w:numPr>
          <w:ilvl w:val="0"/>
          <w:numId w:val="34"/>
        </w:numPr>
        <w:ind w:left="720"/>
        <w:rPr>
          <w:rFonts w:asciiTheme="majorHAnsi" w:hAnsiTheme="majorHAnsi" w:cstheme="majorHAnsi"/>
          <w:sz w:val="22"/>
          <w:szCs w:val="22"/>
          <w:rPrChange w:id="1670" w:author="Cong" w:date="2020-10-02T19:21:00Z">
            <w:rPr>
              <w:rFonts w:asciiTheme="majorHAnsi" w:hAnsiTheme="majorHAnsi" w:cstheme="majorHAnsi"/>
              <w:sz w:val="22"/>
              <w:szCs w:val="22"/>
            </w:rPr>
          </w:rPrChange>
        </w:rPr>
        <w:pPrChange w:id="1671" w:author="Cong" w:date="2020-10-02T19:26:00Z">
          <w:pPr>
            <w:pStyle w:val="ListParagraph"/>
            <w:numPr>
              <w:numId w:val="34"/>
            </w:numPr>
            <w:ind w:left="1080" w:hanging="360"/>
          </w:pPr>
        </w:pPrChange>
      </w:pPr>
      <w:r w:rsidRPr="00637F62">
        <w:rPr>
          <w:rFonts w:asciiTheme="majorHAnsi" w:hAnsiTheme="majorHAnsi" w:cstheme="majorHAnsi"/>
          <w:sz w:val="22"/>
          <w:szCs w:val="22"/>
          <w:rPrChange w:id="1672" w:author="Cong" w:date="2020-10-02T19:21:00Z">
            <w:rPr>
              <w:rFonts w:asciiTheme="majorHAnsi" w:hAnsiTheme="majorHAnsi" w:cstheme="majorHAnsi"/>
              <w:sz w:val="22"/>
              <w:szCs w:val="22"/>
            </w:rPr>
          </w:rPrChange>
        </w:rPr>
        <w:t>Download .</w:t>
      </w:r>
      <w:proofErr w:type="spellStart"/>
      <w:r w:rsidRPr="00637F62">
        <w:rPr>
          <w:rFonts w:asciiTheme="majorHAnsi" w:hAnsiTheme="majorHAnsi" w:cstheme="majorHAnsi"/>
          <w:sz w:val="22"/>
          <w:szCs w:val="22"/>
          <w:rPrChange w:id="1673" w:author="Cong" w:date="2020-10-02T19:21:00Z">
            <w:rPr>
              <w:rFonts w:asciiTheme="majorHAnsi" w:hAnsiTheme="majorHAnsi" w:cstheme="majorHAnsi"/>
              <w:sz w:val="22"/>
              <w:szCs w:val="22"/>
            </w:rPr>
          </w:rPrChange>
        </w:rPr>
        <w:t>dat</w:t>
      </w:r>
      <w:proofErr w:type="spellEnd"/>
      <w:r w:rsidRPr="00637F62">
        <w:rPr>
          <w:rFonts w:asciiTheme="majorHAnsi" w:hAnsiTheme="majorHAnsi" w:cstheme="majorHAnsi"/>
          <w:sz w:val="22"/>
          <w:szCs w:val="22"/>
          <w:rPrChange w:id="1674" w:author="Cong" w:date="2020-10-02T19:21:00Z">
            <w:rPr>
              <w:rFonts w:asciiTheme="majorHAnsi" w:hAnsiTheme="majorHAnsi" w:cstheme="majorHAnsi"/>
              <w:sz w:val="22"/>
              <w:szCs w:val="22"/>
            </w:rPr>
          </w:rPrChange>
        </w:rPr>
        <w:t xml:space="preserve"> and the Stata code from the download page </w:t>
      </w:r>
    </w:p>
    <w:p w14:paraId="4BDBB7BC" w14:textId="2D1D8588" w:rsidR="003A44F0" w:rsidRPr="00637F62" w:rsidRDefault="003A44F0" w:rsidP="002C42AB">
      <w:pPr>
        <w:pStyle w:val="ListParagraph"/>
        <w:numPr>
          <w:ilvl w:val="0"/>
          <w:numId w:val="34"/>
        </w:numPr>
        <w:ind w:left="720"/>
        <w:rPr>
          <w:rFonts w:asciiTheme="majorHAnsi" w:hAnsiTheme="majorHAnsi" w:cstheme="majorHAnsi"/>
          <w:sz w:val="22"/>
          <w:szCs w:val="22"/>
          <w:rPrChange w:id="1675" w:author="Cong" w:date="2020-10-02T19:21:00Z">
            <w:rPr>
              <w:rFonts w:asciiTheme="majorHAnsi" w:hAnsiTheme="majorHAnsi" w:cstheme="majorHAnsi"/>
              <w:sz w:val="22"/>
              <w:szCs w:val="22"/>
            </w:rPr>
          </w:rPrChange>
        </w:rPr>
        <w:pPrChange w:id="1676" w:author="Cong" w:date="2020-10-02T19:26:00Z">
          <w:pPr>
            <w:pStyle w:val="ListParagraph"/>
            <w:numPr>
              <w:numId w:val="34"/>
            </w:numPr>
            <w:ind w:left="1080" w:hanging="360"/>
          </w:pPr>
        </w:pPrChange>
      </w:pPr>
      <w:r w:rsidRPr="00637F62">
        <w:rPr>
          <w:rFonts w:asciiTheme="majorHAnsi" w:hAnsiTheme="majorHAnsi" w:cstheme="majorHAnsi"/>
          <w:sz w:val="22"/>
          <w:szCs w:val="22"/>
          <w:rPrChange w:id="1677" w:author="Cong" w:date="2020-10-02T19:21:00Z">
            <w:rPr>
              <w:rFonts w:asciiTheme="majorHAnsi" w:hAnsiTheme="majorHAnsi" w:cstheme="majorHAnsi"/>
              <w:sz w:val="22"/>
              <w:szCs w:val="22"/>
            </w:rPr>
          </w:rPrChange>
        </w:rPr>
        <w:t xml:space="preserve">Open the Stata code </w:t>
      </w:r>
      <w:ins w:id="1678" w:author="Cong" w:date="2020-10-02T17:24:00Z">
        <w:r w:rsidR="00DB52CA" w:rsidRPr="00637F62">
          <w:rPr>
            <w:rFonts w:asciiTheme="majorHAnsi" w:hAnsiTheme="majorHAnsi" w:cstheme="majorHAnsi"/>
            <w:sz w:val="22"/>
            <w:szCs w:val="22"/>
            <w:rPrChange w:id="1679" w:author="Cong" w:date="2020-10-02T19:21:00Z">
              <w:rPr>
                <w:rFonts w:asciiTheme="majorHAnsi" w:hAnsiTheme="majorHAnsi" w:cstheme="majorHAnsi"/>
                <w:sz w:val="22"/>
                <w:szCs w:val="22"/>
              </w:rPr>
            </w:rPrChange>
          </w:rPr>
          <w:t>to</w:t>
        </w:r>
      </w:ins>
      <w:del w:id="1680" w:author="Cong" w:date="2020-10-02T17:24:00Z">
        <w:r w:rsidRPr="00637F62" w:rsidDel="00DB52CA">
          <w:rPr>
            <w:rFonts w:asciiTheme="majorHAnsi" w:hAnsiTheme="majorHAnsi" w:cstheme="majorHAnsi"/>
            <w:sz w:val="22"/>
            <w:szCs w:val="22"/>
            <w:rPrChange w:id="1681" w:author="Cong" w:date="2020-10-02T19:21:00Z">
              <w:rPr>
                <w:rFonts w:asciiTheme="majorHAnsi" w:hAnsiTheme="majorHAnsi" w:cstheme="majorHAnsi"/>
                <w:sz w:val="22"/>
                <w:szCs w:val="22"/>
              </w:rPr>
            </w:rPrChange>
          </w:rPr>
          <w:delText>and</w:delText>
        </w:r>
      </w:del>
      <w:r w:rsidRPr="00637F62">
        <w:rPr>
          <w:rFonts w:asciiTheme="majorHAnsi" w:hAnsiTheme="majorHAnsi" w:cstheme="majorHAnsi"/>
          <w:sz w:val="22"/>
          <w:szCs w:val="22"/>
          <w:rPrChange w:id="1682" w:author="Cong" w:date="2020-10-02T19:21:00Z">
            <w:rPr>
              <w:rFonts w:asciiTheme="majorHAnsi" w:hAnsiTheme="majorHAnsi" w:cstheme="majorHAnsi"/>
              <w:sz w:val="22"/>
              <w:szCs w:val="22"/>
            </w:rPr>
          </w:rPrChange>
        </w:rPr>
        <w:t xml:space="preserve"> read the </w:t>
      </w:r>
      <w:del w:id="1683" w:author="Cong" w:date="2020-10-02T19:27:00Z">
        <w:r w:rsidRPr="00637F62" w:rsidDel="002C42AB">
          <w:rPr>
            <w:rFonts w:asciiTheme="majorHAnsi" w:hAnsiTheme="majorHAnsi" w:cstheme="majorHAnsi"/>
            <w:sz w:val="22"/>
            <w:szCs w:val="22"/>
            <w:rPrChange w:id="1684" w:author="Cong" w:date="2020-10-02T19:21:00Z">
              <w:rPr>
                <w:rFonts w:asciiTheme="majorHAnsi" w:hAnsiTheme="majorHAnsi" w:cstheme="majorHAnsi"/>
                <w:sz w:val="22"/>
                <w:szCs w:val="22"/>
              </w:rPr>
            </w:rPrChange>
          </w:rPr>
          <w:delText>.dta</w:delText>
        </w:r>
      </w:del>
      <w:ins w:id="1685" w:author="Cong" w:date="2020-10-02T19:27:00Z">
        <w:r w:rsidR="002C42AB">
          <w:rPr>
            <w:rFonts w:asciiTheme="majorHAnsi" w:hAnsiTheme="majorHAnsi" w:cstheme="majorHAnsi"/>
            <w:sz w:val="22"/>
            <w:szCs w:val="22"/>
          </w:rPr>
          <w:t>.</w:t>
        </w:r>
        <w:proofErr w:type="spellStart"/>
        <w:r w:rsidR="002C42AB">
          <w:rPr>
            <w:rFonts w:asciiTheme="majorHAnsi" w:hAnsiTheme="majorHAnsi" w:cstheme="majorHAnsi"/>
            <w:sz w:val="22"/>
            <w:szCs w:val="22"/>
          </w:rPr>
          <w:t>dta</w:t>
        </w:r>
      </w:ins>
      <w:proofErr w:type="spellEnd"/>
      <w:r w:rsidRPr="00637F62">
        <w:rPr>
          <w:rFonts w:asciiTheme="majorHAnsi" w:hAnsiTheme="majorHAnsi" w:cstheme="majorHAnsi"/>
          <w:sz w:val="22"/>
          <w:szCs w:val="22"/>
          <w:rPrChange w:id="1686" w:author="Cong" w:date="2020-10-02T19:21:00Z">
            <w:rPr>
              <w:rFonts w:asciiTheme="majorHAnsi" w:hAnsiTheme="majorHAnsi" w:cstheme="majorHAnsi"/>
              <w:sz w:val="22"/>
              <w:szCs w:val="22"/>
            </w:rPr>
          </w:rPrChange>
        </w:rPr>
        <w:t xml:space="preserve"> file. </w:t>
      </w:r>
    </w:p>
    <w:p w14:paraId="19C04812" w14:textId="60987757" w:rsidR="003A44F0" w:rsidRPr="00637F62" w:rsidRDefault="003A44F0" w:rsidP="002C42AB">
      <w:pPr>
        <w:pStyle w:val="ListParagraph"/>
        <w:numPr>
          <w:ilvl w:val="0"/>
          <w:numId w:val="34"/>
        </w:numPr>
        <w:ind w:left="720"/>
        <w:rPr>
          <w:rFonts w:asciiTheme="majorHAnsi" w:hAnsiTheme="majorHAnsi" w:cstheme="majorHAnsi"/>
          <w:sz w:val="22"/>
          <w:szCs w:val="22"/>
          <w:rPrChange w:id="1687" w:author="Cong" w:date="2020-10-02T19:21:00Z">
            <w:rPr>
              <w:rFonts w:asciiTheme="majorHAnsi" w:hAnsiTheme="majorHAnsi" w:cstheme="majorHAnsi"/>
              <w:sz w:val="22"/>
              <w:szCs w:val="22"/>
            </w:rPr>
          </w:rPrChange>
        </w:rPr>
        <w:pPrChange w:id="1688" w:author="Cong" w:date="2020-10-02T19:26:00Z">
          <w:pPr>
            <w:pStyle w:val="ListParagraph"/>
            <w:numPr>
              <w:numId w:val="34"/>
            </w:numPr>
            <w:ind w:left="1080" w:hanging="360"/>
          </w:pPr>
        </w:pPrChange>
      </w:pPr>
      <w:r w:rsidRPr="00637F62">
        <w:rPr>
          <w:rFonts w:asciiTheme="majorHAnsi" w:hAnsiTheme="majorHAnsi" w:cstheme="majorHAnsi"/>
          <w:sz w:val="22"/>
          <w:szCs w:val="22"/>
          <w:rPrChange w:id="1689" w:author="Cong" w:date="2020-10-02T19:21:00Z">
            <w:rPr>
              <w:rFonts w:asciiTheme="majorHAnsi" w:hAnsiTheme="majorHAnsi" w:cstheme="majorHAnsi"/>
              <w:sz w:val="22"/>
              <w:szCs w:val="22"/>
            </w:rPr>
          </w:rPrChange>
        </w:rPr>
        <w:t xml:space="preserve">Save the </w:t>
      </w:r>
      <w:del w:id="1690" w:author="Cong" w:date="2020-10-02T19:27:00Z">
        <w:r w:rsidRPr="00637F62" w:rsidDel="002C42AB">
          <w:rPr>
            <w:rFonts w:asciiTheme="majorHAnsi" w:hAnsiTheme="majorHAnsi" w:cstheme="majorHAnsi"/>
            <w:sz w:val="22"/>
            <w:szCs w:val="22"/>
            <w:rPrChange w:id="1691" w:author="Cong" w:date="2020-10-02T19:21:00Z">
              <w:rPr>
                <w:rFonts w:asciiTheme="majorHAnsi" w:hAnsiTheme="majorHAnsi" w:cstheme="majorHAnsi"/>
                <w:sz w:val="22"/>
                <w:szCs w:val="22"/>
              </w:rPr>
            </w:rPrChange>
          </w:rPr>
          <w:delText>.dta</w:delText>
        </w:r>
      </w:del>
      <w:ins w:id="1692" w:author="Cong" w:date="2020-10-02T19:27:00Z">
        <w:r w:rsidR="002C42AB">
          <w:rPr>
            <w:rFonts w:asciiTheme="majorHAnsi" w:hAnsiTheme="majorHAnsi" w:cstheme="majorHAnsi"/>
            <w:sz w:val="22"/>
            <w:szCs w:val="22"/>
          </w:rPr>
          <w:t>.</w:t>
        </w:r>
        <w:proofErr w:type="spellStart"/>
        <w:r w:rsidR="002C42AB">
          <w:rPr>
            <w:rFonts w:asciiTheme="majorHAnsi" w:hAnsiTheme="majorHAnsi" w:cstheme="majorHAnsi"/>
            <w:sz w:val="22"/>
            <w:szCs w:val="22"/>
          </w:rPr>
          <w:t>dta</w:t>
        </w:r>
      </w:ins>
      <w:proofErr w:type="spellEnd"/>
      <w:r w:rsidRPr="00637F62">
        <w:rPr>
          <w:rFonts w:asciiTheme="majorHAnsi" w:hAnsiTheme="majorHAnsi" w:cstheme="majorHAnsi"/>
          <w:sz w:val="22"/>
          <w:szCs w:val="22"/>
          <w:rPrChange w:id="1693" w:author="Cong" w:date="2020-10-02T19:21:00Z">
            <w:rPr>
              <w:rFonts w:asciiTheme="majorHAnsi" w:hAnsiTheme="majorHAnsi" w:cstheme="majorHAnsi"/>
              <w:sz w:val="22"/>
              <w:szCs w:val="22"/>
            </w:rPr>
          </w:rPrChange>
        </w:rPr>
        <w:t xml:space="preserve"> file</w:t>
      </w:r>
      <w:ins w:id="1694" w:author="Cong" w:date="2020-10-02T17:24:00Z">
        <w:r w:rsidR="00DB52CA" w:rsidRPr="00637F62">
          <w:rPr>
            <w:rFonts w:asciiTheme="majorHAnsi" w:hAnsiTheme="majorHAnsi" w:cstheme="majorHAnsi"/>
            <w:sz w:val="22"/>
            <w:szCs w:val="22"/>
            <w:rPrChange w:id="1695" w:author="Cong" w:date="2020-10-02T19:21:00Z">
              <w:rPr>
                <w:rFonts w:asciiTheme="majorHAnsi" w:hAnsiTheme="majorHAnsi" w:cstheme="majorHAnsi"/>
                <w:sz w:val="22"/>
                <w:szCs w:val="22"/>
              </w:rPr>
            </w:rPrChange>
          </w:rPr>
          <w:t xml:space="preserve"> into a raw data folder</w:t>
        </w:r>
      </w:ins>
    </w:p>
    <w:p w14:paraId="2A9C0B37" w14:textId="3762F0D3" w:rsidR="00077548" w:rsidRPr="00637F62" w:rsidRDefault="00077548" w:rsidP="00077548">
      <w:pPr>
        <w:ind w:left="720"/>
        <w:rPr>
          <w:rFonts w:asciiTheme="majorHAnsi" w:hAnsiTheme="majorHAnsi" w:cstheme="majorHAnsi"/>
          <w:sz w:val="22"/>
          <w:szCs w:val="22"/>
          <w:rPrChange w:id="1696" w:author="Cong" w:date="2020-10-02T19:21:00Z">
            <w:rPr>
              <w:rFonts w:asciiTheme="majorHAnsi" w:hAnsiTheme="majorHAnsi" w:cstheme="majorHAnsi"/>
              <w:sz w:val="22"/>
              <w:szCs w:val="22"/>
            </w:rPr>
          </w:rPrChange>
        </w:rPr>
      </w:pPr>
    </w:p>
    <w:p w14:paraId="7FFB742D" w14:textId="2E8CE6EF" w:rsidR="00BF056A" w:rsidRPr="002C42AB" w:rsidDel="00637F62" w:rsidRDefault="00637F62" w:rsidP="00637F62">
      <w:pPr>
        <w:pStyle w:val="ListParagraph"/>
        <w:numPr>
          <w:ilvl w:val="1"/>
          <w:numId w:val="46"/>
        </w:numPr>
        <w:tabs>
          <w:tab w:val="left" w:pos="720"/>
        </w:tabs>
        <w:ind w:left="360" w:firstLine="0"/>
        <w:rPr>
          <w:del w:id="1697" w:author="Cong" w:date="2020-10-02T19:19:00Z"/>
          <w:rFonts w:asciiTheme="majorHAnsi" w:eastAsia="Times New Roman" w:hAnsiTheme="majorHAnsi" w:cstheme="majorHAnsi"/>
          <w:sz w:val="22"/>
          <w:szCs w:val="22"/>
          <w:u w:val="single"/>
          <w:rPrChange w:id="1698" w:author="Cong" w:date="2020-10-02T19:26:00Z">
            <w:rPr>
              <w:del w:id="1699" w:author="Cong" w:date="2020-10-02T19:19:00Z"/>
              <w:rFonts w:asciiTheme="majorHAnsi" w:eastAsia="Times New Roman" w:hAnsiTheme="majorHAnsi" w:cstheme="majorHAnsi"/>
              <w:sz w:val="22"/>
              <w:szCs w:val="22"/>
              <w:u w:val="single"/>
            </w:rPr>
          </w:rPrChange>
        </w:rPr>
        <w:pPrChange w:id="1700" w:author="Cong" w:date="2020-10-02T19:21:00Z">
          <w:pPr>
            <w:pStyle w:val="ListParagraph"/>
            <w:numPr>
              <w:ilvl w:val="1"/>
              <w:numId w:val="46"/>
            </w:numPr>
            <w:tabs>
              <w:tab w:val="left" w:pos="900"/>
            </w:tabs>
            <w:ind w:left="360"/>
          </w:pPr>
        </w:pPrChange>
      </w:pPr>
      <w:ins w:id="1701" w:author="Cong" w:date="2020-10-02T19:20:00Z">
        <w:r w:rsidRPr="002C42AB">
          <w:rPr>
            <w:rFonts w:asciiTheme="majorHAnsi" w:eastAsia="Times New Roman" w:hAnsiTheme="majorHAnsi" w:cstheme="majorHAnsi"/>
            <w:sz w:val="22"/>
            <w:szCs w:val="22"/>
            <w:u w:val="single"/>
            <w:rPrChange w:id="1702" w:author="Cong" w:date="2020-10-02T19:26:00Z">
              <w:rPr>
                <w:rFonts w:asciiTheme="majorHAnsi" w:eastAsia="Times New Roman" w:hAnsiTheme="majorHAnsi" w:cstheme="majorHAnsi"/>
                <w:sz w:val="22"/>
                <w:szCs w:val="22"/>
                <w:u w:val="single"/>
              </w:rPr>
            </w:rPrChange>
          </w:rPr>
          <w:t xml:space="preserve">References and Papers </w:t>
        </w:r>
      </w:ins>
      <w:del w:id="1703" w:author="Cong" w:date="2020-10-02T19:19:00Z">
        <w:r w:rsidR="00DC5924" w:rsidRPr="002C42AB" w:rsidDel="00637F62">
          <w:rPr>
            <w:rFonts w:asciiTheme="majorHAnsi" w:eastAsia="Times New Roman" w:hAnsiTheme="majorHAnsi" w:cstheme="majorHAnsi"/>
            <w:sz w:val="22"/>
            <w:szCs w:val="22"/>
            <w:u w:val="single"/>
            <w:rPrChange w:id="1704" w:author="Cong" w:date="2020-10-02T19:26:00Z">
              <w:rPr>
                <w:rFonts w:asciiTheme="majorHAnsi" w:eastAsia="Times New Roman" w:hAnsiTheme="majorHAnsi" w:cstheme="majorHAnsi"/>
                <w:sz w:val="22"/>
                <w:szCs w:val="22"/>
                <w:u w:val="single"/>
              </w:rPr>
            </w:rPrChange>
          </w:rPr>
          <w:delText>Publications and research reports</w:delText>
        </w:r>
        <w:r w:rsidR="00DC5924" w:rsidRPr="002C42AB" w:rsidDel="00637F62">
          <w:rPr>
            <w:rFonts w:asciiTheme="majorHAnsi" w:eastAsia="Times New Roman" w:hAnsiTheme="majorHAnsi" w:cstheme="majorHAnsi"/>
            <w:sz w:val="22"/>
            <w:szCs w:val="22"/>
            <w:u w:val="single"/>
            <w:rPrChange w:id="1705" w:author="Cong" w:date="2020-10-02T19:26:00Z">
              <w:rPr>
                <w:rFonts w:asciiTheme="majorHAnsi" w:eastAsia="Times New Roman" w:hAnsiTheme="majorHAnsi" w:cstheme="majorHAnsi"/>
                <w:sz w:val="22"/>
                <w:szCs w:val="22"/>
              </w:rPr>
            </w:rPrChange>
          </w:rPr>
          <w:delText xml:space="preserve"> </w:delText>
        </w:r>
      </w:del>
    </w:p>
    <w:p w14:paraId="6E8423C1" w14:textId="77777777" w:rsidR="00637F62" w:rsidRPr="00637F62" w:rsidRDefault="00637F62" w:rsidP="00637F62">
      <w:pPr>
        <w:pStyle w:val="ListParagraph"/>
        <w:numPr>
          <w:ilvl w:val="1"/>
          <w:numId w:val="46"/>
        </w:numPr>
        <w:tabs>
          <w:tab w:val="left" w:pos="720"/>
        </w:tabs>
        <w:ind w:left="360" w:firstLine="0"/>
        <w:rPr>
          <w:ins w:id="1706" w:author="Cong" w:date="2020-10-02T19:20:00Z"/>
          <w:rFonts w:asciiTheme="majorHAnsi" w:eastAsia="Times New Roman" w:hAnsiTheme="majorHAnsi" w:cstheme="majorHAnsi"/>
          <w:sz w:val="22"/>
          <w:szCs w:val="22"/>
          <w:rPrChange w:id="1707" w:author="Cong" w:date="2020-10-02T19:21:00Z">
            <w:rPr>
              <w:ins w:id="1708" w:author="Cong" w:date="2020-10-02T19:20:00Z"/>
              <w:rFonts w:asciiTheme="majorHAnsi" w:eastAsia="Times New Roman" w:hAnsiTheme="majorHAnsi" w:cstheme="majorHAnsi"/>
              <w:sz w:val="22"/>
              <w:szCs w:val="22"/>
            </w:rPr>
          </w:rPrChange>
        </w:rPr>
        <w:pPrChange w:id="1709" w:author="Cong" w:date="2020-10-02T19:21:00Z">
          <w:pPr/>
        </w:pPrChange>
      </w:pPr>
    </w:p>
    <w:p w14:paraId="600C4157" w14:textId="6CA4E120" w:rsidR="00BF056A" w:rsidRPr="00637F62" w:rsidRDefault="00DC5924" w:rsidP="00637F62">
      <w:pPr>
        <w:pStyle w:val="ListParagraph"/>
        <w:tabs>
          <w:tab w:val="left" w:pos="900"/>
        </w:tabs>
        <w:ind w:left="360"/>
        <w:rPr>
          <w:rFonts w:asciiTheme="majorHAnsi" w:hAnsiTheme="majorHAnsi" w:cstheme="majorHAnsi"/>
          <w:rPrChange w:id="1710" w:author="Cong" w:date="2020-10-02T19:21:00Z">
            <w:rPr>
              <w:rFonts w:asciiTheme="majorHAnsi" w:hAnsiTheme="majorHAnsi" w:cstheme="majorHAnsi"/>
              <w:sz w:val="22"/>
              <w:szCs w:val="22"/>
            </w:rPr>
          </w:rPrChange>
        </w:rPr>
        <w:pPrChange w:id="1711" w:author="Cong" w:date="2020-10-02T19:20:00Z">
          <w:pPr>
            <w:ind w:firstLine="360"/>
          </w:pPr>
        </w:pPrChange>
      </w:pPr>
      <w:r w:rsidRPr="00637F62">
        <w:rPr>
          <w:rStyle w:val="Strong"/>
          <w:rFonts w:asciiTheme="majorHAnsi" w:eastAsia="Times New Roman" w:hAnsiTheme="majorHAnsi" w:cstheme="majorHAnsi"/>
          <w:b w:val="0"/>
          <w:sz w:val="22"/>
          <w:szCs w:val="22"/>
          <w:rPrChange w:id="1712" w:author="Cong" w:date="2020-10-02T19:21:00Z">
            <w:rPr>
              <w:rStyle w:val="Strong"/>
              <w:rFonts w:asciiTheme="majorHAnsi" w:eastAsia="Times New Roman" w:hAnsiTheme="majorHAnsi" w:cstheme="majorHAnsi"/>
              <w:b w:val="0"/>
              <w:sz w:val="22"/>
              <w:szCs w:val="22"/>
            </w:rPr>
          </w:rPrChange>
        </w:rPr>
        <w:t xml:space="preserve">Lynn A. </w:t>
      </w:r>
      <w:proofErr w:type="spellStart"/>
      <w:r w:rsidRPr="00637F62">
        <w:rPr>
          <w:rStyle w:val="Strong"/>
          <w:rFonts w:asciiTheme="majorHAnsi" w:eastAsia="Times New Roman" w:hAnsiTheme="majorHAnsi" w:cstheme="majorHAnsi"/>
          <w:b w:val="0"/>
          <w:sz w:val="22"/>
          <w:szCs w:val="22"/>
          <w:rPrChange w:id="1713" w:author="Cong" w:date="2020-10-02T19:21:00Z">
            <w:rPr>
              <w:rStyle w:val="Strong"/>
              <w:rFonts w:asciiTheme="majorHAnsi" w:eastAsia="Times New Roman" w:hAnsiTheme="majorHAnsi" w:cstheme="majorHAnsi"/>
              <w:b w:val="0"/>
              <w:sz w:val="22"/>
              <w:szCs w:val="22"/>
            </w:rPr>
          </w:rPrChange>
        </w:rPr>
        <w:t>Blewett</w:t>
      </w:r>
      <w:proofErr w:type="spellEnd"/>
      <w:r w:rsidRPr="00637F62">
        <w:rPr>
          <w:rStyle w:val="Strong"/>
          <w:rFonts w:asciiTheme="majorHAnsi" w:eastAsia="Times New Roman" w:hAnsiTheme="majorHAnsi" w:cstheme="majorHAnsi"/>
          <w:b w:val="0"/>
          <w:sz w:val="22"/>
          <w:szCs w:val="22"/>
          <w:rPrChange w:id="1714" w:author="Cong" w:date="2020-10-02T19:21:00Z">
            <w:rPr>
              <w:rStyle w:val="Strong"/>
              <w:rFonts w:asciiTheme="majorHAnsi" w:eastAsia="Times New Roman" w:hAnsiTheme="majorHAnsi" w:cstheme="majorHAnsi"/>
              <w:b w:val="0"/>
              <w:sz w:val="22"/>
              <w:szCs w:val="22"/>
            </w:rPr>
          </w:rPrChange>
        </w:rPr>
        <w:t xml:space="preserve">, Julia A. Rivera Drew, Miriam L. King and Kari C.W. Williams. IPUMS Health Surveys: National Health Interview Survey, Version 6.4 [dataset]. Minneapolis, MN: IPUMS, 2019. </w:t>
      </w:r>
      <w:r w:rsidRPr="00637F62">
        <w:rPr>
          <w:rFonts w:asciiTheme="majorHAnsi" w:hAnsiTheme="majorHAnsi" w:cstheme="majorHAnsi"/>
          <w:b/>
          <w:bCs/>
          <w:rPrChange w:id="1715" w:author="Cong" w:date="2020-10-02T19:21:00Z">
            <w:rPr>
              <w:rFonts w:asciiTheme="majorHAnsi" w:eastAsia="Times New Roman" w:hAnsiTheme="majorHAnsi" w:cstheme="majorHAnsi"/>
              <w:b/>
              <w:bCs/>
              <w:sz w:val="22"/>
              <w:szCs w:val="22"/>
            </w:rPr>
          </w:rPrChange>
        </w:rPr>
        <w:br/>
      </w:r>
      <w:r w:rsidR="00FE6766" w:rsidRPr="00637F62">
        <w:rPr>
          <w:rFonts w:asciiTheme="majorHAnsi" w:hAnsiTheme="majorHAnsi" w:cstheme="majorHAnsi"/>
          <w:rPrChange w:id="1716" w:author="Cong" w:date="2020-10-02T19:21:00Z">
            <w:rPr>
              <w:rFonts w:asciiTheme="majorHAnsi" w:hAnsiTheme="majorHAnsi" w:cstheme="majorHAnsi"/>
              <w:sz w:val="22"/>
              <w:szCs w:val="22"/>
            </w:rPr>
          </w:rPrChange>
        </w:rPr>
        <w:fldChar w:fldCharType="begin"/>
      </w:r>
      <w:r w:rsidR="00FE6766" w:rsidRPr="00637F62">
        <w:rPr>
          <w:rFonts w:asciiTheme="majorHAnsi" w:hAnsiTheme="majorHAnsi" w:cstheme="majorHAnsi"/>
          <w:rPrChange w:id="1717" w:author="Cong" w:date="2020-10-02T19:21:00Z">
            <w:rPr>
              <w:rFonts w:asciiTheme="majorHAnsi" w:hAnsiTheme="majorHAnsi" w:cstheme="majorHAnsi"/>
              <w:sz w:val="22"/>
              <w:szCs w:val="22"/>
            </w:rPr>
          </w:rPrChange>
        </w:rPr>
        <w:instrText xml:space="preserve"> HYPERLINK "https://doi.org/10.18128/D070.V6.4" </w:instrText>
      </w:r>
      <w:r w:rsidR="00FE6766" w:rsidRPr="00637F62">
        <w:rPr>
          <w:rFonts w:asciiTheme="majorHAnsi" w:hAnsiTheme="majorHAnsi" w:cstheme="majorHAnsi"/>
          <w:rPrChange w:id="1718" w:author="Cong" w:date="2020-10-02T19:21:00Z">
            <w:rPr>
              <w:rFonts w:asciiTheme="majorHAnsi" w:hAnsiTheme="majorHAnsi" w:cstheme="majorHAnsi"/>
              <w:sz w:val="22"/>
              <w:szCs w:val="22"/>
            </w:rPr>
          </w:rPrChange>
        </w:rPr>
        <w:fldChar w:fldCharType="separate"/>
      </w:r>
      <w:r w:rsidRPr="00637F62">
        <w:rPr>
          <w:rStyle w:val="Hyperlink"/>
          <w:rFonts w:asciiTheme="majorHAnsi" w:eastAsia="Times New Roman" w:hAnsiTheme="majorHAnsi" w:cstheme="majorHAnsi"/>
          <w:sz w:val="22"/>
          <w:szCs w:val="22"/>
          <w:rPrChange w:id="1719" w:author="Cong" w:date="2020-10-02T19:21:00Z">
            <w:rPr>
              <w:rStyle w:val="Hyperlink"/>
              <w:rFonts w:asciiTheme="majorHAnsi" w:eastAsia="Times New Roman" w:hAnsiTheme="majorHAnsi" w:cstheme="majorHAnsi"/>
              <w:sz w:val="22"/>
              <w:szCs w:val="22"/>
            </w:rPr>
          </w:rPrChange>
        </w:rPr>
        <w:t>https://doi.org/10.18128/D070.V6.4</w:t>
      </w:r>
      <w:r w:rsidR="00FE6766" w:rsidRPr="00637F62">
        <w:rPr>
          <w:rStyle w:val="Hyperlink"/>
          <w:rFonts w:asciiTheme="majorHAnsi" w:eastAsia="Times New Roman" w:hAnsiTheme="majorHAnsi" w:cstheme="majorHAnsi"/>
          <w:sz w:val="22"/>
          <w:szCs w:val="22"/>
          <w:rPrChange w:id="1720" w:author="Cong" w:date="2020-10-02T19:21:00Z">
            <w:rPr>
              <w:rStyle w:val="Hyperlink"/>
              <w:rFonts w:asciiTheme="majorHAnsi" w:eastAsia="Times New Roman" w:hAnsiTheme="majorHAnsi" w:cstheme="majorHAnsi"/>
              <w:sz w:val="22"/>
              <w:szCs w:val="22"/>
            </w:rPr>
          </w:rPrChange>
        </w:rPr>
        <w:fldChar w:fldCharType="end"/>
      </w:r>
    </w:p>
    <w:p w14:paraId="1F62C86C" w14:textId="77777777" w:rsidR="005068B2" w:rsidRPr="00637F62" w:rsidRDefault="005068B2" w:rsidP="005068B2">
      <w:pPr>
        <w:ind w:firstLine="360"/>
        <w:rPr>
          <w:rFonts w:asciiTheme="majorHAnsi" w:hAnsiTheme="majorHAnsi" w:cstheme="majorHAnsi"/>
          <w:b/>
          <w:sz w:val="22"/>
          <w:szCs w:val="22"/>
          <w:rPrChange w:id="1721" w:author="Cong" w:date="2020-10-02T19:21:00Z">
            <w:rPr>
              <w:rFonts w:asciiTheme="majorHAnsi" w:hAnsiTheme="majorHAnsi" w:cstheme="majorHAnsi"/>
              <w:b/>
              <w:sz w:val="22"/>
              <w:szCs w:val="22"/>
            </w:rPr>
          </w:rPrChange>
        </w:rPr>
      </w:pPr>
    </w:p>
    <w:p w14:paraId="56566D0D" w14:textId="6216CA7B" w:rsidR="00115C0E" w:rsidRPr="004A52A7" w:rsidRDefault="00DC5924" w:rsidP="004A52A7">
      <w:pPr>
        <w:pStyle w:val="Heading2"/>
        <w:rPr>
          <w:b/>
          <w:bCs/>
          <w:rPrChange w:id="1722" w:author="Cong" w:date="2020-10-02T19:32:00Z">
            <w:rPr>
              <w:rFonts w:asciiTheme="majorHAnsi" w:hAnsiTheme="majorHAnsi" w:cstheme="majorHAnsi"/>
              <w:sz w:val="22"/>
              <w:szCs w:val="22"/>
            </w:rPr>
          </w:rPrChange>
        </w:rPr>
        <w:pPrChange w:id="1723" w:author="Cong" w:date="2020-10-02T19:32:00Z">
          <w:pPr>
            <w:ind w:firstLine="360"/>
          </w:pPr>
        </w:pPrChange>
      </w:pPr>
      <w:bookmarkStart w:id="1724" w:name="_Toc52564620"/>
      <w:r w:rsidRPr="004A52A7">
        <w:rPr>
          <w:b/>
          <w:bCs/>
          <w:rPrChange w:id="1725" w:author="Cong" w:date="2020-10-02T19:32:00Z">
            <w:rPr>
              <w:rFonts w:asciiTheme="majorHAnsi" w:hAnsiTheme="majorHAnsi" w:cstheme="majorHAnsi"/>
              <w:b/>
              <w:sz w:val="22"/>
              <w:szCs w:val="22"/>
            </w:rPr>
          </w:rPrChange>
        </w:rPr>
        <w:lastRenderedPageBreak/>
        <w:t xml:space="preserve">5. Medical Expenditure </w:t>
      </w:r>
      <w:r w:rsidR="00F138C8" w:rsidRPr="004A52A7">
        <w:rPr>
          <w:b/>
          <w:bCs/>
          <w:rPrChange w:id="1726" w:author="Cong" w:date="2020-10-02T19:32:00Z">
            <w:rPr>
              <w:rFonts w:asciiTheme="majorHAnsi" w:hAnsiTheme="majorHAnsi" w:cstheme="majorHAnsi"/>
              <w:b/>
              <w:sz w:val="22"/>
              <w:szCs w:val="22"/>
            </w:rPr>
          </w:rPrChange>
        </w:rPr>
        <w:t xml:space="preserve">Panel </w:t>
      </w:r>
      <w:r w:rsidRPr="004A52A7">
        <w:rPr>
          <w:b/>
          <w:bCs/>
          <w:rPrChange w:id="1727" w:author="Cong" w:date="2020-10-02T19:32:00Z">
            <w:rPr>
              <w:rFonts w:asciiTheme="majorHAnsi" w:hAnsiTheme="majorHAnsi" w:cstheme="majorHAnsi"/>
              <w:b/>
              <w:sz w:val="22"/>
              <w:szCs w:val="22"/>
            </w:rPr>
          </w:rPrChange>
        </w:rPr>
        <w:t>Survey</w:t>
      </w:r>
      <w:r w:rsidR="00934A78" w:rsidRPr="004A52A7">
        <w:rPr>
          <w:b/>
          <w:bCs/>
          <w:rPrChange w:id="1728" w:author="Cong" w:date="2020-10-02T19:32:00Z">
            <w:rPr>
              <w:rFonts w:asciiTheme="majorHAnsi" w:hAnsiTheme="majorHAnsi" w:cstheme="majorHAnsi"/>
              <w:b/>
              <w:sz w:val="22"/>
              <w:szCs w:val="22"/>
            </w:rPr>
          </w:rPrChange>
        </w:rPr>
        <w:t xml:space="preserve"> (MEPS)</w:t>
      </w:r>
      <w:bookmarkEnd w:id="1724"/>
    </w:p>
    <w:p w14:paraId="36377FA2" w14:textId="769EFA85" w:rsidR="00006262" w:rsidRPr="002C42AB" w:rsidRDefault="00006262" w:rsidP="00637F62">
      <w:pPr>
        <w:pStyle w:val="ListParagraph"/>
        <w:numPr>
          <w:ilvl w:val="1"/>
          <w:numId w:val="57"/>
        </w:numPr>
        <w:tabs>
          <w:tab w:val="left" w:pos="720"/>
        </w:tabs>
        <w:ind w:left="810" w:hanging="450"/>
        <w:rPr>
          <w:ins w:id="1729" w:author="Cong" w:date="2020-10-02T19:17:00Z"/>
          <w:rFonts w:asciiTheme="majorHAnsi" w:hAnsiTheme="majorHAnsi" w:cstheme="majorHAnsi"/>
          <w:u w:val="single"/>
          <w:rPrChange w:id="1730" w:author="Cong" w:date="2020-10-02T19:26:00Z">
            <w:rPr>
              <w:ins w:id="1731" w:author="Cong" w:date="2020-10-02T19:17:00Z"/>
            </w:rPr>
          </w:rPrChange>
        </w:rPr>
        <w:pPrChange w:id="1732" w:author="Cong" w:date="2020-10-02T19:21:00Z">
          <w:pPr>
            <w:pStyle w:val="ListParagraph"/>
          </w:pPr>
        </w:pPrChange>
      </w:pPr>
      <w:ins w:id="1733" w:author="Cong" w:date="2020-10-02T19:17:00Z">
        <w:r w:rsidRPr="002C42AB">
          <w:rPr>
            <w:rFonts w:asciiTheme="majorHAnsi" w:hAnsiTheme="majorHAnsi" w:cstheme="majorHAnsi"/>
            <w:sz w:val="22"/>
            <w:szCs w:val="22"/>
            <w:u w:val="single"/>
            <w:rPrChange w:id="1734" w:author="Cong" w:date="2020-10-02T19:26:00Z">
              <w:rPr>
                <w:rFonts w:asciiTheme="majorHAnsi" w:hAnsiTheme="majorHAnsi" w:cstheme="majorHAnsi"/>
                <w:sz w:val="22"/>
                <w:szCs w:val="22"/>
                <w:u w:val="single"/>
              </w:rPr>
            </w:rPrChange>
          </w:rPr>
          <w:t>Dataset Description</w:t>
        </w:r>
      </w:ins>
    </w:p>
    <w:p w14:paraId="556937F7" w14:textId="0C784170" w:rsidR="00BF056A" w:rsidRPr="00637F62" w:rsidDel="00BE03B2" w:rsidRDefault="00BF056A" w:rsidP="00006262">
      <w:pPr>
        <w:pStyle w:val="ListParagraph"/>
        <w:numPr>
          <w:ilvl w:val="0"/>
          <w:numId w:val="54"/>
        </w:numPr>
        <w:rPr>
          <w:del w:id="1735" w:author="Cong" w:date="2020-10-02T18:56:00Z"/>
          <w:rFonts w:asciiTheme="majorHAnsi" w:hAnsiTheme="majorHAnsi" w:cstheme="majorHAnsi"/>
          <w:sz w:val="22"/>
          <w:szCs w:val="22"/>
          <w:u w:val="single"/>
          <w:rPrChange w:id="1736" w:author="Cong" w:date="2020-10-02T19:21:00Z">
            <w:rPr>
              <w:del w:id="1737" w:author="Cong" w:date="2020-10-02T18:56:00Z"/>
              <w:rFonts w:asciiTheme="majorHAnsi" w:hAnsiTheme="majorHAnsi" w:cstheme="majorHAnsi"/>
              <w:sz w:val="22"/>
              <w:szCs w:val="22"/>
            </w:rPr>
          </w:rPrChange>
        </w:rPr>
        <w:pPrChange w:id="1738" w:author="Cong" w:date="2020-10-02T19:17:00Z">
          <w:pPr>
            <w:ind w:firstLine="360"/>
          </w:pPr>
        </w:pPrChange>
      </w:pPr>
      <w:del w:id="1739" w:author="Cong" w:date="2020-10-02T18:56:00Z">
        <w:r w:rsidRPr="00637F62" w:rsidDel="00BE03B2">
          <w:rPr>
            <w:rFonts w:asciiTheme="majorHAnsi" w:hAnsiTheme="majorHAnsi" w:cstheme="majorHAnsi"/>
            <w:sz w:val="22"/>
            <w:szCs w:val="22"/>
            <w:u w:val="single"/>
            <w:rPrChange w:id="1740" w:author="Cong" w:date="2020-10-02T19:21:00Z">
              <w:rPr>
                <w:rFonts w:asciiTheme="majorHAnsi" w:hAnsiTheme="majorHAnsi" w:cstheme="majorHAnsi"/>
                <w:sz w:val="22"/>
                <w:szCs w:val="22"/>
              </w:rPr>
            </w:rPrChange>
          </w:rPr>
          <w:delText>Description</w:delText>
        </w:r>
      </w:del>
    </w:p>
    <w:p w14:paraId="699E6F24" w14:textId="77777777" w:rsidR="00006262" w:rsidRPr="00637F62" w:rsidRDefault="00006262" w:rsidP="00006262">
      <w:pPr>
        <w:pStyle w:val="ListParagraph"/>
        <w:rPr>
          <w:ins w:id="1741" w:author="Cong" w:date="2020-10-02T19:17:00Z"/>
          <w:rFonts w:asciiTheme="majorHAnsi" w:hAnsiTheme="majorHAnsi" w:cstheme="majorHAnsi"/>
          <w:rPrChange w:id="1742" w:author="Cong" w:date="2020-10-02T19:21:00Z">
            <w:rPr>
              <w:ins w:id="1743" w:author="Cong" w:date="2020-10-02T19:17:00Z"/>
            </w:rPr>
          </w:rPrChange>
        </w:rPr>
        <w:pPrChange w:id="1744" w:author="Cong" w:date="2020-10-02T19:17:00Z">
          <w:pPr>
            <w:ind w:firstLine="360"/>
          </w:pPr>
        </w:pPrChange>
      </w:pPr>
    </w:p>
    <w:p w14:paraId="1B4BC0A8" w14:textId="7C732D51" w:rsidR="00BF056A" w:rsidRPr="00637F62" w:rsidRDefault="005068B2" w:rsidP="005068B2">
      <w:pPr>
        <w:ind w:firstLine="360"/>
        <w:rPr>
          <w:rFonts w:asciiTheme="majorHAnsi" w:hAnsiTheme="majorHAnsi" w:cstheme="majorHAnsi"/>
          <w:sz w:val="22"/>
          <w:szCs w:val="22"/>
          <w:rPrChange w:id="1745" w:author="Cong" w:date="2020-10-02T19:21:00Z">
            <w:rPr>
              <w:rFonts w:asciiTheme="majorHAnsi" w:hAnsiTheme="majorHAnsi" w:cstheme="majorHAnsi"/>
              <w:sz w:val="22"/>
              <w:szCs w:val="22"/>
            </w:rPr>
          </w:rPrChange>
        </w:rPr>
      </w:pPr>
      <w:r w:rsidRPr="00637F62">
        <w:rPr>
          <w:rFonts w:asciiTheme="majorHAnsi" w:hAnsiTheme="majorHAnsi" w:cstheme="majorHAnsi"/>
          <w:sz w:val="22"/>
          <w:szCs w:val="22"/>
          <w:rPrChange w:id="1746" w:author="Cong" w:date="2020-10-02T19:21:00Z">
            <w:rPr>
              <w:rFonts w:asciiTheme="majorHAnsi" w:hAnsiTheme="majorHAnsi" w:cstheme="majorHAnsi"/>
              <w:sz w:val="22"/>
              <w:szCs w:val="22"/>
            </w:rPr>
          </w:rPrChange>
        </w:rPr>
        <w:t>From MEPS website: “</w:t>
      </w:r>
      <w:r w:rsidR="00BF056A" w:rsidRPr="00637F62">
        <w:rPr>
          <w:rFonts w:asciiTheme="majorHAnsi" w:hAnsiTheme="majorHAnsi" w:cstheme="majorHAnsi"/>
          <w:sz w:val="22"/>
          <w:szCs w:val="22"/>
          <w:rPrChange w:id="1747" w:author="Cong" w:date="2020-10-02T19:21:00Z">
            <w:rPr>
              <w:rFonts w:asciiTheme="majorHAnsi" w:hAnsiTheme="majorHAnsi" w:cstheme="majorHAnsi"/>
              <w:sz w:val="22"/>
              <w:szCs w:val="22"/>
            </w:rPr>
          </w:rPrChange>
        </w:rPr>
        <w:t>The Medical Expenditure Panel Survey, which began in 1996, is a set of large-scale surveys of families and individuals, their medical providers (doctors, hospitals, pharmacies, etc.), and employers across the United States. MEPS collects data on the specific health services that Americans use, how frequently they use them, the cost of these services, and how they are paid for, as well as data on the cost, scope, and breadth of health insurance held by and available to U.S. workers</w:t>
      </w:r>
      <w:r w:rsidRPr="00637F62">
        <w:rPr>
          <w:rFonts w:asciiTheme="majorHAnsi" w:hAnsiTheme="majorHAnsi" w:cstheme="majorHAnsi"/>
          <w:sz w:val="22"/>
          <w:szCs w:val="22"/>
          <w:rPrChange w:id="1748" w:author="Cong" w:date="2020-10-02T19:21:00Z">
            <w:rPr>
              <w:rFonts w:asciiTheme="majorHAnsi" w:hAnsiTheme="majorHAnsi" w:cstheme="majorHAnsi"/>
              <w:sz w:val="22"/>
              <w:szCs w:val="22"/>
            </w:rPr>
          </w:rPrChange>
        </w:rPr>
        <w:t>”</w:t>
      </w:r>
    </w:p>
    <w:p w14:paraId="47A59EB8" w14:textId="77777777" w:rsidR="00BE03B2" w:rsidRPr="00637F62" w:rsidRDefault="00BE03B2" w:rsidP="00DB52CA">
      <w:pPr>
        <w:ind w:firstLine="360"/>
        <w:rPr>
          <w:ins w:id="1749" w:author="Cong" w:date="2020-10-02T18:57:00Z"/>
          <w:rFonts w:asciiTheme="majorHAnsi" w:hAnsiTheme="majorHAnsi" w:cstheme="majorHAnsi"/>
          <w:sz w:val="22"/>
          <w:szCs w:val="22"/>
          <w:u w:val="single"/>
          <w:rPrChange w:id="1750" w:author="Cong" w:date="2020-10-02T19:21:00Z">
            <w:rPr>
              <w:ins w:id="1751" w:author="Cong" w:date="2020-10-02T18:57:00Z"/>
              <w:rFonts w:asciiTheme="majorHAnsi" w:hAnsiTheme="majorHAnsi" w:cstheme="majorHAnsi"/>
              <w:sz w:val="22"/>
              <w:szCs w:val="22"/>
              <w:u w:val="single"/>
            </w:rPr>
          </w:rPrChange>
        </w:rPr>
      </w:pPr>
    </w:p>
    <w:p w14:paraId="7B947B6B" w14:textId="24B747F0" w:rsidR="00BE03B2" w:rsidRPr="00637F62" w:rsidRDefault="00BE03B2" w:rsidP="00637F62">
      <w:pPr>
        <w:pStyle w:val="ListParagraph"/>
        <w:numPr>
          <w:ilvl w:val="1"/>
          <w:numId w:val="57"/>
        </w:numPr>
        <w:tabs>
          <w:tab w:val="left" w:pos="720"/>
        </w:tabs>
        <w:ind w:left="810" w:hanging="450"/>
        <w:rPr>
          <w:ins w:id="1752" w:author="Cong" w:date="2020-10-02T18:57:00Z"/>
          <w:rFonts w:asciiTheme="majorHAnsi" w:hAnsiTheme="majorHAnsi" w:cstheme="majorHAnsi"/>
          <w:sz w:val="22"/>
          <w:szCs w:val="22"/>
          <w:rPrChange w:id="1753" w:author="Cong" w:date="2020-10-02T19:21:00Z">
            <w:rPr>
              <w:ins w:id="1754" w:author="Cong" w:date="2020-10-02T18:57:00Z"/>
              <w:rFonts w:asciiTheme="majorHAnsi" w:hAnsiTheme="majorHAnsi" w:cstheme="majorHAnsi"/>
              <w:sz w:val="22"/>
              <w:szCs w:val="22"/>
              <w:u w:val="single"/>
            </w:rPr>
          </w:rPrChange>
        </w:rPr>
        <w:pPrChange w:id="1755" w:author="Cong" w:date="2020-10-02T19:21:00Z">
          <w:pPr>
            <w:ind w:firstLine="360"/>
          </w:pPr>
        </w:pPrChange>
      </w:pPr>
      <w:ins w:id="1756" w:author="Cong" w:date="2020-10-02T18:56:00Z">
        <w:r w:rsidRPr="00637F62">
          <w:rPr>
            <w:rFonts w:asciiTheme="majorHAnsi" w:hAnsiTheme="majorHAnsi" w:cstheme="majorHAnsi"/>
            <w:sz w:val="22"/>
            <w:szCs w:val="22"/>
            <w:rPrChange w:id="1757" w:author="Cong" w:date="2020-10-02T19:21:00Z">
              <w:rPr>
                <w:rFonts w:asciiTheme="majorHAnsi" w:hAnsiTheme="majorHAnsi" w:cstheme="majorHAnsi"/>
                <w:sz w:val="22"/>
                <w:szCs w:val="22"/>
              </w:rPr>
            </w:rPrChange>
          </w:rPr>
          <w:t xml:space="preserve">Years Available: </w:t>
        </w:r>
      </w:ins>
      <w:ins w:id="1758" w:author="Cong" w:date="2020-10-02T18:57:00Z">
        <w:r w:rsidRPr="00637F62">
          <w:rPr>
            <w:rFonts w:asciiTheme="majorHAnsi" w:hAnsiTheme="majorHAnsi" w:cstheme="majorHAnsi"/>
            <w:sz w:val="22"/>
            <w:szCs w:val="22"/>
            <w:rPrChange w:id="1759" w:author="Cong" w:date="2020-10-02T19:21:00Z">
              <w:rPr>
                <w:rFonts w:asciiTheme="majorHAnsi" w:hAnsiTheme="majorHAnsi" w:cstheme="majorHAnsi"/>
                <w:sz w:val="22"/>
                <w:szCs w:val="22"/>
                <w:u w:val="single"/>
              </w:rPr>
            </w:rPrChange>
          </w:rPr>
          <w:t>1996-2017</w:t>
        </w:r>
      </w:ins>
    </w:p>
    <w:p w14:paraId="6A9796A3" w14:textId="77777777" w:rsidR="00BE03B2" w:rsidRPr="00637F62" w:rsidRDefault="00BE03B2" w:rsidP="00DB52CA">
      <w:pPr>
        <w:ind w:firstLine="360"/>
        <w:rPr>
          <w:ins w:id="1760" w:author="Cong" w:date="2020-10-02T18:57:00Z"/>
          <w:rFonts w:asciiTheme="majorHAnsi" w:hAnsiTheme="majorHAnsi" w:cstheme="majorHAnsi"/>
          <w:sz w:val="22"/>
          <w:szCs w:val="22"/>
          <w:u w:val="single"/>
          <w:rPrChange w:id="1761" w:author="Cong" w:date="2020-10-02T19:21:00Z">
            <w:rPr>
              <w:ins w:id="1762" w:author="Cong" w:date="2020-10-02T18:57:00Z"/>
              <w:rFonts w:asciiTheme="majorHAnsi" w:hAnsiTheme="majorHAnsi" w:cstheme="majorHAnsi"/>
              <w:sz w:val="22"/>
              <w:szCs w:val="22"/>
              <w:u w:val="single"/>
            </w:rPr>
          </w:rPrChange>
        </w:rPr>
      </w:pPr>
    </w:p>
    <w:p w14:paraId="6CC5C32D" w14:textId="0BE96B9C" w:rsidR="00BE03B2" w:rsidRPr="00637F62" w:rsidRDefault="00BE03B2" w:rsidP="00637F62">
      <w:pPr>
        <w:pStyle w:val="ListParagraph"/>
        <w:numPr>
          <w:ilvl w:val="1"/>
          <w:numId w:val="57"/>
        </w:numPr>
        <w:tabs>
          <w:tab w:val="left" w:pos="720"/>
        </w:tabs>
        <w:ind w:left="810" w:hanging="450"/>
        <w:rPr>
          <w:ins w:id="1763" w:author="Cong" w:date="2020-10-02T18:57:00Z"/>
          <w:rFonts w:asciiTheme="majorHAnsi" w:hAnsiTheme="majorHAnsi" w:cstheme="majorHAnsi"/>
          <w:sz w:val="22"/>
          <w:szCs w:val="22"/>
          <w:rPrChange w:id="1764" w:author="Cong" w:date="2020-10-02T19:21:00Z">
            <w:rPr>
              <w:ins w:id="1765" w:author="Cong" w:date="2020-10-02T18:57:00Z"/>
              <w:rFonts w:asciiTheme="majorHAnsi" w:hAnsiTheme="majorHAnsi" w:cstheme="majorHAnsi"/>
              <w:sz w:val="22"/>
              <w:szCs w:val="22"/>
              <w:u w:val="single"/>
            </w:rPr>
          </w:rPrChange>
        </w:rPr>
        <w:pPrChange w:id="1766" w:author="Cong" w:date="2020-10-02T19:21:00Z">
          <w:pPr>
            <w:ind w:firstLine="360"/>
          </w:pPr>
        </w:pPrChange>
      </w:pPr>
      <w:ins w:id="1767" w:author="Cong" w:date="2020-10-02T18:57:00Z">
        <w:r w:rsidRPr="00637F62">
          <w:rPr>
            <w:rFonts w:asciiTheme="majorHAnsi" w:hAnsiTheme="majorHAnsi" w:cstheme="majorHAnsi"/>
            <w:sz w:val="22"/>
            <w:szCs w:val="22"/>
            <w:rPrChange w:id="1768" w:author="Cong" w:date="2020-10-02T19:21:00Z">
              <w:rPr>
                <w:rFonts w:asciiTheme="majorHAnsi" w:hAnsiTheme="majorHAnsi" w:cstheme="majorHAnsi"/>
                <w:sz w:val="22"/>
                <w:szCs w:val="22"/>
                <w:u w:val="single"/>
              </w:rPr>
            </w:rPrChange>
          </w:rPr>
          <w:t>Download Instructions</w:t>
        </w:r>
      </w:ins>
    </w:p>
    <w:p w14:paraId="6DD5B2BF" w14:textId="361B72F5" w:rsidR="005068B2" w:rsidRPr="00637F62" w:rsidDel="00DB52CA" w:rsidRDefault="005068B2" w:rsidP="005068B2">
      <w:pPr>
        <w:ind w:firstLine="360"/>
        <w:rPr>
          <w:del w:id="1769" w:author="Cong" w:date="2020-10-02T17:27:00Z"/>
          <w:rFonts w:asciiTheme="majorHAnsi" w:hAnsiTheme="majorHAnsi" w:cstheme="majorHAnsi"/>
          <w:sz w:val="22"/>
          <w:szCs w:val="22"/>
          <w:rPrChange w:id="1770" w:author="Cong" w:date="2020-10-02T19:21:00Z">
            <w:rPr>
              <w:del w:id="1771" w:author="Cong" w:date="2020-10-02T17:27:00Z"/>
              <w:rFonts w:asciiTheme="majorHAnsi" w:hAnsiTheme="majorHAnsi" w:cstheme="majorHAnsi"/>
              <w:sz w:val="22"/>
              <w:szCs w:val="22"/>
            </w:rPr>
          </w:rPrChange>
        </w:rPr>
      </w:pPr>
      <w:del w:id="1772" w:author="Cong" w:date="2020-10-02T18:57:00Z">
        <w:r w:rsidRPr="00637F62" w:rsidDel="00BE03B2">
          <w:rPr>
            <w:rFonts w:asciiTheme="majorHAnsi" w:hAnsiTheme="majorHAnsi" w:cstheme="majorHAnsi"/>
            <w:sz w:val="22"/>
            <w:szCs w:val="22"/>
            <w:rPrChange w:id="1773" w:author="Cong" w:date="2020-10-02T19:21:00Z">
              <w:rPr>
                <w:rFonts w:asciiTheme="majorHAnsi" w:hAnsiTheme="majorHAnsi" w:cstheme="majorHAnsi"/>
                <w:sz w:val="22"/>
                <w:szCs w:val="22"/>
              </w:rPr>
            </w:rPrChange>
          </w:rPr>
          <w:delText>To obtain the MEPS data sets, the best way is to go to</w:delText>
        </w:r>
      </w:del>
    </w:p>
    <w:moveFromRangeStart w:id="1774" w:author="Cong" w:date="2020-10-02T17:27:00Z" w:name="move52552046"/>
    <w:p w14:paraId="3A373EF3" w14:textId="0E7A051F" w:rsidR="005068B2" w:rsidRPr="00637F62" w:rsidRDefault="00FE6766" w:rsidP="00DB52CA">
      <w:pPr>
        <w:ind w:firstLine="360"/>
        <w:rPr>
          <w:rFonts w:asciiTheme="majorHAnsi" w:hAnsiTheme="majorHAnsi" w:cstheme="majorHAnsi"/>
          <w:sz w:val="22"/>
          <w:szCs w:val="22"/>
          <w:rPrChange w:id="1775" w:author="Cong" w:date="2020-10-02T19:21:00Z">
            <w:rPr>
              <w:rFonts w:asciiTheme="majorHAnsi" w:hAnsiTheme="majorHAnsi" w:cstheme="majorHAnsi"/>
              <w:sz w:val="22"/>
              <w:szCs w:val="22"/>
            </w:rPr>
          </w:rPrChange>
        </w:rPr>
        <w:pPrChange w:id="1776" w:author="Cong" w:date="2020-10-02T17:27:00Z">
          <w:pPr>
            <w:ind w:firstLine="360"/>
          </w:pPr>
        </w:pPrChange>
      </w:pPr>
      <w:moveFrom w:id="1777" w:author="Cong" w:date="2020-10-02T17:27:00Z">
        <w:r w:rsidRPr="00637F62" w:rsidDel="00DB52CA">
          <w:rPr>
            <w:rFonts w:asciiTheme="majorHAnsi" w:hAnsiTheme="majorHAnsi" w:cstheme="majorHAnsi"/>
            <w:sz w:val="22"/>
            <w:szCs w:val="22"/>
            <w:rPrChange w:id="1778" w:author="Cong" w:date="2020-10-02T19:21:00Z">
              <w:rPr>
                <w:rFonts w:asciiTheme="majorHAnsi" w:hAnsiTheme="majorHAnsi" w:cstheme="majorHAnsi"/>
                <w:sz w:val="22"/>
                <w:szCs w:val="22"/>
              </w:rPr>
            </w:rPrChange>
          </w:rPr>
          <w:fldChar w:fldCharType="begin"/>
        </w:r>
        <w:r w:rsidRPr="00637F62" w:rsidDel="00DB52CA">
          <w:rPr>
            <w:rFonts w:asciiTheme="majorHAnsi" w:hAnsiTheme="majorHAnsi" w:cstheme="majorHAnsi"/>
            <w:sz w:val="22"/>
            <w:szCs w:val="22"/>
            <w:rPrChange w:id="1779" w:author="Cong" w:date="2020-10-02T19:21:00Z">
              <w:rPr>
                <w:rFonts w:asciiTheme="majorHAnsi" w:hAnsiTheme="majorHAnsi" w:cstheme="majorHAnsi"/>
                <w:sz w:val="22"/>
                <w:szCs w:val="22"/>
              </w:rPr>
            </w:rPrChange>
          </w:rPr>
          <w:instrText xml:space="preserve"> HYPERLINK "https://healthsurveys.ipums.org/" </w:instrText>
        </w:r>
        <w:r w:rsidRPr="00637F62" w:rsidDel="00DB52CA">
          <w:rPr>
            <w:rFonts w:asciiTheme="majorHAnsi" w:hAnsiTheme="majorHAnsi" w:cstheme="majorHAnsi"/>
            <w:sz w:val="22"/>
            <w:szCs w:val="22"/>
            <w:rPrChange w:id="1780" w:author="Cong" w:date="2020-10-02T19:21:00Z">
              <w:rPr>
                <w:rFonts w:asciiTheme="majorHAnsi" w:hAnsiTheme="majorHAnsi" w:cstheme="majorHAnsi"/>
                <w:sz w:val="22"/>
                <w:szCs w:val="22"/>
              </w:rPr>
            </w:rPrChange>
          </w:rPr>
          <w:fldChar w:fldCharType="separate"/>
        </w:r>
        <w:r w:rsidR="005068B2" w:rsidRPr="00637F62" w:rsidDel="00DB52CA">
          <w:rPr>
            <w:rStyle w:val="Hyperlink"/>
            <w:rFonts w:asciiTheme="majorHAnsi" w:hAnsiTheme="majorHAnsi" w:cstheme="majorHAnsi"/>
            <w:sz w:val="22"/>
            <w:szCs w:val="22"/>
            <w:rPrChange w:id="1781" w:author="Cong" w:date="2020-10-02T19:21:00Z">
              <w:rPr>
                <w:rStyle w:val="Hyperlink"/>
                <w:rFonts w:asciiTheme="majorHAnsi" w:hAnsiTheme="majorHAnsi" w:cstheme="majorHAnsi"/>
                <w:sz w:val="22"/>
                <w:szCs w:val="22"/>
              </w:rPr>
            </w:rPrChange>
          </w:rPr>
          <w:t>https://healthsurveys.ipums.org/</w:t>
        </w:r>
        <w:r w:rsidRPr="00637F62" w:rsidDel="00DB52CA">
          <w:rPr>
            <w:rStyle w:val="Hyperlink"/>
            <w:rFonts w:asciiTheme="majorHAnsi" w:hAnsiTheme="majorHAnsi" w:cstheme="majorHAnsi"/>
            <w:sz w:val="22"/>
            <w:szCs w:val="22"/>
            <w:rPrChange w:id="1782" w:author="Cong" w:date="2020-10-02T19:21:00Z">
              <w:rPr>
                <w:rStyle w:val="Hyperlink"/>
                <w:rFonts w:asciiTheme="majorHAnsi" w:hAnsiTheme="majorHAnsi" w:cstheme="majorHAnsi"/>
                <w:sz w:val="22"/>
                <w:szCs w:val="22"/>
              </w:rPr>
            </w:rPrChange>
          </w:rPr>
          <w:fldChar w:fldCharType="end"/>
        </w:r>
      </w:moveFrom>
      <w:moveFromRangeEnd w:id="1774"/>
    </w:p>
    <w:p w14:paraId="000B3BF2" w14:textId="273491F7" w:rsidR="00DB52CA" w:rsidRPr="00637F62" w:rsidRDefault="00DB52CA" w:rsidP="002C42AB">
      <w:pPr>
        <w:pStyle w:val="ListParagraph"/>
        <w:numPr>
          <w:ilvl w:val="0"/>
          <w:numId w:val="35"/>
        </w:numPr>
        <w:ind w:left="720"/>
        <w:rPr>
          <w:ins w:id="1783" w:author="Cong" w:date="2020-10-02T17:27:00Z"/>
          <w:rFonts w:asciiTheme="majorHAnsi" w:hAnsiTheme="majorHAnsi" w:cstheme="majorHAnsi"/>
          <w:sz w:val="22"/>
          <w:szCs w:val="22"/>
          <w:rPrChange w:id="1784" w:author="Cong" w:date="2020-10-02T19:21:00Z">
            <w:rPr>
              <w:ins w:id="1785" w:author="Cong" w:date="2020-10-02T17:27:00Z"/>
              <w:rFonts w:asciiTheme="majorHAnsi" w:hAnsiTheme="majorHAnsi" w:cstheme="majorHAnsi"/>
              <w:sz w:val="22"/>
              <w:szCs w:val="22"/>
            </w:rPr>
          </w:rPrChange>
        </w:rPr>
        <w:pPrChange w:id="1786" w:author="Cong" w:date="2020-10-02T19:26:00Z">
          <w:pPr>
            <w:pStyle w:val="ListParagraph"/>
            <w:numPr>
              <w:numId w:val="35"/>
            </w:numPr>
            <w:ind w:left="1080" w:hanging="360"/>
          </w:pPr>
        </w:pPrChange>
      </w:pPr>
      <w:ins w:id="1787" w:author="Cong" w:date="2020-10-02T17:27:00Z">
        <w:r w:rsidRPr="00637F62">
          <w:rPr>
            <w:rFonts w:asciiTheme="majorHAnsi" w:hAnsiTheme="majorHAnsi" w:cstheme="majorHAnsi"/>
            <w:sz w:val="22"/>
            <w:szCs w:val="22"/>
            <w:rPrChange w:id="1788" w:author="Cong" w:date="2020-10-02T19:21:00Z">
              <w:rPr>
                <w:rFonts w:asciiTheme="majorHAnsi" w:hAnsiTheme="majorHAnsi" w:cstheme="majorHAnsi"/>
                <w:sz w:val="22"/>
                <w:szCs w:val="22"/>
              </w:rPr>
            </w:rPrChange>
          </w:rPr>
          <w:t xml:space="preserve">Go to </w:t>
        </w:r>
      </w:ins>
      <w:moveToRangeStart w:id="1789" w:author="Cong" w:date="2020-10-02T17:27:00Z" w:name="move52552046"/>
      <w:moveTo w:id="1790" w:author="Cong" w:date="2020-10-02T17:27:00Z">
        <w:r w:rsidRPr="00637F62">
          <w:rPr>
            <w:rFonts w:asciiTheme="majorHAnsi" w:hAnsiTheme="majorHAnsi" w:cstheme="majorHAnsi"/>
            <w:sz w:val="22"/>
            <w:szCs w:val="22"/>
            <w:rPrChange w:id="1791"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792" w:author="Cong" w:date="2020-10-02T19:21:00Z">
              <w:rPr>
                <w:rFonts w:asciiTheme="majorHAnsi" w:hAnsiTheme="majorHAnsi" w:cstheme="majorHAnsi"/>
                <w:sz w:val="22"/>
                <w:szCs w:val="22"/>
              </w:rPr>
            </w:rPrChange>
          </w:rPr>
          <w:instrText xml:space="preserve"> HYPERLINK "https://healthsurveys.ipums.org/" </w:instrText>
        </w:r>
        <w:r w:rsidRPr="00637F62">
          <w:rPr>
            <w:rFonts w:asciiTheme="majorHAnsi" w:hAnsiTheme="majorHAnsi" w:cstheme="majorHAnsi"/>
            <w:sz w:val="22"/>
            <w:szCs w:val="22"/>
            <w:rPrChange w:id="1793" w:author="Cong" w:date="2020-10-02T19:21:00Z">
              <w:rPr>
                <w:rFonts w:asciiTheme="majorHAnsi" w:hAnsiTheme="majorHAnsi" w:cstheme="majorHAnsi"/>
                <w:sz w:val="22"/>
                <w:szCs w:val="22"/>
              </w:rPr>
            </w:rPrChange>
          </w:rPr>
          <w:fldChar w:fldCharType="separate"/>
        </w:r>
        <w:r w:rsidRPr="00637F62">
          <w:rPr>
            <w:rStyle w:val="Hyperlink"/>
            <w:rFonts w:asciiTheme="majorHAnsi" w:hAnsiTheme="majorHAnsi" w:cstheme="majorHAnsi"/>
            <w:sz w:val="22"/>
            <w:szCs w:val="22"/>
            <w:rPrChange w:id="1794" w:author="Cong" w:date="2020-10-02T19:21:00Z">
              <w:rPr>
                <w:rStyle w:val="Hyperlink"/>
                <w:rFonts w:asciiTheme="majorHAnsi" w:hAnsiTheme="majorHAnsi" w:cstheme="majorHAnsi"/>
                <w:sz w:val="22"/>
                <w:szCs w:val="22"/>
              </w:rPr>
            </w:rPrChange>
          </w:rPr>
          <w:t>https://healthsurveys.ipums.org/</w:t>
        </w:r>
        <w:r w:rsidRPr="00637F62">
          <w:rPr>
            <w:rStyle w:val="Hyperlink"/>
            <w:rFonts w:asciiTheme="majorHAnsi" w:hAnsiTheme="majorHAnsi" w:cstheme="majorHAnsi"/>
            <w:sz w:val="22"/>
            <w:szCs w:val="22"/>
            <w:rPrChange w:id="1795" w:author="Cong" w:date="2020-10-02T19:21:00Z">
              <w:rPr>
                <w:rStyle w:val="Hyperlink"/>
                <w:rFonts w:asciiTheme="majorHAnsi" w:hAnsiTheme="majorHAnsi" w:cstheme="majorHAnsi"/>
                <w:sz w:val="22"/>
                <w:szCs w:val="22"/>
              </w:rPr>
            </w:rPrChange>
          </w:rPr>
          <w:fldChar w:fldCharType="end"/>
        </w:r>
      </w:moveTo>
      <w:moveToRangeEnd w:id="1789"/>
    </w:p>
    <w:p w14:paraId="4A075E26" w14:textId="77777777" w:rsidR="00DB52CA" w:rsidRPr="00637F62" w:rsidRDefault="00DB52CA" w:rsidP="002C42AB">
      <w:pPr>
        <w:pStyle w:val="ListParagraph"/>
        <w:numPr>
          <w:ilvl w:val="0"/>
          <w:numId w:val="35"/>
        </w:numPr>
        <w:ind w:left="720"/>
        <w:rPr>
          <w:ins w:id="1796" w:author="Cong" w:date="2020-10-02T17:27:00Z"/>
          <w:rFonts w:asciiTheme="majorHAnsi" w:hAnsiTheme="majorHAnsi" w:cstheme="majorHAnsi"/>
          <w:sz w:val="22"/>
          <w:szCs w:val="22"/>
          <w:rPrChange w:id="1797" w:author="Cong" w:date="2020-10-02T19:21:00Z">
            <w:rPr>
              <w:ins w:id="1798" w:author="Cong" w:date="2020-10-02T17:27:00Z"/>
              <w:rFonts w:asciiTheme="majorHAnsi" w:hAnsiTheme="majorHAnsi" w:cstheme="majorHAnsi"/>
              <w:sz w:val="22"/>
              <w:szCs w:val="22"/>
            </w:rPr>
          </w:rPrChange>
        </w:rPr>
        <w:pPrChange w:id="1799" w:author="Cong" w:date="2020-10-02T19:26:00Z">
          <w:pPr>
            <w:pStyle w:val="ListParagraph"/>
            <w:numPr>
              <w:numId w:val="35"/>
            </w:numPr>
            <w:ind w:left="1080" w:hanging="360"/>
          </w:pPr>
        </w:pPrChange>
      </w:pPr>
      <w:ins w:id="1800" w:author="Cong" w:date="2020-10-02T17:27:00Z">
        <w:r w:rsidRPr="00637F62">
          <w:rPr>
            <w:rFonts w:asciiTheme="majorHAnsi" w:hAnsiTheme="majorHAnsi" w:cstheme="majorHAnsi"/>
            <w:sz w:val="22"/>
            <w:szCs w:val="22"/>
            <w:rPrChange w:id="1801" w:author="Cong" w:date="2020-10-02T19:21:00Z">
              <w:rPr>
                <w:rFonts w:asciiTheme="majorHAnsi" w:hAnsiTheme="majorHAnsi" w:cstheme="majorHAnsi"/>
                <w:sz w:val="22"/>
                <w:szCs w:val="22"/>
              </w:rPr>
            </w:rPrChange>
          </w:rPr>
          <w:t>Select “all samples” to get a long series of years</w:t>
        </w:r>
      </w:ins>
    </w:p>
    <w:p w14:paraId="17B3AA3B" w14:textId="77777777" w:rsidR="00DB52CA" w:rsidRPr="00637F62" w:rsidRDefault="00DB52CA" w:rsidP="002C42AB">
      <w:pPr>
        <w:pStyle w:val="ListParagraph"/>
        <w:numPr>
          <w:ilvl w:val="0"/>
          <w:numId w:val="35"/>
        </w:numPr>
        <w:ind w:left="720"/>
        <w:rPr>
          <w:ins w:id="1802" w:author="Cong" w:date="2020-10-02T17:27:00Z"/>
          <w:rFonts w:asciiTheme="majorHAnsi" w:hAnsiTheme="majorHAnsi" w:cstheme="majorHAnsi"/>
          <w:sz w:val="22"/>
          <w:szCs w:val="22"/>
          <w:rPrChange w:id="1803" w:author="Cong" w:date="2020-10-02T19:21:00Z">
            <w:rPr>
              <w:ins w:id="1804" w:author="Cong" w:date="2020-10-02T17:27:00Z"/>
              <w:rFonts w:asciiTheme="majorHAnsi" w:hAnsiTheme="majorHAnsi" w:cstheme="majorHAnsi"/>
              <w:sz w:val="22"/>
              <w:szCs w:val="22"/>
            </w:rPr>
          </w:rPrChange>
        </w:rPr>
        <w:pPrChange w:id="1805" w:author="Cong" w:date="2020-10-02T19:26:00Z">
          <w:pPr>
            <w:pStyle w:val="ListParagraph"/>
            <w:numPr>
              <w:numId w:val="35"/>
            </w:numPr>
            <w:ind w:left="1080" w:hanging="360"/>
          </w:pPr>
        </w:pPrChange>
      </w:pPr>
      <w:ins w:id="1806" w:author="Cong" w:date="2020-10-02T17:27:00Z">
        <w:r w:rsidRPr="00637F62">
          <w:rPr>
            <w:rFonts w:asciiTheme="majorHAnsi" w:hAnsiTheme="majorHAnsi" w:cstheme="majorHAnsi"/>
            <w:sz w:val="22"/>
            <w:szCs w:val="22"/>
            <w:rPrChange w:id="1807" w:author="Cong" w:date="2020-10-02T19:21:00Z">
              <w:rPr>
                <w:rFonts w:asciiTheme="majorHAnsi" w:hAnsiTheme="majorHAnsi" w:cstheme="majorHAnsi"/>
                <w:sz w:val="22"/>
                <w:szCs w:val="22"/>
              </w:rPr>
            </w:rPrChange>
          </w:rPr>
          <w:t>Select the tab “person” for person-level variables (not “household”)</w:t>
        </w:r>
      </w:ins>
    </w:p>
    <w:p w14:paraId="481BFEA5" w14:textId="78C53514" w:rsidR="00DB52CA" w:rsidRPr="00637F62" w:rsidRDefault="00DB52CA" w:rsidP="002C42AB">
      <w:pPr>
        <w:pStyle w:val="ListParagraph"/>
        <w:numPr>
          <w:ilvl w:val="0"/>
          <w:numId w:val="35"/>
        </w:numPr>
        <w:ind w:left="720"/>
        <w:rPr>
          <w:ins w:id="1808" w:author="Cong" w:date="2020-10-02T17:28:00Z"/>
          <w:rFonts w:asciiTheme="majorHAnsi" w:hAnsiTheme="majorHAnsi" w:cstheme="majorHAnsi"/>
          <w:sz w:val="22"/>
          <w:szCs w:val="22"/>
          <w:rPrChange w:id="1809" w:author="Cong" w:date="2020-10-02T19:21:00Z">
            <w:rPr>
              <w:ins w:id="1810" w:author="Cong" w:date="2020-10-02T17:28:00Z"/>
              <w:rFonts w:asciiTheme="majorHAnsi" w:hAnsiTheme="majorHAnsi" w:cstheme="majorHAnsi"/>
              <w:sz w:val="22"/>
              <w:szCs w:val="22"/>
            </w:rPr>
          </w:rPrChange>
        </w:rPr>
        <w:pPrChange w:id="1811" w:author="Cong" w:date="2020-10-02T19:26:00Z">
          <w:pPr>
            <w:pStyle w:val="ListParagraph"/>
            <w:numPr>
              <w:numId w:val="35"/>
            </w:numPr>
            <w:ind w:left="1080" w:hanging="360"/>
          </w:pPr>
        </w:pPrChange>
      </w:pPr>
      <w:ins w:id="1812" w:author="Cong" w:date="2020-10-02T17:27:00Z">
        <w:r w:rsidRPr="00637F62">
          <w:rPr>
            <w:rFonts w:asciiTheme="majorHAnsi" w:hAnsiTheme="majorHAnsi" w:cstheme="majorHAnsi"/>
            <w:sz w:val="22"/>
            <w:szCs w:val="22"/>
            <w:rPrChange w:id="1813" w:author="Cong" w:date="2020-10-02T19:21:00Z">
              <w:rPr>
                <w:rFonts w:asciiTheme="majorHAnsi" w:hAnsiTheme="majorHAnsi" w:cstheme="majorHAnsi"/>
                <w:sz w:val="22"/>
                <w:szCs w:val="22"/>
              </w:rPr>
            </w:rPrChange>
          </w:rPr>
          <w:t>Select all health conditions</w:t>
        </w:r>
      </w:ins>
      <w:ins w:id="1814" w:author="Cong" w:date="2020-10-02T17:28:00Z">
        <w:r w:rsidRPr="00637F62">
          <w:rPr>
            <w:rFonts w:asciiTheme="majorHAnsi" w:hAnsiTheme="majorHAnsi" w:cstheme="majorHAnsi"/>
            <w:sz w:val="22"/>
            <w:szCs w:val="22"/>
            <w:rPrChange w:id="1815" w:author="Cong" w:date="2020-10-02T19:21:00Z">
              <w:rPr>
                <w:rFonts w:asciiTheme="majorHAnsi" w:hAnsiTheme="majorHAnsi" w:cstheme="majorHAnsi"/>
                <w:sz w:val="22"/>
                <w:szCs w:val="22"/>
              </w:rPr>
            </w:rPrChange>
          </w:rPr>
          <w:t xml:space="preserve">. </w:t>
        </w:r>
      </w:ins>
      <w:moveToRangeStart w:id="1816" w:author="Cong" w:date="2020-10-02T17:28:00Z" w:name="move52552149"/>
      <w:moveTo w:id="1817" w:author="Cong" w:date="2020-10-02T17:28:00Z">
        <w:r w:rsidRPr="00637F62">
          <w:rPr>
            <w:rFonts w:asciiTheme="majorHAnsi" w:hAnsiTheme="majorHAnsi" w:cstheme="majorHAnsi"/>
            <w:sz w:val="22"/>
            <w:szCs w:val="22"/>
            <w:rPrChange w:id="1818" w:author="Cong" w:date="2020-10-02T19:21:00Z">
              <w:rPr>
                <w:rFonts w:asciiTheme="majorHAnsi" w:hAnsiTheme="majorHAnsi" w:cstheme="majorHAnsi"/>
                <w:sz w:val="22"/>
                <w:szCs w:val="22"/>
              </w:rPr>
            </w:rPrChange>
          </w:rPr>
          <w:t>Selected variables from annual, not round option. That should make this like a repeated cross section of sorts. Of course person id is available to link peoples answers from one year to the next but if doing longitudinal work, it would be much better to do round level</w:t>
        </w:r>
      </w:moveTo>
      <w:moveToRangeEnd w:id="1816"/>
      <w:ins w:id="1819" w:author="Cong" w:date="2020-10-02T17:27:00Z">
        <w:r w:rsidRPr="00637F62">
          <w:rPr>
            <w:rFonts w:asciiTheme="majorHAnsi" w:hAnsiTheme="majorHAnsi" w:cstheme="majorHAnsi"/>
            <w:sz w:val="22"/>
            <w:szCs w:val="22"/>
            <w:rPrChange w:id="1820" w:author="Cong" w:date="2020-10-02T19:21:00Z">
              <w:rPr>
                <w:rFonts w:asciiTheme="majorHAnsi" w:hAnsiTheme="majorHAnsi" w:cstheme="majorHAnsi"/>
                <w:sz w:val="22"/>
                <w:szCs w:val="22"/>
              </w:rPr>
            </w:rPrChange>
          </w:rPr>
          <w:t xml:space="preserve"> </w:t>
        </w:r>
      </w:ins>
    </w:p>
    <w:p w14:paraId="6296530D" w14:textId="38D7C136" w:rsidR="00DB52CA" w:rsidRPr="00637F62" w:rsidRDefault="00DB52CA" w:rsidP="002C42AB">
      <w:pPr>
        <w:pStyle w:val="ListParagraph"/>
        <w:ind w:hanging="360"/>
        <w:rPr>
          <w:ins w:id="1821" w:author="Cong" w:date="2020-10-02T17:27:00Z"/>
          <w:rFonts w:asciiTheme="majorHAnsi" w:hAnsiTheme="majorHAnsi" w:cstheme="majorHAnsi"/>
          <w:sz w:val="22"/>
          <w:szCs w:val="22"/>
          <w:rPrChange w:id="1822" w:author="Cong" w:date="2020-10-02T19:21:00Z">
            <w:rPr>
              <w:ins w:id="1823" w:author="Cong" w:date="2020-10-02T17:27:00Z"/>
              <w:rFonts w:asciiTheme="majorHAnsi" w:hAnsiTheme="majorHAnsi" w:cstheme="majorHAnsi"/>
              <w:sz w:val="22"/>
              <w:szCs w:val="22"/>
            </w:rPr>
          </w:rPrChange>
        </w:rPr>
        <w:pPrChange w:id="1824" w:author="Cong" w:date="2020-10-02T19:26:00Z">
          <w:pPr>
            <w:pStyle w:val="ListParagraph"/>
            <w:numPr>
              <w:numId w:val="35"/>
            </w:numPr>
            <w:ind w:left="1080" w:hanging="360"/>
          </w:pPr>
        </w:pPrChange>
      </w:pPr>
      <w:ins w:id="1825" w:author="Cong" w:date="2020-10-02T17:27:00Z">
        <w:r w:rsidRPr="00637F62">
          <w:rPr>
            <w:rFonts w:asciiTheme="majorHAnsi" w:hAnsiTheme="majorHAnsi" w:cstheme="majorHAnsi"/>
            <w:sz w:val="22"/>
            <w:szCs w:val="22"/>
            <w:rPrChange w:id="1826" w:author="Cong" w:date="2020-10-02T19:21:00Z">
              <w:rPr>
                <w:rFonts w:asciiTheme="majorHAnsi" w:hAnsiTheme="majorHAnsi" w:cstheme="majorHAnsi"/>
                <w:sz w:val="22"/>
                <w:szCs w:val="22"/>
              </w:rPr>
            </w:rPrChange>
          </w:rPr>
          <w:t>Please see the picture below</w:t>
        </w:r>
      </w:ins>
    </w:p>
    <w:p w14:paraId="7476C9F7" w14:textId="45D463F3" w:rsidR="005068B2" w:rsidRPr="00637F62" w:rsidDel="00DB52CA" w:rsidRDefault="005068B2" w:rsidP="005068B2">
      <w:pPr>
        <w:ind w:firstLine="360"/>
        <w:rPr>
          <w:del w:id="1827" w:author="Cong" w:date="2020-10-02T17:27:00Z"/>
          <w:rFonts w:asciiTheme="majorHAnsi" w:hAnsiTheme="majorHAnsi" w:cstheme="majorHAnsi"/>
          <w:sz w:val="22"/>
          <w:szCs w:val="22"/>
          <w:rPrChange w:id="1828" w:author="Cong" w:date="2020-10-02T19:21:00Z">
            <w:rPr>
              <w:del w:id="1829" w:author="Cong" w:date="2020-10-02T17:27:00Z"/>
              <w:rFonts w:asciiTheme="majorHAnsi" w:hAnsiTheme="majorHAnsi" w:cstheme="majorHAnsi"/>
              <w:sz w:val="22"/>
              <w:szCs w:val="22"/>
            </w:rPr>
          </w:rPrChange>
        </w:rPr>
      </w:pPr>
      <w:del w:id="1830" w:author="Cong" w:date="2020-10-02T17:27:00Z">
        <w:r w:rsidRPr="00637F62" w:rsidDel="00DB52CA">
          <w:rPr>
            <w:rFonts w:asciiTheme="majorHAnsi" w:hAnsiTheme="majorHAnsi" w:cstheme="majorHAnsi"/>
            <w:sz w:val="22"/>
            <w:szCs w:val="22"/>
            <w:rPrChange w:id="1831" w:author="Cong" w:date="2020-10-02T19:21:00Z">
              <w:rPr>
                <w:rFonts w:asciiTheme="majorHAnsi" w:hAnsiTheme="majorHAnsi" w:cstheme="majorHAnsi"/>
                <w:sz w:val="22"/>
                <w:szCs w:val="22"/>
              </w:rPr>
            </w:rPrChange>
          </w:rPr>
          <w:delText>Here are some screen shots for how we downloaded MEPS data, selecting the variables we wanted.</w:delText>
        </w:r>
      </w:del>
    </w:p>
    <w:p w14:paraId="0C2EF2D5" w14:textId="4AFA72DD" w:rsidR="005068B2" w:rsidRPr="00637F62" w:rsidRDefault="005068B2" w:rsidP="005068B2">
      <w:pPr>
        <w:ind w:firstLine="360"/>
        <w:rPr>
          <w:rFonts w:asciiTheme="majorHAnsi" w:hAnsiTheme="majorHAnsi" w:cstheme="majorHAnsi"/>
          <w:sz w:val="22"/>
          <w:szCs w:val="22"/>
          <w:rPrChange w:id="1832" w:author="Cong" w:date="2020-10-02T19:21:00Z">
            <w:rPr>
              <w:rFonts w:asciiTheme="majorHAnsi" w:hAnsiTheme="majorHAnsi" w:cstheme="majorHAnsi"/>
              <w:sz w:val="22"/>
              <w:szCs w:val="22"/>
            </w:rPr>
          </w:rPrChange>
        </w:rPr>
      </w:pPr>
      <w:del w:id="1833" w:author="Cong" w:date="2020-10-02T17:28:00Z">
        <w:r w:rsidRPr="00637F62" w:rsidDel="00DB52CA">
          <w:rPr>
            <w:rFonts w:asciiTheme="majorHAnsi" w:hAnsiTheme="majorHAnsi" w:cstheme="majorHAnsi"/>
            <w:noProof/>
            <w:sz w:val="22"/>
            <w:szCs w:val="22"/>
            <w:rPrChange w:id="1834" w:author="Cong" w:date="2020-10-02T19:21:00Z">
              <w:rPr>
                <w:rFonts w:asciiTheme="majorHAnsi" w:hAnsiTheme="majorHAnsi" w:cstheme="majorHAnsi"/>
                <w:noProof/>
                <w:sz w:val="22"/>
                <w:szCs w:val="22"/>
              </w:rPr>
            </w:rPrChange>
          </w:rPr>
          <w:drawing>
            <wp:inline distT="0" distB="0" distL="0" distR="0" wp14:anchorId="0BBE1508" wp14:editId="5E6AD753">
              <wp:extent cx="5943600" cy="3337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37560"/>
                      </a:xfrm>
                      <a:prstGeom prst="rect">
                        <a:avLst/>
                      </a:prstGeom>
                    </pic:spPr>
                  </pic:pic>
                </a:graphicData>
              </a:graphic>
            </wp:inline>
          </w:drawing>
        </w:r>
      </w:del>
      <w:ins w:id="1835" w:author="Cong" w:date="2020-10-02T17:28:00Z">
        <w:r w:rsidR="00DB52CA" w:rsidRPr="00637F62">
          <w:rPr>
            <w:rFonts w:asciiTheme="majorHAnsi" w:hAnsiTheme="majorHAnsi" w:cstheme="majorHAnsi"/>
            <w:noProof/>
            <w:sz w:val="22"/>
            <w:szCs w:val="22"/>
            <w:rPrChange w:id="1836" w:author="Cong" w:date="2020-10-02T19:21:00Z">
              <w:rPr>
                <w:noProof/>
              </w:rPr>
            </w:rPrChange>
          </w:rPr>
          <w:drawing>
            <wp:inline distT="0" distB="0" distL="0" distR="0" wp14:anchorId="05156BF2" wp14:editId="00E1F19C">
              <wp:extent cx="548640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971800"/>
                      </a:xfrm>
                      <a:prstGeom prst="rect">
                        <a:avLst/>
                      </a:prstGeom>
                    </pic:spPr>
                  </pic:pic>
                </a:graphicData>
              </a:graphic>
            </wp:inline>
          </w:drawing>
        </w:r>
      </w:ins>
    </w:p>
    <w:p w14:paraId="456395F5" w14:textId="77777777" w:rsidR="00BE03B2" w:rsidRPr="00637F62" w:rsidRDefault="00BE03B2" w:rsidP="00BE03B2">
      <w:pPr>
        <w:spacing w:line="259" w:lineRule="auto"/>
        <w:ind w:firstLine="360"/>
        <w:rPr>
          <w:ins w:id="1837" w:author="Cong" w:date="2020-10-02T18:58:00Z"/>
          <w:rFonts w:asciiTheme="majorHAnsi" w:hAnsiTheme="majorHAnsi" w:cstheme="majorHAnsi"/>
          <w:i/>
          <w:iCs/>
          <w:sz w:val="22"/>
          <w:szCs w:val="22"/>
          <w:rPrChange w:id="1838" w:author="Cong" w:date="2020-10-02T19:21:00Z">
            <w:rPr>
              <w:ins w:id="1839" w:author="Cong" w:date="2020-10-02T18:58:00Z"/>
              <w:rFonts w:asciiTheme="majorHAnsi" w:hAnsiTheme="majorHAnsi" w:cstheme="majorHAnsi"/>
              <w:i/>
              <w:iCs/>
              <w:sz w:val="22"/>
              <w:szCs w:val="22"/>
            </w:rPr>
          </w:rPrChange>
        </w:rPr>
      </w:pPr>
      <w:ins w:id="1840" w:author="Cong" w:date="2020-10-02T18:58:00Z">
        <w:r w:rsidRPr="00637F62">
          <w:rPr>
            <w:rFonts w:asciiTheme="majorHAnsi" w:hAnsiTheme="majorHAnsi" w:cstheme="majorHAnsi"/>
            <w:i/>
            <w:iCs/>
            <w:sz w:val="22"/>
            <w:szCs w:val="22"/>
            <w:rPrChange w:id="1841" w:author="Cong" w:date="2020-10-02T19:21:00Z">
              <w:rPr>
                <w:rFonts w:asciiTheme="majorHAnsi" w:hAnsiTheme="majorHAnsi" w:cstheme="majorHAnsi"/>
                <w:i/>
                <w:iCs/>
                <w:sz w:val="22"/>
                <w:szCs w:val="22"/>
              </w:rPr>
            </w:rPrChange>
          </w:rPr>
          <w:t xml:space="preserve">Demographic information </w:t>
        </w:r>
      </w:ins>
    </w:p>
    <w:p w14:paraId="187CAEB3" w14:textId="77777777" w:rsidR="00BE03B2" w:rsidRPr="00637F62" w:rsidRDefault="00BE03B2" w:rsidP="002C42AB">
      <w:pPr>
        <w:pStyle w:val="ListParagraph"/>
        <w:numPr>
          <w:ilvl w:val="0"/>
          <w:numId w:val="38"/>
        </w:numPr>
        <w:ind w:left="720"/>
        <w:rPr>
          <w:ins w:id="1842" w:author="Cong" w:date="2020-10-02T18:58:00Z"/>
          <w:rFonts w:asciiTheme="majorHAnsi" w:hAnsiTheme="majorHAnsi" w:cstheme="majorHAnsi"/>
          <w:sz w:val="22"/>
          <w:szCs w:val="22"/>
          <w:rPrChange w:id="1843" w:author="Cong" w:date="2020-10-02T19:21:00Z">
            <w:rPr>
              <w:ins w:id="1844" w:author="Cong" w:date="2020-10-02T18:58:00Z"/>
              <w:rFonts w:asciiTheme="majorHAnsi" w:hAnsiTheme="majorHAnsi" w:cstheme="majorHAnsi"/>
              <w:sz w:val="22"/>
              <w:szCs w:val="22"/>
            </w:rPr>
          </w:rPrChange>
        </w:rPr>
        <w:pPrChange w:id="1845" w:author="Cong" w:date="2020-10-02T19:27:00Z">
          <w:pPr>
            <w:pStyle w:val="ListParagraph"/>
            <w:numPr>
              <w:numId w:val="38"/>
            </w:numPr>
            <w:ind w:left="1440" w:hanging="360"/>
          </w:pPr>
        </w:pPrChange>
      </w:pPr>
      <w:ins w:id="1846" w:author="Cong" w:date="2020-10-02T18:58:00Z">
        <w:r w:rsidRPr="00637F62">
          <w:rPr>
            <w:rFonts w:asciiTheme="majorHAnsi" w:hAnsiTheme="majorHAnsi" w:cstheme="majorHAnsi"/>
            <w:sz w:val="22"/>
            <w:szCs w:val="22"/>
            <w:rPrChange w:id="1847" w:author="Cong" w:date="2020-10-02T19:21:00Z">
              <w:rPr>
                <w:rFonts w:asciiTheme="majorHAnsi" w:hAnsiTheme="majorHAnsi" w:cstheme="majorHAnsi"/>
                <w:sz w:val="22"/>
                <w:szCs w:val="22"/>
              </w:rPr>
            </w:rPrChange>
          </w:rPr>
          <w:t>Select demographic tab that contains age, race and gender variables</w:t>
        </w:r>
      </w:ins>
    </w:p>
    <w:p w14:paraId="0246C294" w14:textId="77777777" w:rsidR="00BE03B2" w:rsidRPr="00637F62" w:rsidRDefault="00BE03B2" w:rsidP="002C42AB">
      <w:pPr>
        <w:pStyle w:val="ListParagraph"/>
        <w:numPr>
          <w:ilvl w:val="0"/>
          <w:numId w:val="38"/>
        </w:numPr>
        <w:ind w:left="720"/>
        <w:rPr>
          <w:ins w:id="1848" w:author="Cong" w:date="2020-10-02T18:58:00Z"/>
          <w:rFonts w:asciiTheme="majorHAnsi" w:hAnsiTheme="majorHAnsi" w:cstheme="majorHAnsi"/>
          <w:sz w:val="22"/>
          <w:szCs w:val="22"/>
          <w:rPrChange w:id="1849" w:author="Cong" w:date="2020-10-02T19:21:00Z">
            <w:rPr>
              <w:ins w:id="1850" w:author="Cong" w:date="2020-10-02T18:58:00Z"/>
              <w:rFonts w:asciiTheme="majorHAnsi" w:hAnsiTheme="majorHAnsi" w:cstheme="majorHAnsi"/>
              <w:sz w:val="22"/>
              <w:szCs w:val="22"/>
            </w:rPr>
          </w:rPrChange>
        </w:rPr>
        <w:pPrChange w:id="1851" w:author="Cong" w:date="2020-10-02T19:27:00Z">
          <w:pPr>
            <w:pStyle w:val="ListParagraph"/>
            <w:numPr>
              <w:numId w:val="38"/>
            </w:numPr>
            <w:ind w:left="1080" w:hanging="360"/>
          </w:pPr>
        </w:pPrChange>
      </w:pPr>
      <w:ins w:id="1852" w:author="Cong" w:date="2020-10-02T18:58:00Z">
        <w:r w:rsidRPr="00637F62">
          <w:rPr>
            <w:rFonts w:asciiTheme="majorHAnsi" w:hAnsiTheme="majorHAnsi" w:cstheme="majorHAnsi"/>
            <w:sz w:val="22"/>
            <w:szCs w:val="22"/>
            <w:rPrChange w:id="1853" w:author="Cong" w:date="2020-10-02T19:21:00Z">
              <w:rPr>
                <w:rFonts w:asciiTheme="majorHAnsi" w:hAnsiTheme="majorHAnsi" w:cstheme="majorHAnsi"/>
                <w:sz w:val="22"/>
                <w:szCs w:val="22"/>
              </w:rPr>
            </w:rPrChange>
          </w:rPr>
          <w:t>Submit a request and wait until IPUMS notifies of the availability of download</w:t>
        </w:r>
      </w:ins>
    </w:p>
    <w:p w14:paraId="6FA3480F" w14:textId="77777777" w:rsidR="00BE03B2" w:rsidRPr="00637F62" w:rsidRDefault="00BE03B2" w:rsidP="002C42AB">
      <w:pPr>
        <w:pStyle w:val="ListParagraph"/>
        <w:numPr>
          <w:ilvl w:val="0"/>
          <w:numId w:val="38"/>
        </w:numPr>
        <w:ind w:left="720"/>
        <w:rPr>
          <w:ins w:id="1854" w:author="Cong" w:date="2020-10-02T18:58:00Z"/>
          <w:rFonts w:asciiTheme="majorHAnsi" w:hAnsiTheme="majorHAnsi" w:cstheme="majorHAnsi"/>
          <w:sz w:val="22"/>
          <w:szCs w:val="22"/>
          <w:rPrChange w:id="1855" w:author="Cong" w:date="2020-10-02T19:21:00Z">
            <w:rPr>
              <w:ins w:id="1856" w:author="Cong" w:date="2020-10-02T18:58:00Z"/>
              <w:rFonts w:asciiTheme="majorHAnsi" w:hAnsiTheme="majorHAnsi" w:cstheme="majorHAnsi"/>
              <w:sz w:val="22"/>
              <w:szCs w:val="22"/>
            </w:rPr>
          </w:rPrChange>
        </w:rPr>
        <w:pPrChange w:id="1857" w:author="Cong" w:date="2020-10-02T19:27:00Z">
          <w:pPr>
            <w:pStyle w:val="ListParagraph"/>
            <w:numPr>
              <w:numId w:val="38"/>
            </w:numPr>
            <w:ind w:left="1080" w:hanging="360"/>
          </w:pPr>
        </w:pPrChange>
      </w:pPr>
      <w:ins w:id="1858" w:author="Cong" w:date="2020-10-02T18:58:00Z">
        <w:r w:rsidRPr="00637F62">
          <w:rPr>
            <w:rFonts w:asciiTheme="majorHAnsi" w:hAnsiTheme="majorHAnsi" w:cstheme="majorHAnsi"/>
            <w:sz w:val="22"/>
            <w:szCs w:val="22"/>
            <w:rPrChange w:id="1859" w:author="Cong" w:date="2020-10-02T19:21:00Z">
              <w:rPr>
                <w:rFonts w:asciiTheme="majorHAnsi" w:hAnsiTheme="majorHAnsi" w:cstheme="majorHAnsi"/>
                <w:sz w:val="22"/>
                <w:szCs w:val="22"/>
              </w:rPr>
            </w:rPrChange>
          </w:rPr>
          <w:t>Download .</w:t>
        </w:r>
        <w:proofErr w:type="spellStart"/>
        <w:r w:rsidRPr="00637F62">
          <w:rPr>
            <w:rFonts w:asciiTheme="majorHAnsi" w:hAnsiTheme="majorHAnsi" w:cstheme="majorHAnsi"/>
            <w:sz w:val="22"/>
            <w:szCs w:val="22"/>
            <w:rPrChange w:id="1860" w:author="Cong" w:date="2020-10-02T19:21:00Z">
              <w:rPr>
                <w:rFonts w:asciiTheme="majorHAnsi" w:hAnsiTheme="majorHAnsi" w:cstheme="majorHAnsi"/>
                <w:sz w:val="22"/>
                <w:szCs w:val="22"/>
              </w:rPr>
            </w:rPrChange>
          </w:rPr>
          <w:t>dat</w:t>
        </w:r>
        <w:proofErr w:type="spellEnd"/>
        <w:r w:rsidRPr="00637F62">
          <w:rPr>
            <w:rFonts w:asciiTheme="majorHAnsi" w:hAnsiTheme="majorHAnsi" w:cstheme="majorHAnsi"/>
            <w:sz w:val="22"/>
            <w:szCs w:val="22"/>
            <w:rPrChange w:id="1861" w:author="Cong" w:date="2020-10-02T19:21:00Z">
              <w:rPr>
                <w:rFonts w:asciiTheme="majorHAnsi" w:hAnsiTheme="majorHAnsi" w:cstheme="majorHAnsi"/>
                <w:sz w:val="22"/>
                <w:szCs w:val="22"/>
              </w:rPr>
            </w:rPrChange>
          </w:rPr>
          <w:t xml:space="preserve"> and the Stata code from the download page </w:t>
        </w:r>
      </w:ins>
    </w:p>
    <w:p w14:paraId="66104C4E" w14:textId="52679AE2" w:rsidR="00BE03B2" w:rsidRPr="00637F62" w:rsidRDefault="00BE03B2" w:rsidP="002C42AB">
      <w:pPr>
        <w:pStyle w:val="ListParagraph"/>
        <w:numPr>
          <w:ilvl w:val="0"/>
          <w:numId w:val="38"/>
        </w:numPr>
        <w:ind w:left="720"/>
        <w:rPr>
          <w:ins w:id="1862" w:author="Cong" w:date="2020-10-02T18:58:00Z"/>
          <w:rFonts w:asciiTheme="majorHAnsi" w:hAnsiTheme="majorHAnsi" w:cstheme="majorHAnsi"/>
          <w:sz w:val="22"/>
          <w:szCs w:val="22"/>
          <w:rPrChange w:id="1863" w:author="Cong" w:date="2020-10-02T19:21:00Z">
            <w:rPr>
              <w:ins w:id="1864" w:author="Cong" w:date="2020-10-02T18:58:00Z"/>
              <w:rFonts w:asciiTheme="majorHAnsi" w:hAnsiTheme="majorHAnsi" w:cstheme="majorHAnsi"/>
              <w:sz w:val="22"/>
              <w:szCs w:val="22"/>
            </w:rPr>
          </w:rPrChange>
        </w:rPr>
        <w:pPrChange w:id="1865" w:author="Cong" w:date="2020-10-02T19:27:00Z">
          <w:pPr>
            <w:pStyle w:val="ListParagraph"/>
            <w:numPr>
              <w:numId w:val="38"/>
            </w:numPr>
            <w:ind w:left="1080" w:hanging="360"/>
          </w:pPr>
        </w:pPrChange>
      </w:pPr>
      <w:ins w:id="1866" w:author="Cong" w:date="2020-10-02T18:58:00Z">
        <w:r w:rsidRPr="00637F62">
          <w:rPr>
            <w:rFonts w:asciiTheme="majorHAnsi" w:hAnsiTheme="majorHAnsi" w:cstheme="majorHAnsi"/>
            <w:sz w:val="22"/>
            <w:szCs w:val="22"/>
            <w:rPrChange w:id="1867" w:author="Cong" w:date="2020-10-02T19:21:00Z">
              <w:rPr>
                <w:rFonts w:asciiTheme="majorHAnsi" w:hAnsiTheme="majorHAnsi" w:cstheme="majorHAnsi"/>
                <w:sz w:val="22"/>
                <w:szCs w:val="22"/>
              </w:rPr>
            </w:rPrChange>
          </w:rPr>
          <w:t xml:space="preserve">Open the Stata code to read the </w:t>
        </w:r>
      </w:ins>
      <w:ins w:id="1868" w:author="Cong" w:date="2020-10-02T19:27:00Z">
        <w:r w:rsidR="002C42AB">
          <w:rPr>
            <w:rFonts w:asciiTheme="majorHAnsi" w:hAnsiTheme="majorHAnsi" w:cstheme="majorHAnsi"/>
            <w:sz w:val="22"/>
            <w:szCs w:val="22"/>
          </w:rPr>
          <w:t>.</w:t>
        </w:r>
        <w:proofErr w:type="spellStart"/>
        <w:r w:rsidR="002C42AB">
          <w:rPr>
            <w:rFonts w:asciiTheme="majorHAnsi" w:hAnsiTheme="majorHAnsi" w:cstheme="majorHAnsi"/>
            <w:sz w:val="22"/>
            <w:szCs w:val="22"/>
          </w:rPr>
          <w:t>dta</w:t>
        </w:r>
      </w:ins>
      <w:proofErr w:type="spellEnd"/>
      <w:ins w:id="1869" w:author="Cong" w:date="2020-10-02T18:58:00Z">
        <w:r w:rsidRPr="00637F62">
          <w:rPr>
            <w:rFonts w:asciiTheme="majorHAnsi" w:hAnsiTheme="majorHAnsi" w:cstheme="majorHAnsi"/>
            <w:sz w:val="22"/>
            <w:szCs w:val="22"/>
            <w:rPrChange w:id="1870" w:author="Cong" w:date="2020-10-02T19:21:00Z">
              <w:rPr>
                <w:rFonts w:asciiTheme="majorHAnsi" w:hAnsiTheme="majorHAnsi" w:cstheme="majorHAnsi"/>
                <w:sz w:val="22"/>
                <w:szCs w:val="22"/>
              </w:rPr>
            </w:rPrChange>
          </w:rPr>
          <w:t xml:space="preserve"> file. </w:t>
        </w:r>
      </w:ins>
    </w:p>
    <w:p w14:paraId="1A4C29A0" w14:textId="7ED665CF" w:rsidR="00BE03B2" w:rsidRPr="00637F62" w:rsidRDefault="00BE03B2" w:rsidP="002C42AB">
      <w:pPr>
        <w:pStyle w:val="ListParagraph"/>
        <w:numPr>
          <w:ilvl w:val="0"/>
          <w:numId w:val="38"/>
        </w:numPr>
        <w:ind w:left="720"/>
        <w:rPr>
          <w:ins w:id="1871" w:author="Cong" w:date="2020-10-02T18:58:00Z"/>
          <w:rFonts w:asciiTheme="majorHAnsi" w:hAnsiTheme="majorHAnsi" w:cstheme="majorHAnsi"/>
          <w:sz w:val="22"/>
          <w:szCs w:val="22"/>
          <w:rPrChange w:id="1872" w:author="Cong" w:date="2020-10-02T19:21:00Z">
            <w:rPr>
              <w:ins w:id="1873" w:author="Cong" w:date="2020-10-02T18:58:00Z"/>
              <w:rFonts w:asciiTheme="majorHAnsi" w:hAnsiTheme="majorHAnsi" w:cstheme="majorHAnsi"/>
              <w:sz w:val="22"/>
              <w:szCs w:val="22"/>
            </w:rPr>
          </w:rPrChange>
        </w:rPr>
        <w:pPrChange w:id="1874" w:author="Cong" w:date="2020-10-02T19:27:00Z">
          <w:pPr>
            <w:pStyle w:val="ListParagraph"/>
            <w:numPr>
              <w:numId w:val="38"/>
            </w:numPr>
            <w:ind w:left="1080" w:hanging="360"/>
          </w:pPr>
        </w:pPrChange>
      </w:pPr>
      <w:ins w:id="1875" w:author="Cong" w:date="2020-10-02T18:58:00Z">
        <w:r w:rsidRPr="00637F62">
          <w:rPr>
            <w:rFonts w:asciiTheme="majorHAnsi" w:hAnsiTheme="majorHAnsi" w:cstheme="majorHAnsi"/>
            <w:sz w:val="22"/>
            <w:szCs w:val="22"/>
            <w:rPrChange w:id="1876" w:author="Cong" w:date="2020-10-02T19:21:00Z">
              <w:rPr>
                <w:rFonts w:asciiTheme="majorHAnsi" w:hAnsiTheme="majorHAnsi" w:cstheme="majorHAnsi"/>
                <w:sz w:val="22"/>
                <w:szCs w:val="22"/>
              </w:rPr>
            </w:rPrChange>
          </w:rPr>
          <w:t xml:space="preserve">Save the </w:t>
        </w:r>
      </w:ins>
      <w:ins w:id="1877" w:author="Cong" w:date="2020-10-02T19:27:00Z">
        <w:r w:rsidR="002C42AB">
          <w:rPr>
            <w:rFonts w:asciiTheme="majorHAnsi" w:hAnsiTheme="majorHAnsi" w:cstheme="majorHAnsi"/>
            <w:sz w:val="22"/>
            <w:szCs w:val="22"/>
          </w:rPr>
          <w:t>.</w:t>
        </w:r>
        <w:proofErr w:type="spellStart"/>
        <w:r w:rsidR="002C42AB">
          <w:rPr>
            <w:rFonts w:asciiTheme="majorHAnsi" w:hAnsiTheme="majorHAnsi" w:cstheme="majorHAnsi"/>
            <w:sz w:val="22"/>
            <w:szCs w:val="22"/>
          </w:rPr>
          <w:t>dta</w:t>
        </w:r>
      </w:ins>
      <w:proofErr w:type="spellEnd"/>
      <w:ins w:id="1878" w:author="Cong" w:date="2020-10-02T18:58:00Z">
        <w:r w:rsidRPr="00637F62">
          <w:rPr>
            <w:rFonts w:asciiTheme="majorHAnsi" w:hAnsiTheme="majorHAnsi" w:cstheme="majorHAnsi"/>
            <w:sz w:val="22"/>
            <w:szCs w:val="22"/>
            <w:rPrChange w:id="1879" w:author="Cong" w:date="2020-10-02T19:21:00Z">
              <w:rPr>
                <w:rFonts w:asciiTheme="majorHAnsi" w:hAnsiTheme="majorHAnsi" w:cstheme="majorHAnsi"/>
                <w:sz w:val="22"/>
                <w:szCs w:val="22"/>
              </w:rPr>
            </w:rPrChange>
          </w:rPr>
          <w:t xml:space="preserve"> file into a raw data folder</w:t>
        </w:r>
      </w:ins>
    </w:p>
    <w:p w14:paraId="002690A7" w14:textId="588DD140" w:rsidR="005068B2" w:rsidRPr="00637F62" w:rsidDel="00F34521" w:rsidRDefault="005068B2" w:rsidP="005068B2">
      <w:pPr>
        <w:ind w:firstLine="360"/>
        <w:rPr>
          <w:del w:id="1880" w:author="Cong" w:date="2020-10-02T17:32:00Z"/>
          <w:rFonts w:asciiTheme="majorHAnsi" w:hAnsiTheme="majorHAnsi" w:cstheme="majorHAnsi"/>
          <w:sz w:val="22"/>
          <w:szCs w:val="22"/>
          <w:rPrChange w:id="1881" w:author="Cong" w:date="2020-10-02T19:21:00Z">
            <w:rPr>
              <w:del w:id="1882" w:author="Cong" w:date="2020-10-02T17:32:00Z"/>
              <w:rFonts w:asciiTheme="majorHAnsi" w:hAnsiTheme="majorHAnsi" w:cstheme="majorHAnsi"/>
              <w:sz w:val="22"/>
              <w:szCs w:val="22"/>
            </w:rPr>
          </w:rPrChange>
        </w:rPr>
      </w:pPr>
      <w:del w:id="1883" w:author="Cong" w:date="2020-10-02T17:28:00Z">
        <w:r w:rsidRPr="00637F62" w:rsidDel="00DB52CA">
          <w:rPr>
            <w:rFonts w:asciiTheme="majorHAnsi" w:hAnsiTheme="majorHAnsi" w:cstheme="majorHAnsi"/>
            <w:sz w:val="22"/>
            <w:szCs w:val="22"/>
            <w:rPrChange w:id="1884" w:author="Cong" w:date="2020-10-02T19:21:00Z">
              <w:rPr>
                <w:rFonts w:asciiTheme="majorHAnsi" w:hAnsiTheme="majorHAnsi" w:cstheme="majorHAnsi"/>
                <w:sz w:val="22"/>
                <w:szCs w:val="22"/>
              </w:rPr>
            </w:rPrChange>
          </w:rPr>
          <w:delText>Selected all years</w:delText>
        </w:r>
      </w:del>
    </w:p>
    <w:p w14:paraId="6287FDC7" w14:textId="782DD3CD" w:rsidR="005068B2" w:rsidRPr="00637F62" w:rsidRDefault="005068B2" w:rsidP="00F34521">
      <w:pPr>
        <w:ind w:firstLine="360"/>
        <w:rPr>
          <w:rFonts w:asciiTheme="majorHAnsi" w:hAnsiTheme="majorHAnsi" w:cstheme="majorHAnsi"/>
          <w:sz w:val="22"/>
          <w:szCs w:val="22"/>
          <w:rPrChange w:id="1885" w:author="Cong" w:date="2020-10-02T19:21:00Z">
            <w:rPr>
              <w:rFonts w:asciiTheme="majorHAnsi" w:hAnsiTheme="majorHAnsi" w:cstheme="majorHAnsi"/>
              <w:sz w:val="22"/>
              <w:szCs w:val="22"/>
            </w:rPr>
          </w:rPrChange>
        </w:rPr>
        <w:pPrChange w:id="1886" w:author="Cong" w:date="2020-10-02T17:32:00Z">
          <w:pPr>
            <w:ind w:firstLine="360"/>
          </w:pPr>
        </w:pPrChange>
      </w:pPr>
      <w:moveFromRangeStart w:id="1887" w:author="Cong" w:date="2020-10-02T17:28:00Z" w:name="move52552149"/>
      <w:moveFrom w:id="1888" w:author="Cong" w:date="2020-10-02T17:28:00Z">
        <w:r w:rsidRPr="00637F62" w:rsidDel="00DB52CA">
          <w:rPr>
            <w:rFonts w:asciiTheme="majorHAnsi" w:hAnsiTheme="majorHAnsi" w:cstheme="majorHAnsi"/>
            <w:sz w:val="22"/>
            <w:szCs w:val="22"/>
            <w:rPrChange w:id="1889" w:author="Cong" w:date="2020-10-02T19:21:00Z">
              <w:rPr>
                <w:rFonts w:asciiTheme="majorHAnsi" w:hAnsiTheme="majorHAnsi" w:cstheme="majorHAnsi"/>
                <w:sz w:val="22"/>
                <w:szCs w:val="22"/>
              </w:rPr>
            </w:rPrChange>
          </w:rPr>
          <w:t>Selected variables from annual, not round option. That should make this like a repeated cross section of sorts. Of</w:t>
        </w:r>
        <w:r w:rsidR="00EC14AE" w:rsidRPr="00637F62" w:rsidDel="00DB52CA">
          <w:rPr>
            <w:rFonts w:asciiTheme="majorHAnsi" w:hAnsiTheme="majorHAnsi" w:cstheme="majorHAnsi"/>
            <w:sz w:val="22"/>
            <w:szCs w:val="22"/>
            <w:rPrChange w:id="1890" w:author="Cong" w:date="2020-10-02T19:21:00Z">
              <w:rPr>
                <w:rFonts w:asciiTheme="majorHAnsi" w:hAnsiTheme="majorHAnsi" w:cstheme="majorHAnsi"/>
                <w:sz w:val="22"/>
                <w:szCs w:val="22"/>
              </w:rPr>
            </w:rPrChange>
          </w:rPr>
          <w:t xml:space="preserve"> </w:t>
        </w:r>
        <w:r w:rsidRPr="00637F62" w:rsidDel="00DB52CA">
          <w:rPr>
            <w:rFonts w:asciiTheme="majorHAnsi" w:hAnsiTheme="majorHAnsi" w:cstheme="majorHAnsi"/>
            <w:sz w:val="22"/>
            <w:szCs w:val="22"/>
            <w:rPrChange w:id="1891" w:author="Cong" w:date="2020-10-02T19:21:00Z">
              <w:rPr>
                <w:rFonts w:asciiTheme="majorHAnsi" w:hAnsiTheme="majorHAnsi" w:cstheme="majorHAnsi"/>
                <w:sz w:val="22"/>
                <w:szCs w:val="22"/>
              </w:rPr>
            </w:rPrChange>
          </w:rPr>
          <w:t>course person id is available to link peoples answers from one year to the next but if doing longitudinal work, it would be much better to do round level</w:t>
        </w:r>
      </w:moveFrom>
      <w:moveFromRangeEnd w:id="1887"/>
    </w:p>
    <w:p w14:paraId="161FB475" w14:textId="02FD9115" w:rsidR="005068B2" w:rsidRPr="00637F62" w:rsidDel="00DB52CA" w:rsidRDefault="005068B2" w:rsidP="00637F62">
      <w:pPr>
        <w:pStyle w:val="ListParagraph"/>
        <w:numPr>
          <w:ilvl w:val="1"/>
          <w:numId w:val="57"/>
        </w:numPr>
        <w:ind w:left="630" w:hanging="540"/>
        <w:rPr>
          <w:del w:id="1892" w:author="Cong" w:date="2020-10-02T17:29:00Z"/>
          <w:rFonts w:asciiTheme="majorHAnsi" w:hAnsiTheme="majorHAnsi" w:cstheme="majorHAnsi"/>
          <w:sz w:val="22"/>
          <w:szCs w:val="22"/>
          <w:rPrChange w:id="1893" w:author="Cong" w:date="2020-10-02T19:21:00Z">
            <w:rPr>
              <w:del w:id="1894" w:author="Cong" w:date="2020-10-02T17:29:00Z"/>
              <w:rFonts w:asciiTheme="majorHAnsi" w:hAnsiTheme="majorHAnsi" w:cstheme="majorHAnsi"/>
              <w:sz w:val="22"/>
              <w:szCs w:val="22"/>
            </w:rPr>
          </w:rPrChange>
        </w:rPr>
        <w:pPrChange w:id="1895" w:author="Cong" w:date="2020-10-02T19:20:00Z">
          <w:pPr>
            <w:ind w:firstLine="360"/>
          </w:pPr>
        </w:pPrChange>
      </w:pPr>
      <w:del w:id="1896" w:author="Cong" w:date="2020-10-02T17:29:00Z">
        <w:r w:rsidRPr="00637F62" w:rsidDel="00DB52CA">
          <w:rPr>
            <w:rFonts w:asciiTheme="majorHAnsi" w:hAnsiTheme="majorHAnsi" w:cstheme="majorHAnsi"/>
            <w:sz w:val="22"/>
            <w:szCs w:val="22"/>
            <w:rPrChange w:id="1897" w:author="Cong" w:date="2020-10-02T19:21:00Z">
              <w:rPr>
                <w:rFonts w:asciiTheme="majorHAnsi" w:hAnsiTheme="majorHAnsi" w:cstheme="majorHAnsi"/>
                <w:sz w:val="22"/>
                <w:szCs w:val="22"/>
              </w:rPr>
            </w:rPrChange>
          </w:rPr>
          <w:delText>Requested in Stata format, all else defaults</w:delText>
        </w:r>
      </w:del>
    </w:p>
    <w:p w14:paraId="595AA35A" w14:textId="4FD02EAC" w:rsidR="005068B2" w:rsidRPr="00637F62" w:rsidDel="00DB52CA" w:rsidRDefault="005068B2" w:rsidP="00637F62">
      <w:pPr>
        <w:pStyle w:val="ListParagraph"/>
        <w:numPr>
          <w:ilvl w:val="1"/>
          <w:numId w:val="57"/>
        </w:numPr>
        <w:ind w:left="630" w:hanging="540"/>
        <w:rPr>
          <w:del w:id="1898" w:author="Cong" w:date="2020-10-02T17:29:00Z"/>
          <w:rFonts w:asciiTheme="majorHAnsi" w:hAnsiTheme="majorHAnsi" w:cstheme="majorHAnsi"/>
          <w:rPrChange w:id="1899" w:author="Cong" w:date="2020-10-02T19:21:00Z">
            <w:rPr>
              <w:del w:id="1900" w:author="Cong" w:date="2020-10-02T17:29:00Z"/>
              <w:rFonts w:asciiTheme="majorHAnsi" w:hAnsiTheme="majorHAnsi" w:cstheme="majorHAnsi"/>
              <w:sz w:val="22"/>
              <w:szCs w:val="22"/>
            </w:rPr>
          </w:rPrChange>
        </w:rPr>
        <w:pPrChange w:id="1901" w:author="Cong" w:date="2020-10-02T19:20:00Z">
          <w:pPr>
            <w:ind w:firstLine="360"/>
          </w:pPr>
        </w:pPrChange>
      </w:pPr>
      <w:del w:id="1902" w:author="Cong" w:date="2020-10-02T17:29:00Z">
        <w:r w:rsidRPr="00637F62" w:rsidDel="00DB52CA">
          <w:rPr>
            <w:rFonts w:asciiTheme="majorHAnsi" w:hAnsiTheme="majorHAnsi" w:cstheme="majorHAnsi"/>
            <w:rPrChange w:id="1903" w:author="Cong" w:date="2020-10-02T19:21:00Z">
              <w:rPr>
                <w:rFonts w:asciiTheme="majorHAnsi" w:hAnsiTheme="majorHAnsi" w:cstheme="majorHAnsi"/>
                <w:sz w:val="22"/>
                <w:szCs w:val="22"/>
              </w:rPr>
            </w:rPrChange>
          </w:rPr>
          <w:delText>Remember to cite in future papers as they request here/</w:delText>
        </w:r>
      </w:del>
    </w:p>
    <w:p w14:paraId="05398C0A" w14:textId="65733B7B" w:rsidR="005068B2" w:rsidRPr="00637F62" w:rsidDel="00DB52CA" w:rsidRDefault="005068B2" w:rsidP="00637F62">
      <w:pPr>
        <w:pStyle w:val="ListParagraph"/>
        <w:numPr>
          <w:ilvl w:val="1"/>
          <w:numId w:val="57"/>
        </w:numPr>
        <w:ind w:left="630" w:hanging="540"/>
        <w:rPr>
          <w:del w:id="1904" w:author="Cong" w:date="2020-10-02T17:29:00Z"/>
          <w:rFonts w:asciiTheme="majorHAnsi" w:hAnsiTheme="majorHAnsi" w:cstheme="majorHAnsi"/>
          <w:rPrChange w:id="1905" w:author="Cong" w:date="2020-10-02T19:21:00Z">
            <w:rPr>
              <w:del w:id="1906" w:author="Cong" w:date="2020-10-02T17:29:00Z"/>
              <w:rFonts w:asciiTheme="majorHAnsi" w:hAnsiTheme="majorHAnsi" w:cstheme="majorHAnsi"/>
              <w:sz w:val="22"/>
              <w:szCs w:val="22"/>
            </w:rPr>
          </w:rPrChange>
        </w:rPr>
        <w:pPrChange w:id="1907" w:author="Cong" w:date="2020-10-02T19:20:00Z">
          <w:pPr>
            <w:ind w:firstLine="360"/>
          </w:pPr>
        </w:pPrChange>
      </w:pPr>
      <w:del w:id="1908" w:author="Cong" w:date="2020-10-02T17:29:00Z">
        <w:r w:rsidRPr="00637F62" w:rsidDel="00DB52CA">
          <w:rPr>
            <w:rFonts w:asciiTheme="majorHAnsi" w:hAnsiTheme="majorHAnsi" w:cstheme="majorHAnsi"/>
            <w:rPrChange w:id="1909" w:author="Cong" w:date="2020-10-02T19:21:00Z">
              <w:rPr>
                <w:rFonts w:asciiTheme="majorHAnsi" w:hAnsiTheme="majorHAnsi" w:cstheme="majorHAnsi"/>
                <w:sz w:val="22"/>
                <w:szCs w:val="22"/>
              </w:rPr>
            </w:rPrChange>
          </w:rPr>
          <w:delText>We then received the following message:</w:delText>
        </w:r>
      </w:del>
    </w:p>
    <w:p w14:paraId="3DB553D2" w14:textId="04C583D6" w:rsidR="00BF056A" w:rsidRPr="00637F62" w:rsidRDefault="00637F62" w:rsidP="00637F62">
      <w:pPr>
        <w:pStyle w:val="ListParagraph"/>
        <w:numPr>
          <w:ilvl w:val="1"/>
          <w:numId w:val="57"/>
        </w:numPr>
        <w:ind w:left="450" w:hanging="360"/>
        <w:rPr>
          <w:rFonts w:asciiTheme="majorHAnsi" w:hAnsiTheme="majorHAnsi" w:cstheme="majorHAnsi"/>
          <w:sz w:val="22"/>
          <w:szCs w:val="22"/>
          <w:rPrChange w:id="1910" w:author="Cong" w:date="2020-10-02T19:22:00Z">
            <w:rPr>
              <w:rFonts w:asciiTheme="majorHAnsi" w:hAnsiTheme="majorHAnsi" w:cstheme="majorHAnsi"/>
              <w:sz w:val="22"/>
              <w:szCs w:val="22"/>
            </w:rPr>
          </w:rPrChange>
        </w:rPr>
        <w:pPrChange w:id="1911" w:author="Cong" w:date="2020-10-02T19:21:00Z">
          <w:pPr>
            <w:ind w:firstLine="360"/>
          </w:pPr>
        </w:pPrChange>
      </w:pPr>
      <w:ins w:id="1912" w:author="Cong" w:date="2020-10-02T19:20:00Z">
        <w:r w:rsidRPr="00637F62">
          <w:rPr>
            <w:rFonts w:asciiTheme="majorHAnsi" w:eastAsia="Times New Roman" w:hAnsiTheme="majorHAnsi" w:cstheme="majorHAnsi"/>
            <w:sz w:val="22"/>
            <w:szCs w:val="22"/>
            <w:rPrChange w:id="1913" w:author="Cong" w:date="2020-10-02T19:22:00Z">
              <w:rPr>
                <w:rFonts w:eastAsia="Times New Roman"/>
                <w:u w:val="single"/>
              </w:rPr>
            </w:rPrChange>
          </w:rPr>
          <w:t xml:space="preserve">References and Papers </w:t>
        </w:r>
      </w:ins>
      <w:del w:id="1914" w:author="Cong" w:date="2020-10-02T19:20:00Z">
        <w:r w:rsidR="00BF056A" w:rsidRPr="00637F62" w:rsidDel="00637F62">
          <w:rPr>
            <w:rFonts w:asciiTheme="majorHAnsi" w:eastAsia="Times New Roman" w:hAnsiTheme="majorHAnsi" w:cstheme="majorHAnsi"/>
            <w:sz w:val="22"/>
            <w:szCs w:val="22"/>
            <w:rPrChange w:id="1915" w:author="Cong" w:date="2020-10-02T19:22:00Z">
              <w:rPr>
                <w:rFonts w:asciiTheme="majorHAnsi" w:eastAsia="Times New Roman" w:hAnsiTheme="majorHAnsi" w:cstheme="majorHAnsi"/>
                <w:sz w:val="22"/>
                <w:szCs w:val="22"/>
              </w:rPr>
            </w:rPrChange>
          </w:rPr>
          <w:delText xml:space="preserve">Publications and research reports based on the IPUMS </w:delText>
        </w:r>
      </w:del>
      <w:del w:id="1916" w:author="Cong" w:date="2020-10-02T17:29:00Z">
        <w:r w:rsidR="00BF056A" w:rsidRPr="00637F62" w:rsidDel="00DB52CA">
          <w:rPr>
            <w:rFonts w:asciiTheme="majorHAnsi" w:eastAsia="Times New Roman" w:hAnsiTheme="majorHAnsi" w:cstheme="majorHAnsi"/>
            <w:sz w:val="22"/>
            <w:szCs w:val="22"/>
            <w:rPrChange w:id="1917" w:author="Cong" w:date="2020-10-02T19:22:00Z">
              <w:rPr>
                <w:rFonts w:asciiTheme="majorHAnsi" w:eastAsia="Times New Roman" w:hAnsiTheme="majorHAnsi" w:cstheme="majorHAnsi"/>
                <w:sz w:val="22"/>
                <w:szCs w:val="22"/>
              </w:rPr>
            </w:rPrChange>
          </w:rPr>
          <w:delText xml:space="preserve">NHIS </w:delText>
        </w:r>
      </w:del>
      <w:del w:id="1918" w:author="Cong" w:date="2020-10-02T19:20:00Z">
        <w:r w:rsidR="00BF056A" w:rsidRPr="00637F62" w:rsidDel="00637F62">
          <w:rPr>
            <w:rFonts w:asciiTheme="majorHAnsi" w:eastAsia="Times New Roman" w:hAnsiTheme="majorHAnsi" w:cstheme="majorHAnsi"/>
            <w:sz w:val="22"/>
            <w:szCs w:val="22"/>
            <w:rPrChange w:id="1919" w:author="Cong" w:date="2020-10-02T19:22:00Z">
              <w:rPr>
                <w:rFonts w:asciiTheme="majorHAnsi" w:eastAsia="Times New Roman" w:hAnsiTheme="majorHAnsi" w:cstheme="majorHAnsi"/>
                <w:sz w:val="22"/>
                <w:szCs w:val="22"/>
              </w:rPr>
            </w:rPrChange>
          </w:rPr>
          <w:delText>database must cite it appropriately. The citation should include the following:</w:delText>
        </w:r>
      </w:del>
      <w:r w:rsidR="00BF056A" w:rsidRPr="00637F62">
        <w:rPr>
          <w:rFonts w:asciiTheme="majorHAnsi" w:eastAsia="Times New Roman" w:hAnsiTheme="majorHAnsi" w:cstheme="majorHAnsi"/>
          <w:sz w:val="22"/>
          <w:szCs w:val="22"/>
          <w:rPrChange w:id="1920" w:author="Cong" w:date="2020-10-02T19:22:00Z">
            <w:rPr>
              <w:rFonts w:asciiTheme="majorHAnsi" w:eastAsia="Times New Roman" w:hAnsiTheme="majorHAnsi" w:cstheme="majorHAnsi"/>
              <w:sz w:val="22"/>
              <w:szCs w:val="22"/>
            </w:rPr>
          </w:rPrChange>
        </w:rPr>
        <w:t xml:space="preserve"> </w:t>
      </w:r>
    </w:p>
    <w:p w14:paraId="13D85F7B" w14:textId="77777777" w:rsidR="002E7D0C" w:rsidRPr="00637F62" w:rsidRDefault="002E7D0C" w:rsidP="005068B2">
      <w:pPr>
        <w:ind w:firstLine="360"/>
        <w:rPr>
          <w:rFonts w:asciiTheme="majorHAnsi" w:hAnsiTheme="majorHAnsi" w:cstheme="majorHAnsi"/>
          <w:sz w:val="22"/>
          <w:szCs w:val="22"/>
          <w:rPrChange w:id="1921" w:author="Cong" w:date="2020-10-02T19:21:00Z">
            <w:rPr>
              <w:rFonts w:asciiTheme="majorHAnsi" w:hAnsiTheme="majorHAnsi" w:cstheme="majorHAnsi"/>
              <w:sz w:val="22"/>
              <w:szCs w:val="22"/>
            </w:rPr>
          </w:rPrChange>
        </w:rPr>
      </w:pPr>
      <w:r w:rsidRPr="00637F62">
        <w:rPr>
          <w:rStyle w:val="Strong"/>
          <w:rFonts w:asciiTheme="majorHAnsi" w:eastAsia="Times New Roman" w:hAnsiTheme="majorHAnsi" w:cstheme="majorHAnsi"/>
          <w:sz w:val="22"/>
          <w:szCs w:val="22"/>
          <w:rPrChange w:id="1922" w:author="Cong" w:date="2020-10-02T19:21:00Z">
            <w:rPr>
              <w:rStyle w:val="Strong"/>
              <w:rFonts w:asciiTheme="majorHAnsi" w:eastAsia="Times New Roman" w:hAnsiTheme="majorHAnsi" w:cstheme="majorHAnsi"/>
              <w:sz w:val="22"/>
              <w:szCs w:val="22"/>
            </w:rPr>
          </w:rPrChange>
        </w:rPr>
        <w:lastRenderedPageBreak/>
        <w:t xml:space="preserve">Lynn A. </w:t>
      </w:r>
      <w:proofErr w:type="spellStart"/>
      <w:r w:rsidRPr="00637F62">
        <w:rPr>
          <w:rStyle w:val="Strong"/>
          <w:rFonts w:asciiTheme="majorHAnsi" w:eastAsia="Times New Roman" w:hAnsiTheme="majorHAnsi" w:cstheme="majorHAnsi"/>
          <w:sz w:val="22"/>
          <w:szCs w:val="22"/>
          <w:rPrChange w:id="1923" w:author="Cong" w:date="2020-10-02T19:21:00Z">
            <w:rPr>
              <w:rStyle w:val="Strong"/>
              <w:rFonts w:asciiTheme="majorHAnsi" w:eastAsia="Times New Roman" w:hAnsiTheme="majorHAnsi" w:cstheme="majorHAnsi"/>
              <w:sz w:val="22"/>
              <w:szCs w:val="22"/>
            </w:rPr>
          </w:rPrChange>
        </w:rPr>
        <w:t>Blewett</w:t>
      </w:r>
      <w:proofErr w:type="spellEnd"/>
      <w:r w:rsidRPr="00637F62">
        <w:rPr>
          <w:rStyle w:val="Strong"/>
          <w:rFonts w:asciiTheme="majorHAnsi" w:eastAsia="Times New Roman" w:hAnsiTheme="majorHAnsi" w:cstheme="majorHAnsi"/>
          <w:sz w:val="22"/>
          <w:szCs w:val="22"/>
          <w:rPrChange w:id="1924" w:author="Cong" w:date="2020-10-02T19:21:00Z">
            <w:rPr>
              <w:rStyle w:val="Strong"/>
              <w:rFonts w:asciiTheme="majorHAnsi" w:eastAsia="Times New Roman" w:hAnsiTheme="majorHAnsi" w:cstheme="majorHAnsi"/>
              <w:sz w:val="22"/>
              <w:szCs w:val="22"/>
            </w:rPr>
          </w:rPrChange>
        </w:rPr>
        <w:t xml:space="preserve">, Julia A. Rivera Drew, Risa Griffin and Kari C.W. Williams. IPUMS Health Surveys: Medical Expenditure Panel Survey, Version 1.1 [dataset]. Minneapolis, MN: IPUMS, 2019. </w:t>
      </w:r>
      <w:r w:rsidRPr="00637F62">
        <w:rPr>
          <w:rFonts w:asciiTheme="majorHAnsi" w:eastAsia="Times New Roman" w:hAnsiTheme="majorHAnsi" w:cstheme="majorHAnsi"/>
          <w:b/>
          <w:bCs/>
          <w:sz w:val="22"/>
          <w:szCs w:val="22"/>
          <w:rPrChange w:id="1925" w:author="Cong" w:date="2020-10-02T19:21:00Z">
            <w:rPr>
              <w:rFonts w:asciiTheme="majorHAnsi" w:eastAsia="Times New Roman" w:hAnsiTheme="majorHAnsi" w:cstheme="majorHAnsi"/>
              <w:b/>
              <w:bCs/>
              <w:sz w:val="22"/>
              <w:szCs w:val="22"/>
            </w:rPr>
          </w:rPrChange>
        </w:rPr>
        <w:br/>
      </w:r>
      <w:r w:rsidR="00FE6766" w:rsidRPr="00637F62">
        <w:rPr>
          <w:rFonts w:asciiTheme="majorHAnsi" w:hAnsiTheme="majorHAnsi" w:cstheme="majorHAnsi"/>
          <w:sz w:val="22"/>
          <w:szCs w:val="22"/>
          <w:rPrChange w:id="1926" w:author="Cong" w:date="2020-10-02T19:21:00Z">
            <w:rPr>
              <w:rFonts w:asciiTheme="majorHAnsi" w:hAnsiTheme="majorHAnsi" w:cstheme="majorHAnsi"/>
              <w:sz w:val="22"/>
              <w:szCs w:val="22"/>
            </w:rPr>
          </w:rPrChange>
        </w:rPr>
        <w:fldChar w:fldCharType="begin"/>
      </w:r>
      <w:r w:rsidR="00FE6766" w:rsidRPr="00637F62">
        <w:rPr>
          <w:rFonts w:asciiTheme="majorHAnsi" w:hAnsiTheme="majorHAnsi" w:cstheme="majorHAnsi"/>
          <w:sz w:val="22"/>
          <w:szCs w:val="22"/>
          <w:rPrChange w:id="1927" w:author="Cong" w:date="2020-10-02T19:21:00Z">
            <w:rPr>
              <w:rFonts w:asciiTheme="majorHAnsi" w:hAnsiTheme="majorHAnsi" w:cstheme="majorHAnsi"/>
              <w:sz w:val="22"/>
              <w:szCs w:val="22"/>
            </w:rPr>
          </w:rPrChange>
        </w:rPr>
        <w:instrText xml:space="preserve"> HYPERLINK "https://doi.org/10.18128/D071.V1.1" </w:instrText>
      </w:r>
      <w:r w:rsidR="00FE6766" w:rsidRPr="00637F62">
        <w:rPr>
          <w:rFonts w:asciiTheme="majorHAnsi" w:hAnsiTheme="majorHAnsi" w:cstheme="majorHAnsi"/>
          <w:sz w:val="22"/>
          <w:szCs w:val="22"/>
          <w:rPrChange w:id="1928" w:author="Cong" w:date="2020-10-02T19:21:00Z">
            <w:rPr>
              <w:rFonts w:asciiTheme="majorHAnsi" w:hAnsiTheme="majorHAnsi" w:cstheme="majorHAnsi"/>
              <w:sz w:val="22"/>
              <w:szCs w:val="22"/>
            </w:rPr>
          </w:rPrChange>
        </w:rPr>
        <w:fldChar w:fldCharType="separate"/>
      </w:r>
      <w:r w:rsidRPr="00637F62">
        <w:rPr>
          <w:rStyle w:val="Hyperlink"/>
          <w:rFonts w:asciiTheme="majorHAnsi" w:eastAsia="Times New Roman" w:hAnsiTheme="majorHAnsi" w:cstheme="majorHAnsi"/>
          <w:sz w:val="22"/>
          <w:szCs w:val="22"/>
          <w:rPrChange w:id="1929" w:author="Cong" w:date="2020-10-02T19:21:00Z">
            <w:rPr>
              <w:rStyle w:val="Hyperlink"/>
              <w:rFonts w:asciiTheme="majorHAnsi" w:eastAsia="Times New Roman" w:hAnsiTheme="majorHAnsi" w:cstheme="majorHAnsi"/>
              <w:sz w:val="22"/>
              <w:szCs w:val="22"/>
            </w:rPr>
          </w:rPrChange>
        </w:rPr>
        <w:t>https://doi.org/10.18128/D071.V1.1</w:t>
      </w:r>
      <w:r w:rsidR="00FE6766" w:rsidRPr="00637F62">
        <w:rPr>
          <w:rStyle w:val="Hyperlink"/>
          <w:rFonts w:asciiTheme="majorHAnsi" w:eastAsia="Times New Roman" w:hAnsiTheme="majorHAnsi" w:cstheme="majorHAnsi"/>
          <w:sz w:val="22"/>
          <w:szCs w:val="22"/>
          <w:rPrChange w:id="1930" w:author="Cong" w:date="2020-10-02T19:21:00Z">
            <w:rPr>
              <w:rStyle w:val="Hyperlink"/>
              <w:rFonts w:asciiTheme="majorHAnsi" w:eastAsia="Times New Roman" w:hAnsiTheme="majorHAnsi" w:cstheme="majorHAnsi"/>
              <w:sz w:val="22"/>
              <w:szCs w:val="22"/>
            </w:rPr>
          </w:rPrChange>
        </w:rPr>
        <w:fldChar w:fldCharType="end"/>
      </w:r>
      <w:r w:rsidRPr="00637F62">
        <w:rPr>
          <w:rFonts w:asciiTheme="majorHAnsi" w:eastAsia="Times New Roman" w:hAnsiTheme="majorHAnsi" w:cstheme="majorHAnsi"/>
          <w:sz w:val="22"/>
          <w:szCs w:val="22"/>
          <w:rPrChange w:id="1931" w:author="Cong" w:date="2020-10-02T19:21:00Z">
            <w:rPr>
              <w:rFonts w:asciiTheme="majorHAnsi" w:eastAsia="Times New Roman" w:hAnsiTheme="majorHAnsi" w:cstheme="majorHAnsi"/>
              <w:sz w:val="22"/>
              <w:szCs w:val="22"/>
            </w:rPr>
          </w:rPrChange>
        </w:rPr>
        <w:br/>
      </w:r>
    </w:p>
    <w:p w14:paraId="6ED3BAD0" w14:textId="77777777" w:rsidR="002E7D0C" w:rsidRPr="00637F62" w:rsidRDefault="002E7D0C" w:rsidP="005068B2">
      <w:pPr>
        <w:ind w:firstLine="360"/>
        <w:rPr>
          <w:rFonts w:asciiTheme="majorHAnsi" w:hAnsiTheme="majorHAnsi" w:cstheme="majorHAnsi"/>
          <w:sz w:val="22"/>
          <w:szCs w:val="22"/>
          <w:rPrChange w:id="1932" w:author="Cong" w:date="2020-10-02T19:21:00Z">
            <w:rPr>
              <w:rFonts w:asciiTheme="majorHAnsi" w:hAnsiTheme="majorHAnsi" w:cstheme="majorHAnsi"/>
              <w:sz w:val="22"/>
              <w:szCs w:val="22"/>
            </w:rPr>
          </w:rPrChange>
        </w:rPr>
        <w:sectPr w:rsidR="002E7D0C" w:rsidRPr="00637F62" w:rsidSect="00A16A77">
          <w:pgSz w:w="12240" w:h="15840"/>
          <w:pgMar w:top="1440" w:right="1800" w:bottom="1440" w:left="1800" w:header="720" w:footer="720" w:gutter="0"/>
          <w:cols w:space="720"/>
          <w:docGrid w:linePitch="360"/>
        </w:sectPr>
      </w:pPr>
    </w:p>
    <w:p w14:paraId="57786807" w14:textId="541BB29D" w:rsidR="002E7D0C" w:rsidRPr="004C53DC" w:rsidRDefault="00784693" w:rsidP="004C53DC">
      <w:pPr>
        <w:pStyle w:val="Heading1"/>
        <w:rPr>
          <w:b/>
          <w:bCs/>
          <w:rPrChange w:id="1933" w:author="Cong" w:date="2020-10-02T19:32:00Z">
            <w:rPr>
              <w:rFonts w:asciiTheme="majorHAnsi" w:hAnsiTheme="majorHAnsi" w:cstheme="majorHAnsi"/>
              <w:sz w:val="22"/>
              <w:szCs w:val="22"/>
            </w:rPr>
          </w:rPrChange>
        </w:rPr>
        <w:pPrChange w:id="1934" w:author="Cong" w:date="2020-10-02T19:32:00Z">
          <w:pPr>
            <w:ind w:firstLine="360"/>
          </w:pPr>
        </w:pPrChange>
      </w:pPr>
      <w:bookmarkStart w:id="1935" w:name="_Toc52564621"/>
      <w:r w:rsidRPr="004C53DC">
        <w:rPr>
          <w:b/>
          <w:bCs/>
          <w:rPrChange w:id="1936" w:author="Cong" w:date="2020-10-02T19:32:00Z">
            <w:rPr>
              <w:rFonts w:asciiTheme="majorHAnsi" w:hAnsiTheme="majorHAnsi" w:cstheme="majorHAnsi"/>
              <w:sz w:val="22"/>
              <w:szCs w:val="22"/>
            </w:rPr>
          </w:rPrChange>
        </w:rPr>
        <w:lastRenderedPageBreak/>
        <w:t xml:space="preserve">B. </w:t>
      </w:r>
      <w:r w:rsidRPr="004C53DC">
        <w:rPr>
          <w:b/>
          <w:bCs/>
          <w:rPrChange w:id="1937" w:author="Cong" w:date="2020-10-02T19:32:00Z">
            <w:rPr>
              <w:rFonts w:asciiTheme="majorHAnsi" w:hAnsiTheme="majorHAnsi" w:cstheme="majorHAnsi"/>
              <w:b/>
              <w:sz w:val="22"/>
              <w:szCs w:val="22"/>
            </w:rPr>
          </w:rPrChange>
        </w:rPr>
        <w:t>Comparison and harmonization of health variables across data sets</w:t>
      </w:r>
      <w:bookmarkEnd w:id="1935"/>
      <w:r w:rsidRPr="004C53DC">
        <w:rPr>
          <w:b/>
          <w:bCs/>
          <w:rPrChange w:id="1938" w:author="Cong" w:date="2020-10-02T19:32:00Z">
            <w:rPr>
              <w:rFonts w:asciiTheme="majorHAnsi" w:hAnsiTheme="majorHAnsi" w:cstheme="majorHAnsi"/>
              <w:b/>
              <w:sz w:val="22"/>
              <w:szCs w:val="22"/>
            </w:rPr>
          </w:rPrChange>
        </w:rPr>
        <w:t xml:space="preserve"> </w:t>
      </w:r>
    </w:p>
    <w:tbl>
      <w:tblPr>
        <w:tblW w:w="13469" w:type="dxa"/>
        <w:tblInd w:w="93" w:type="dxa"/>
        <w:tblLayout w:type="fixed"/>
        <w:tblLook w:val="04A0" w:firstRow="1" w:lastRow="0" w:firstColumn="1" w:lastColumn="0" w:noHBand="0" w:noVBand="1"/>
      </w:tblPr>
      <w:tblGrid>
        <w:gridCol w:w="1575"/>
        <w:gridCol w:w="3402"/>
        <w:gridCol w:w="3247"/>
        <w:gridCol w:w="2268"/>
        <w:gridCol w:w="2977"/>
      </w:tblGrid>
      <w:tr w:rsidR="00784693" w:rsidRPr="00637F62" w:rsidDel="003F6185" w14:paraId="48DF342A" w14:textId="4EA36D3B" w:rsidTr="001A5E58">
        <w:trPr>
          <w:trHeight w:val="600"/>
          <w:del w:id="1939" w:author="Cong" w:date="2020-10-02T20:13:00Z"/>
        </w:trPr>
        <w:tc>
          <w:tcPr>
            <w:tcW w:w="1575" w:type="dxa"/>
            <w:tcBorders>
              <w:top w:val="nil"/>
              <w:left w:val="nil"/>
              <w:bottom w:val="nil"/>
              <w:right w:val="nil"/>
            </w:tcBorders>
            <w:shd w:val="clear" w:color="auto" w:fill="auto"/>
            <w:noWrap/>
            <w:vAlign w:val="bottom"/>
            <w:hideMark/>
          </w:tcPr>
          <w:p w14:paraId="185AF496" w14:textId="40205EC2" w:rsidR="00784693" w:rsidRPr="00637F62" w:rsidDel="003F6185" w:rsidRDefault="00784693" w:rsidP="005068B2">
            <w:pPr>
              <w:ind w:firstLine="360"/>
              <w:rPr>
                <w:del w:id="1940" w:author="Cong" w:date="2020-10-02T20:13:00Z"/>
                <w:rFonts w:asciiTheme="majorHAnsi" w:eastAsia="Times New Roman" w:hAnsiTheme="majorHAnsi" w:cstheme="majorHAnsi"/>
                <w:b/>
                <w:bCs/>
                <w:color w:val="000000"/>
                <w:sz w:val="22"/>
                <w:szCs w:val="22"/>
                <w:rPrChange w:id="1941" w:author="Cong" w:date="2020-10-02T19:21:00Z">
                  <w:rPr>
                    <w:del w:id="1942" w:author="Cong" w:date="2020-10-02T20:13:00Z"/>
                    <w:rFonts w:asciiTheme="majorHAnsi" w:eastAsia="Times New Roman" w:hAnsiTheme="majorHAnsi" w:cstheme="majorHAnsi"/>
                    <w:b/>
                    <w:bCs/>
                    <w:color w:val="000000"/>
                    <w:sz w:val="22"/>
                    <w:szCs w:val="22"/>
                  </w:rPr>
                </w:rPrChange>
              </w:rPr>
            </w:pPr>
          </w:p>
        </w:tc>
        <w:tc>
          <w:tcPr>
            <w:tcW w:w="3402" w:type="dxa"/>
            <w:tcBorders>
              <w:top w:val="nil"/>
              <w:left w:val="nil"/>
              <w:bottom w:val="nil"/>
              <w:right w:val="nil"/>
            </w:tcBorders>
            <w:shd w:val="clear" w:color="auto" w:fill="auto"/>
            <w:vAlign w:val="bottom"/>
            <w:hideMark/>
          </w:tcPr>
          <w:p w14:paraId="7465D87C" w14:textId="137BFB7B" w:rsidR="00784693" w:rsidRPr="00637F62" w:rsidDel="003F6185" w:rsidRDefault="00784693" w:rsidP="005068B2">
            <w:pPr>
              <w:ind w:firstLine="360"/>
              <w:jc w:val="center"/>
              <w:rPr>
                <w:del w:id="1943" w:author="Cong" w:date="2020-10-02T20:13:00Z"/>
                <w:rFonts w:asciiTheme="majorHAnsi" w:eastAsia="Times New Roman" w:hAnsiTheme="majorHAnsi" w:cstheme="majorHAnsi"/>
                <w:b/>
                <w:bCs/>
                <w:color w:val="000000"/>
                <w:sz w:val="22"/>
                <w:szCs w:val="22"/>
                <w:rPrChange w:id="1944" w:author="Cong" w:date="2020-10-02T19:21:00Z">
                  <w:rPr>
                    <w:del w:id="1945" w:author="Cong" w:date="2020-10-02T20:13:00Z"/>
                    <w:rFonts w:asciiTheme="majorHAnsi" w:eastAsia="Times New Roman" w:hAnsiTheme="majorHAnsi" w:cstheme="majorHAnsi"/>
                    <w:b/>
                    <w:bCs/>
                    <w:color w:val="000000"/>
                    <w:sz w:val="22"/>
                    <w:szCs w:val="22"/>
                  </w:rPr>
                </w:rPrChange>
              </w:rPr>
            </w:pPr>
            <w:del w:id="1946" w:author="Cong" w:date="2020-10-02T20:13:00Z">
              <w:r w:rsidRPr="00637F62" w:rsidDel="003F6185">
                <w:rPr>
                  <w:rFonts w:asciiTheme="majorHAnsi" w:eastAsia="Times New Roman" w:hAnsiTheme="majorHAnsi" w:cstheme="majorHAnsi"/>
                  <w:b/>
                  <w:bCs/>
                  <w:color w:val="000000"/>
                  <w:sz w:val="22"/>
                  <w:szCs w:val="22"/>
                  <w:rPrChange w:id="1947" w:author="Cong" w:date="2020-10-02T19:21:00Z">
                    <w:rPr>
                      <w:rFonts w:asciiTheme="majorHAnsi" w:eastAsia="Times New Roman" w:hAnsiTheme="majorHAnsi" w:cstheme="majorHAnsi"/>
                      <w:b/>
                      <w:bCs/>
                      <w:color w:val="000000"/>
                      <w:sz w:val="22"/>
                      <w:szCs w:val="22"/>
                    </w:rPr>
                  </w:rPrChange>
                </w:rPr>
                <w:delText>Behavioral Risk Factor Surveillance System</w:delText>
              </w:r>
            </w:del>
          </w:p>
        </w:tc>
        <w:tc>
          <w:tcPr>
            <w:tcW w:w="3247" w:type="dxa"/>
            <w:tcBorders>
              <w:top w:val="nil"/>
              <w:left w:val="nil"/>
              <w:bottom w:val="nil"/>
              <w:right w:val="nil"/>
            </w:tcBorders>
            <w:shd w:val="clear" w:color="auto" w:fill="auto"/>
            <w:vAlign w:val="bottom"/>
            <w:hideMark/>
          </w:tcPr>
          <w:p w14:paraId="022EFD85" w14:textId="36D96829" w:rsidR="00784693" w:rsidRPr="00637F62" w:rsidDel="003F6185" w:rsidRDefault="00784693" w:rsidP="005068B2">
            <w:pPr>
              <w:ind w:firstLine="360"/>
              <w:jc w:val="center"/>
              <w:rPr>
                <w:del w:id="1948" w:author="Cong" w:date="2020-10-02T20:13:00Z"/>
                <w:rFonts w:asciiTheme="majorHAnsi" w:eastAsia="Times New Roman" w:hAnsiTheme="majorHAnsi" w:cstheme="majorHAnsi"/>
                <w:b/>
                <w:bCs/>
                <w:color w:val="000000"/>
                <w:sz w:val="22"/>
                <w:szCs w:val="22"/>
                <w:rPrChange w:id="1949" w:author="Cong" w:date="2020-10-02T19:21:00Z">
                  <w:rPr>
                    <w:del w:id="1950" w:author="Cong" w:date="2020-10-02T20:13:00Z"/>
                    <w:rFonts w:asciiTheme="majorHAnsi" w:eastAsia="Times New Roman" w:hAnsiTheme="majorHAnsi" w:cstheme="majorHAnsi"/>
                    <w:b/>
                    <w:bCs/>
                    <w:color w:val="000000"/>
                    <w:sz w:val="22"/>
                    <w:szCs w:val="22"/>
                  </w:rPr>
                </w:rPrChange>
              </w:rPr>
            </w:pPr>
            <w:del w:id="1951" w:author="Cong" w:date="2020-10-02T20:13:00Z">
              <w:r w:rsidRPr="00637F62" w:rsidDel="003F6185">
                <w:rPr>
                  <w:rFonts w:asciiTheme="majorHAnsi" w:eastAsia="Times New Roman" w:hAnsiTheme="majorHAnsi" w:cstheme="majorHAnsi"/>
                  <w:b/>
                  <w:bCs/>
                  <w:color w:val="000000"/>
                  <w:sz w:val="22"/>
                  <w:szCs w:val="22"/>
                  <w:rPrChange w:id="1952" w:author="Cong" w:date="2020-10-02T19:21:00Z">
                    <w:rPr>
                      <w:rFonts w:asciiTheme="majorHAnsi" w:eastAsia="Times New Roman" w:hAnsiTheme="majorHAnsi" w:cstheme="majorHAnsi"/>
                      <w:b/>
                      <w:bCs/>
                      <w:color w:val="000000"/>
                      <w:sz w:val="22"/>
                      <w:szCs w:val="22"/>
                    </w:rPr>
                  </w:rPrChange>
                </w:rPr>
                <w:delText>Nationa</w:delText>
              </w:r>
            </w:del>
            <w:del w:id="1953" w:author="Cong" w:date="2020-10-02T17:32:00Z">
              <w:r w:rsidRPr="00637F62" w:rsidDel="00F34521">
                <w:rPr>
                  <w:rFonts w:asciiTheme="majorHAnsi" w:eastAsia="Times New Roman" w:hAnsiTheme="majorHAnsi" w:cstheme="majorHAnsi"/>
                  <w:b/>
                  <w:bCs/>
                  <w:color w:val="000000"/>
                  <w:sz w:val="22"/>
                  <w:szCs w:val="22"/>
                  <w:rPrChange w:id="1954" w:author="Cong" w:date="2020-10-02T19:21:00Z">
                    <w:rPr>
                      <w:rFonts w:asciiTheme="majorHAnsi" w:eastAsia="Times New Roman" w:hAnsiTheme="majorHAnsi" w:cstheme="majorHAnsi"/>
                      <w:b/>
                      <w:bCs/>
                      <w:color w:val="000000"/>
                      <w:sz w:val="22"/>
                      <w:szCs w:val="22"/>
                    </w:rPr>
                  </w:rPrChange>
                </w:rPr>
                <w:delText>i</w:delText>
              </w:r>
            </w:del>
            <w:del w:id="1955" w:author="Cong" w:date="2020-10-02T20:13:00Z">
              <w:r w:rsidRPr="00637F62" w:rsidDel="003F6185">
                <w:rPr>
                  <w:rFonts w:asciiTheme="majorHAnsi" w:eastAsia="Times New Roman" w:hAnsiTheme="majorHAnsi" w:cstheme="majorHAnsi"/>
                  <w:b/>
                  <w:bCs/>
                  <w:color w:val="000000"/>
                  <w:sz w:val="22"/>
                  <w:szCs w:val="22"/>
                  <w:rPrChange w:id="1956" w:author="Cong" w:date="2020-10-02T19:21:00Z">
                    <w:rPr>
                      <w:rFonts w:asciiTheme="majorHAnsi" w:eastAsia="Times New Roman" w:hAnsiTheme="majorHAnsi" w:cstheme="majorHAnsi"/>
                      <w:b/>
                      <w:bCs/>
                      <w:color w:val="000000"/>
                      <w:sz w:val="22"/>
                      <w:szCs w:val="22"/>
                    </w:rPr>
                  </w:rPrChange>
                </w:rPr>
                <w:delText>l Health Interview Survey</w:delText>
              </w:r>
            </w:del>
          </w:p>
        </w:tc>
        <w:tc>
          <w:tcPr>
            <w:tcW w:w="2268" w:type="dxa"/>
            <w:tcBorders>
              <w:top w:val="nil"/>
              <w:left w:val="nil"/>
              <w:bottom w:val="nil"/>
              <w:right w:val="nil"/>
            </w:tcBorders>
            <w:shd w:val="clear" w:color="auto" w:fill="auto"/>
            <w:vAlign w:val="bottom"/>
            <w:hideMark/>
          </w:tcPr>
          <w:p w14:paraId="5FC07D27" w14:textId="2D2F96E6" w:rsidR="00784693" w:rsidRPr="00637F62" w:rsidDel="003F6185" w:rsidRDefault="00784693" w:rsidP="005068B2">
            <w:pPr>
              <w:ind w:firstLine="360"/>
              <w:jc w:val="center"/>
              <w:rPr>
                <w:del w:id="1957" w:author="Cong" w:date="2020-10-02T20:13:00Z"/>
                <w:rFonts w:asciiTheme="majorHAnsi" w:eastAsia="Times New Roman" w:hAnsiTheme="majorHAnsi" w:cstheme="majorHAnsi"/>
                <w:b/>
                <w:bCs/>
                <w:color w:val="000000"/>
                <w:sz w:val="22"/>
                <w:szCs w:val="22"/>
                <w:rPrChange w:id="1958" w:author="Cong" w:date="2020-10-02T19:21:00Z">
                  <w:rPr>
                    <w:del w:id="1959" w:author="Cong" w:date="2020-10-02T20:13:00Z"/>
                    <w:rFonts w:asciiTheme="majorHAnsi" w:eastAsia="Times New Roman" w:hAnsiTheme="majorHAnsi" w:cstheme="majorHAnsi"/>
                    <w:b/>
                    <w:bCs/>
                    <w:color w:val="000000"/>
                    <w:sz w:val="22"/>
                    <w:szCs w:val="22"/>
                  </w:rPr>
                </w:rPrChange>
              </w:rPr>
            </w:pPr>
            <w:del w:id="1960" w:author="Cong" w:date="2020-10-02T20:13:00Z">
              <w:r w:rsidRPr="00637F62" w:rsidDel="003F6185">
                <w:rPr>
                  <w:rFonts w:asciiTheme="majorHAnsi" w:eastAsia="Times New Roman" w:hAnsiTheme="majorHAnsi" w:cstheme="majorHAnsi"/>
                  <w:b/>
                  <w:bCs/>
                  <w:color w:val="000000"/>
                  <w:sz w:val="22"/>
                  <w:szCs w:val="22"/>
                  <w:rPrChange w:id="1961" w:author="Cong" w:date="2020-10-02T19:21:00Z">
                    <w:rPr>
                      <w:rFonts w:asciiTheme="majorHAnsi" w:eastAsia="Times New Roman" w:hAnsiTheme="majorHAnsi" w:cstheme="majorHAnsi"/>
                      <w:b/>
                      <w:bCs/>
                      <w:color w:val="000000"/>
                      <w:sz w:val="22"/>
                      <w:szCs w:val="22"/>
                    </w:rPr>
                  </w:rPrChange>
                </w:rPr>
                <w:delText>National Health and Nutrition Examination Survey</w:delText>
              </w:r>
            </w:del>
          </w:p>
        </w:tc>
        <w:tc>
          <w:tcPr>
            <w:tcW w:w="2977" w:type="dxa"/>
            <w:tcBorders>
              <w:top w:val="nil"/>
              <w:left w:val="nil"/>
              <w:bottom w:val="nil"/>
              <w:right w:val="nil"/>
            </w:tcBorders>
            <w:shd w:val="clear" w:color="auto" w:fill="auto"/>
            <w:vAlign w:val="bottom"/>
            <w:hideMark/>
          </w:tcPr>
          <w:p w14:paraId="768E36F4" w14:textId="05ACBB8B" w:rsidR="00784693" w:rsidRPr="00637F62" w:rsidDel="003F6185" w:rsidRDefault="00784693" w:rsidP="005068B2">
            <w:pPr>
              <w:ind w:firstLine="360"/>
              <w:jc w:val="center"/>
              <w:rPr>
                <w:del w:id="1962" w:author="Cong" w:date="2020-10-02T20:13:00Z"/>
                <w:rFonts w:asciiTheme="majorHAnsi" w:eastAsia="Times New Roman" w:hAnsiTheme="majorHAnsi" w:cstheme="majorHAnsi"/>
                <w:b/>
                <w:bCs/>
                <w:color w:val="000000"/>
                <w:sz w:val="22"/>
                <w:szCs w:val="22"/>
                <w:rPrChange w:id="1963" w:author="Cong" w:date="2020-10-02T19:21:00Z">
                  <w:rPr>
                    <w:del w:id="1964" w:author="Cong" w:date="2020-10-02T20:13:00Z"/>
                    <w:rFonts w:asciiTheme="majorHAnsi" w:eastAsia="Times New Roman" w:hAnsiTheme="majorHAnsi" w:cstheme="majorHAnsi"/>
                    <w:b/>
                    <w:bCs/>
                    <w:color w:val="000000"/>
                    <w:sz w:val="22"/>
                    <w:szCs w:val="22"/>
                  </w:rPr>
                </w:rPrChange>
              </w:rPr>
            </w:pPr>
            <w:del w:id="1965" w:author="Cong" w:date="2020-10-02T20:13:00Z">
              <w:r w:rsidRPr="00637F62" w:rsidDel="003F6185">
                <w:rPr>
                  <w:rFonts w:asciiTheme="majorHAnsi" w:eastAsia="Times New Roman" w:hAnsiTheme="majorHAnsi" w:cstheme="majorHAnsi"/>
                  <w:b/>
                  <w:bCs/>
                  <w:color w:val="000000"/>
                  <w:sz w:val="22"/>
                  <w:szCs w:val="22"/>
                  <w:rPrChange w:id="1966" w:author="Cong" w:date="2020-10-02T19:21:00Z">
                    <w:rPr>
                      <w:rFonts w:asciiTheme="majorHAnsi" w:eastAsia="Times New Roman" w:hAnsiTheme="majorHAnsi" w:cstheme="majorHAnsi"/>
                      <w:b/>
                      <w:bCs/>
                      <w:color w:val="000000"/>
                      <w:sz w:val="22"/>
                      <w:szCs w:val="22"/>
                    </w:rPr>
                  </w:rPrChange>
                </w:rPr>
                <w:delText>Medical Expenditure Panel Survey</w:delText>
              </w:r>
            </w:del>
          </w:p>
        </w:tc>
      </w:tr>
      <w:tr w:rsidR="00784693" w:rsidRPr="00637F62" w:rsidDel="003F6185" w14:paraId="4973EC1E" w14:textId="7582252A" w:rsidTr="001A5E58">
        <w:trPr>
          <w:trHeight w:val="300"/>
          <w:del w:id="1967" w:author="Cong" w:date="2020-10-02T20:13:00Z"/>
        </w:trPr>
        <w:tc>
          <w:tcPr>
            <w:tcW w:w="1575" w:type="dxa"/>
            <w:tcBorders>
              <w:top w:val="single" w:sz="4" w:space="0" w:color="auto"/>
              <w:left w:val="nil"/>
              <w:bottom w:val="nil"/>
              <w:right w:val="nil"/>
            </w:tcBorders>
            <w:shd w:val="clear" w:color="000000" w:fill="D0CECE"/>
            <w:vAlign w:val="bottom"/>
            <w:hideMark/>
          </w:tcPr>
          <w:p w14:paraId="35E0FD1C" w14:textId="64080597" w:rsidR="00784693" w:rsidRPr="00637F62" w:rsidDel="003F6185" w:rsidRDefault="00784693" w:rsidP="005068B2">
            <w:pPr>
              <w:ind w:firstLine="360"/>
              <w:rPr>
                <w:del w:id="1968" w:author="Cong" w:date="2020-10-02T20:13:00Z"/>
                <w:rFonts w:asciiTheme="majorHAnsi" w:eastAsia="Times New Roman" w:hAnsiTheme="majorHAnsi" w:cstheme="majorHAnsi"/>
                <w:b/>
                <w:bCs/>
                <w:color w:val="000000"/>
                <w:sz w:val="22"/>
                <w:szCs w:val="22"/>
                <w:rPrChange w:id="1969" w:author="Cong" w:date="2020-10-02T19:21:00Z">
                  <w:rPr>
                    <w:del w:id="1970" w:author="Cong" w:date="2020-10-02T20:13:00Z"/>
                    <w:rFonts w:asciiTheme="majorHAnsi" w:eastAsia="Times New Roman" w:hAnsiTheme="majorHAnsi" w:cstheme="majorHAnsi"/>
                    <w:b/>
                    <w:bCs/>
                    <w:color w:val="000000"/>
                    <w:sz w:val="22"/>
                    <w:szCs w:val="22"/>
                  </w:rPr>
                </w:rPrChange>
              </w:rPr>
            </w:pPr>
            <w:del w:id="1971" w:author="Cong" w:date="2020-10-02T20:13:00Z">
              <w:r w:rsidRPr="00637F62" w:rsidDel="003F6185">
                <w:rPr>
                  <w:rFonts w:asciiTheme="majorHAnsi" w:eastAsia="Times New Roman" w:hAnsiTheme="majorHAnsi" w:cstheme="majorHAnsi"/>
                  <w:b/>
                  <w:bCs/>
                  <w:color w:val="000000"/>
                  <w:sz w:val="22"/>
                  <w:szCs w:val="22"/>
                  <w:rPrChange w:id="1972" w:author="Cong" w:date="2020-10-02T19:21:00Z">
                    <w:rPr>
                      <w:rFonts w:asciiTheme="majorHAnsi" w:eastAsia="Times New Roman" w:hAnsiTheme="majorHAnsi" w:cstheme="majorHAnsi"/>
                      <w:b/>
                      <w:bCs/>
                      <w:color w:val="000000"/>
                      <w:sz w:val="22"/>
                      <w:szCs w:val="22"/>
                    </w:rPr>
                  </w:rPrChange>
                </w:rPr>
                <w:delText>Health Measures</w:delText>
              </w:r>
            </w:del>
          </w:p>
        </w:tc>
        <w:tc>
          <w:tcPr>
            <w:tcW w:w="3402" w:type="dxa"/>
            <w:tcBorders>
              <w:top w:val="single" w:sz="4" w:space="0" w:color="auto"/>
              <w:left w:val="nil"/>
              <w:bottom w:val="nil"/>
              <w:right w:val="nil"/>
            </w:tcBorders>
            <w:shd w:val="clear" w:color="000000" w:fill="D0CECE"/>
            <w:noWrap/>
            <w:vAlign w:val="bottom"/>
            <w:hideMark/>
          </w:tcPr>
          <w:p w14:paraId="135AEA73" w14:textId="6E9C20E2" w:rsidR="00784693" w:rsidRPr="00637F62" w:rsidDel="003F6185" w:rsidRDefault="00784693" w:rsidP="005068B2">
            <w:pPr>
              <w:ind w:firstLine="360"/>
              <w:jc w:val="center"/>
              <w:rPr>
                <w:del w:id="1973" w:author="Cong" w:date="2020-10-02T20:13:00Z"/>
                <w:rFonts w:asciiTheme="majorHAnsi" w:eastAsia="Times New Roman" w:hAnsiTheme="majorHAnsi" w:cstheme="majorHAnsi"/>
                <w:color w:val="000000"/>
                <w:sz w:val="22"/>
                <w:szCs w:val="22"/>
                <w:rPrChange w:id="1974" w:author="Cong" w:date="2020-10-02T19:21:00Z">
                  <w:rPr>
                    <w:del w:id="1975" w:author="Cong" w:date="2020-10-02T20:13:00Z"/>
                    <w:rFonts w:asciiTheme="majorHAnsi" w:eastAsia="Times New Roman" w:hAnsiTheme="majorHAnsi" w:cstheme="majorHAnsi"/>
                    <w:color w:val="000000"/>
                    <w:sz w:val="22"/>
                    <w:szCs w:val="22"/>
                  </w:rPr>
                </w:rPrChange>
              </w:rPr>
            </w:pPr>
            <w:del w:id="1976" w:author="Cong" w:date="2020-10-02T20:13:00Z">
              <w:r w:rsidRPr="00637F62" w:rsidDel="003F6185">
                <w:rPr>
                  <w:rFonts w:asciiTheme="majorHAnsi" w:eastAsia="Times New Roman" w:hAnsiTheme="majorHAnsi" w:cstheme="majorHAnsi"/>
                  <w:color w:val="000000"/>
                  <w:sz w:val="22"/>
                  <w:szCs w:val="22"/>
                  <w:rPrChange w:id="1977" w:author="Cong" w:date="2020-10-02T19:21:00Z">
                    <w:rPr>
                      <w:rFonts w:asciiTheme="majorHAnsi" w:eastAsia="Times New Roman" w:hAnsiTheme="majorHAnsi" w:cstheme="majorHAnsi"/>
                      <w:color w:val="000000"/>
                      <w:sz w:val="22"/>
                      <w:szCs w:val="22"/>
                    </w:rPr>
                  </w:rPrChange>
                </w:rPr>
                <w:delText> </w:delText>
              </w:r>
            </w:del>
          </w:p>
        </w:tc>
        <w:tc>
          <w:tcPr>
            <w:tcW w:w="3247" w:type="dxa"/>
            <w:tcBorders>
              <w:top w:val="single" w:sz="4" w:space="0" w:color="auto"/>
              <w:left w:val="nil"/>
              <w:bottom w:val="nil"/>
              <w:right w:val="nil"/>
            </w:tcBorders>
            <w:shd w:val="clear" w:color="000000" w:fill="D0CECE"/>
            <w:noWrap/>
            <w:vAlign w:val="bottom"/>
            <w:hideMark/>
          </w:tcPr>
          <w:p w14:paraId="21E0F800" w14:textId="6893B2C2" w:rsidR="00784693" w:rsidRPr="00637F62" w:rsidDel="003F6185" w:rsidRDefault="00784693" w:rsidP="005068B2">
            <w:pPr>
              <w:ind w:firstLine="360"/>
              <w:jc w:val="center"/>
              <w:rPr>
                <w:del w:id="1978" w:author="Cong" w:date="2020-10-02T20:13:00Z"/>
                <w:rFonts w:asciiTheme="majorHAnsi" w:eastAsia="Times New Roman" w:hAnsiTheme="majorHAnsi" w:cstheme="majorHAnsi"/>
                <w:color w:val="000000"/>
                <w:sz w:val="22"/>
                <w:szCs w:val="22"/>
                <w:rPrChange w:id="1979" w:author="Cong" w:date="2020-10-02T19:21:00Z">
                  <w:rPr>
                    <w:del w:id="1980" w:author="Cong" w:date="2020-10-02T20:13:00Z"/>
                    <w:rFonts w:asciiTheme="majorHAnsi" w:eastAsia="Times New Roman" w:hAnsiTheme="majorHAnsi" w:cstheme="majorHAnsi"/>
                    <w:color w:val="000000"/>
                    <w:sz w:val="22"/>
                    <w:szCs w:val="22"/>
                  </w:rPr>
                </w:rPrChange>
              </w:rPr>
            </w:pPr>
            <w:del w:id="1981" w:author="Cong" w:date="2020-10-02T20:13:00Z">
              <w:r w:rsidRPr="00637F62" w:rsidDel="003F6185">
                <w:rPr>
                  <w:rFonts w:asciiTheme="majorHAnsi" w:eastAsia="Times New Roman" w:hAnsiTheme="majorHAnsi" w:cstheme="majorHAnsi"/>
                  <w:color w:val="000000"/>
                  <w:sz w:val="22"/>
                  <w:szCs w:val="22"/>
                  <w:rPrChange w:id="1982" w:author="Cong" w:date="2020-10-02T19:21:00Z">
                    <w:rPr>
                      <w:rFonts w:asciiTheme="majorHAnsi" w:eastAsia="Times New Roman" w:hAnsiTheme="majorHAnsi" w:cstheme="majorHAnsi"/>
                      <w:color w:val="000000"/>
                      <w:sz w:val="22"/>
                      <w:szCs w:val="22"/>
                    </w:rPr>
                  </w:rPrChange>
                </w:rPr>
                <w:delText> </w:delText>
              </w:r>
            </w:del>
          </w:p>
        </w:tc>
        <w:tc>
          <w:tcPr>
            <w:tcW w:w="2268" w:type="dxa"/>
            <w:tcBorders>
              <w:top w:val="single" w:sz="4" w:space="0" w:color="auto"/>
              <w:left w:val="nil"/>
              <w:bottom w:val="nil"/>
              <w:right w:val="nil"/>
            </w:tcBorders>
            <w:shd w:val="clear" w:color="000000" w:fill="D0CECE"/>
            <w:noWrap/>
            <w:vAlign w:val="bottom"/>
            <w:hideMark/>
          </w:tcPr>
          <w:p w14:paraId="4E96D0A5" w14:textId="2A4E89F9" w:rsidR="00784693" w:rsidRPr="00637F62" w:rsidDel="003F6185" w:rsidRDefault="00784693" w:rsidP="005068B2">
            <w:pPr>
              <w:ind w:firstLine="360"/>
              <w:jc w:val="center"/>
              <w:rPr>
                <w:del w:id="1983" w:author="Cong" w:date="2020-10-02T20:13:00Z"/>
                <w:rFonts w:asciiTheme="majorHAnsi" w:eastAsia="Times New Roman" w:hAnsiTheme="majorHAnsi" w:cstheme="majorHAnsi"/>
                <w:color w:val="000000"/>
                <w:sz w:val="22"/>
                <w:szCs w:val="22"/>
                <w:rPrChange w:id="1984" w:author="Cong" w:date="2020-10-02T19:21:00Z">
                  <w:rPr>
                    <w:del w:id="1985" w:author="Cong" w:date="2020-10-02T20:13:00Z"/>
                    <w:rFonts w:asciiTheme="majorHAnsi" w:eastAsia="Times New Roman" w:hAnsiTheme="majorHAnsi" w:cstheme="majorHAnsi"/>
                    <w:color w:val="000000"/>
                    <w:sz w:val="22"/>
                    <w:szCs w:val="22"/>
                  </w:rPr>
                </w:rPrChange>
              </w:rPr>
            </w:pPr>
            <w:del w:id="1986" w:author="Cong" w:date="2020-10-02T20:13:00Z">
              <w:r w:rsidRPr="00637F62" w:rsidDel="003F6185">
                <w:rPr>
                  <w:rFonts w:asciiTheme="majorHAnsi" w:eastAsia="Times New Roman" w:hAnsiTheme="majorHAnsi" w:cstheme="majorHAnsi"/>
                  <w:color w:val="000000"/>
                  <w:sz w:val="22"/>
                  <w:szCs w:val="22"/>
                  <w:rPrChange w:id="1987" w:author="Cong" w:date="2020-10-02T19:21:00Z">
                    <w:rPr>
                      <w:rFonts w:asciiTheme="majorHAnsi" w:eastAsia="Times New Roman" w:hAnsiTheme="majorHAnsi" w:cstheme="majorHAnsi"/>
                      <w:color w:val="000000"/>
                      <w:sz w:val="22"/>
                      <w:szCs w:val="22"/>
                    </w:rPr>
                  </w:rPrChange>
                </w:rPr>
                <w:delText> </w:delText>
              </w:r>
            </w:del>
          </w:p>
        </w:tc>
        <w:tc>
          <w:tcPr>
            <w:tcW w:w="2977" w:type="dxa"/>
            <w:tcBorders>
              <w:top w:val="single" w:sz="4" w:space="0" w:color="auto"/>
              <w:left w:val="nil"/>
              <w:bottom w:val="nil"/>
              <w:right w:val="nil"/>
            </w:tcBorders>
            <w:shd w:val="clear" w:color="000000" w:fill="D0CECE"/>
            <w:noWrap/>
            <w:vAlign w:val="bottom"/>
            <w:hideMark/>
          </w:tcPr>
          <w:p w14:paraId="0ACF3012" w14:textId="575F13A9" w:rsidR="00784693" w:rsidRPr="00637F62" w:rsidDel="003F6185" w:rsidRDefault="00784693" w:rsidP="005068B2">
            <w:pPr>
              <w:ind w:firstLine="360"/>
              <w:jc w:val="center"/>
              <w:rPr>
                <w:del w:id="1988" w:author="Cong" w:date="2020-10-02T20:13:00Z"/>
                <w:rFonts w:asciiTheme="majorHAnsi" w:eastAsia="Times New Roman" w:hAnsiTheme="majorHAnsi" w:cstheme="majorHAnsi"/>
                <w:color w:val="000000"/>
                <w:sz w:val="22"/>
                <w:szCs w:val="22"/>
                <w:rPrChange w:id="1989" w:author="Cong" w:date="2020-10-02T19:21:00Z">
                  <w:rPr>
                    <w:del w:id="1990" w:author="Cong" w:date="2020-10-02T20:13:00Z"/>
                    <w:rFonts w:asciiTheme="majorHAnsi" w:eastAsia="Times New Roman" w:hAnsiTheme="majorHAnsi" w:cstheme="majorHAnsi"/>
                    <w:color w:val="000000"/>
                    <w:sz w:val="22"/>
                    <w:szCs w:val="22"/>
                  </w:rPr>
                </w:rPrChange>
              </w:rPr>
            </w:pPr>
            <w:del w:id="1991" w:author="Cong" w:date="2020-10-02T20:13:00Z">
              <w:r w:rsidRPr="00637F62" w:rsidDel="003F6185">
                <w:rPr>
                  <w:rFonts w:asciiTheme="majorHAnsi" w:eastAsia="Times New Roman" w:hAnsiTheme="majorHAnsi" w:cstheme="majorHAnsi"/>
                  <w:color w:val="000000"/>
                  <w:sz w:val="22"/>
                  <w:szCs w:val="22"/>
                  <w:rPrChange w:id="1992" w:author="Cong" w:date="2020-10-02T19:21:00Z">
                    <w:rPr>
                      <w:rFonts w:asciiTheme="majorHAnsi" w:eastAsia="Times New Roman" w:hAnsiTheme="majorHAnsi" w:cstheme="majorHAnsi"/>
                      <w:color w:val="000000"/>
                      <w:sz w:val="22"/>
                      <w:szCs w:val="22"/>
                    </w:rPr>
                  </w:rPrChange>
                </w:rPr>
                <w:delText> </w:delText>
              </w:r>
            </w:del>
          </w:p>
        </w:tc>
      </w:tr>
      <w:tr w:rsidR="00784693" w:rsidRPr="00637F62" w:rsidDel="003F6185" w14:paraId="2B039C47" w14:textId="3A18DA51" w:rsidTr="001A5E58">
        <w:trPr>
          <w:trHeight w:val="2400"/>
          <w:del w:id="1993" w:author="Cong" w:date="2020-10-02T20:13:00Z"/>
        </w:trPr>
        <w:tc>
          <w:tcPr>
            <w:tcW w:w="1575" w:type="dxa"/>
            <w:tcBorders>
              <w:top w:val="nil"/>
              <w:left w:val="nil"/>
              <w:bottom w:val="single" w:sz="4" w:space="0" w:color="auto"/>
              <w:right w:val="nil"/>
            </w:tcBorders>
            <w:shd w:val="clear" w:color="auto" w:fill="auto"/>
            <w:vAlign w:val="center"/>
            <w:hideMark/>
          </w:tcPr>
          <w:p w14:paraId="7F3622F8" w14:textId="40D43746" w:rsidR="00784693" w:rsidRPr="00637F62" w:rsidDel="003F6185" w:rsidRDefault="00784693" w:rsidP="005068B2">
            <w:pPr>
              <w:ind w:firstLine="360"/>
              <w:rPr>
                <w:del w:id="1994" w:author="Cong" w:date="2020-10-02T20:13:00Z"/>
                <w:rFonts w:asciiTheme="majorHAnsi" w:eastAsia="Times New Roman" w:hAnsiTheme="majorHAnsi" w:cstheme="majorHAnsi"/>
                <w:color w:val="000000"/>
                <w:sz w:val="22"/>
                <w:szCs w:val="22"/>
                <w:rPrChange w:id="1995" w:author="Cong" w:date="2020-10-02T19:21:00Z">
                  <w:rPr>
                    <w:del w:id="1996" w:author="Cong" w:date="2020-10-02T20:13:00Z"/>
                    <w:rFonts w:asciiTheme="majorHAnsi" w:eastAsia="Times New Roman" w:hAnsiTheme="majorHAnsi" w:cstheme="majorHAnsi"/>
                    <w:color w:val="000000"/>
                    <w:sz w:val="22"/>
                    <w:szCs w:val="22"/>
                  </w:rPr>
                </w:rPrChange>
              </w:rPr>
            </w:pPr>
            <w:del w:id="1997" w:author="Cong" w:date="2020-10-02T20:13:00Z">
              <w:r w:rsidRPr="00637F62" w:rsidDel="003F6185">
                <w:rPr>
                  <w:rFonts w:asciiTheme="majorHAnsi" w:eastAsia="Times New Roman" w:hAnsiTheme="majorHAnsi" w:cstheme="majorHAnsi"/>
                  <w:color w:val="000000"/>
                  <w:sz w:val="22"/>
                  <w:szCs w:val="22"/>
                  <w:rPrChange w:id="1998" w:author="Cong" w:date="2020-10-02T19:21:00Z">
                    <w:rPr>
                      <w:rFonts w:asciiTheme="majorHAnsi" w:eastAsia="Times New Roman" w:hAnsiTheme="majorHAnsi" w:cstheme="majorHAnsi"/>
                      <w:color w:val="000000"/>
                      <w:sz w:val="22"/>
                      <w:szCs w:val="22"/>
                    </w:rPr>
                  </w:rPrChange>
                </w:rPr>
                <w:delText>Asthma</w:delText>
              </w:r>
            </w:del>
          </w:p>
        </w:tc>
        <w:tc>
          <w:tcPr>
            <w:tcW w:w="3402" w:type="dxa"/>
            <w:tcBorders>
              <w:top w:val="nil"/>
              <w:left w:val="nil"/>
              <w:bottom w:val="single" w:sz="4" w:space="0" w:color="auto"/>
              <w:right w:val="nil"/>
            </w:tcBorders>
            <w:shd w:val="clear" w:color="auto" w:fill="auto"/>
            <w:vAlign w:val="bottom"/>
            <w:hideMark/>
          </w:tcPr>
          <w:p w14:paraId="5AE88FC2" w14:textId="76D6BDB9" w:rsidR="00784693" w:rsidRPr="00637F62" w:rsidDel="003F6185" w:rsidRDefault="00784693" w:rsidP="005068B2">
            <w:pPr>
              <w:ind w:firstLine="360"/>
              <w:jc w:val="center"/>
              <w:rPr>
                <w:del w:id="1999" w:author="Cong" w:date="2020-10-02T20:13:00Z"/>
                <w:rFonts w:asciiTheme="majorHAnsi" w:eastAsia="Times New Roman" w:hAnsiTheme="majorHAnsi" w:cstheme="majorHAnsi"/>
                <w:color w:val="000000"/>
                <w:sz w:val="22"/>
                <w:szCs w:val="22"/>
                <w:rPrChange w:id="2000" w:author="Cong" w:date="2020-10-02T19:21:00Z">
                  <w:rPr>
                    <w:del w:id="2001" w:author="Cong" w:date="2020-10-02T20:13:00Z"/>
                    <w:rFonts w:asciiTheme="majorHAnsi" w:eastAsia="Times New Roman" w:hAnsiTheme="majorHAnsi" w:cstheme="majorHAnsi"/>
                    <w:color w:val="000000"/>
                    <w:sz w:val="22"/>
                    <w:szCs w:val="22"/>
                  </w:rPr>
                </w:rPrChange>
              </w:rPr>
            </w:pPr>
            <w:del w:id="2002" w:author="Cong" w:date="2020-10-02T20:13:00Z">
              <w:r w:rsidRPr="00637F62" w:rsidDel="003F6185">
                <w:rPr>
                  <w:rFonts w:asciiTheme="majorHAnsi" w:eastAsia="Times New Roman" w:hAnsiTheme="majorHAnsi" w:cstheme="majorHAnsi"/>
                  <w:b/>
                  <w:bCs/>
                  <w:color w:val="000000"/>
                  <w:sz w:val="22"/>
                  <w:szCs w:val="22"/>
                  <w:rPrChange w:id="2003" w:author="Cong" w:date="2020-10-02T19:21:00Z">
                    <w:rPr>
                      <w:rFonts w:asciiTheme="majorHAnsi" w:eastAsia="Times New Roman" w:hAnsiTheme="majorHAnsi" w:cstheme="majorHAnsi"/>
                      <w:b/>
                      <w:bCs/>
                      <w:color w:val="000000"/>
                      <w:sz w:val="22"/>
                      <w:szCs w:val="22"/>
                    </w:rPr>
                  </w:rPrChange>
                </w:rPr>
                <w:delText>Variable/Question</w:delText>
              </w:r>
              <w:r w:rsidRPr="00637F62" w:rsidDel="003F6185">
                <w:rPr>
                  <w:rFonts w:asciiTheme="majorHAnsi" w:eastAsia="Times New Roman" w:hAnsiTheme="majorHAnsi" w:cstheme="majorHAnsi"/>
                  <w:color w:val="000000"/>
                  <w:sz w:val="22"/>
                  <w:szCs w:val="22"/>
                  <w:rPrChange w:id="2004" w:author="Cong" w:date="2020-10-02T19:21:00Z">
                    <w:rPr>
                      <w:rFonts w:asciiTheme="majorHAnsi" w:eastAsia="Times New Roman" w:hAnsiTheme="majorHAnsi" w:cstheme="majorHAnsi"/>
                      <w:color w:val="000000"/>
                      <w:sz w:val="22"/>
                      <w:szCs w:val="22"/>
                    </w:rPr>
                  </w:rPrChange>
                </w:rPr>
                <w:delText xml:space="preserve"> </w:delText>
              </w:r>
              <w:r w:rsidRPr="00637F62" w:rsidDel="003F6185">
                <w:rPr>
                  <w:rFonts w:asciiTheme="majorHAnsi" w:eastAsia="Times New Roman" w:hAnsiTheme="majorHAnsi" w:cstheme="majorHAnsi"/>
                  <w:i/>
                  <w:iCs/>
                  <w:color w:val="000000"/>
                  <w:sz w:val="22"/>
                  <w:szCs w:val="22"/>
                  <w:rPrChange w:id="2005" w:author="Cong" w:date="2020-10-02T19:21:00Z">
                    <w:rPr>
                      <w:rFonts w:asciiTheme="majorHAnsi" w:eastAsia="Times New Roman" w:hAnsiTheme="majorHAnsi" w:cstheme="majorHAnsi"/>
                      <w:i/>
                      <w:iCs/>
                      <w:color w:val="000000"/>
                      <w:sz w:val="22"/>
                      <w:szCs w:val="22"/>
                    </w:rPr>
                  </w:rPrChange>
                </w:rPr>
                <w:delText>(asthma2)</w:delText>
              </w:r>
              <w:r w:rsidRPr="00637F62" w:rsidDel="003F6185">
                <w:rPr>
                  <w:rFonts w:asciiTheme="majorHAnsi" w:eastAsia="Times New Roman" w:hAnsiTheme="majorHAnsi" w:cstheme="majorHAnsi"/>
                  <w:color w:val="000000"/>
                  <w:sz w:val="22"/>
                  <w:szCs w:val="22"/>
                  <w:rPrChange w:id="2006" w:author="Cong" w:date="2020-10-02T19:21:00Z">
                    <w:rPr>
                      <w:rFonts w:asciiTheme="majorHAnsi" w:eastAsia="Times New Roman" w:hAnsiTheme="majorHAnsi" w:cstheme="majorHAnsi"/>
                      <w:color w:val="000000"/>
                      <w:sz w:val="22"/>
                      <w:szCs w:val="22"/>
                    </w:rPr>
                  </w:rPrChange>
                </w:rPr>
                <w:delText>: Have you ever been told by a doctor, nurse, or other health professional that you had asthma?</w:delText>
              </w:r>
              <w:r w:rsidRPr="00637F62" w:rsidDel="003F6185">
                <w:rPr>
                  <w:rFonts w:asciiTheme="majorHAnsi" w:eastAsia="Times New Roman" w:hAnsiTheme="majorHAnsi" w:cstheme="majorHAnsi"/>
                  <w:color w:val="000000"/>
                  <w:sz w:val="22"/>
                  <w:szCs w:val="22"/>
                  <w:rPrChange w:id="2007" w:author="Cong" w:date="2020-10-02T19:21:00Z">
                    <w:rPr>
                      <w:rFonts w:asciiTheme="majorHAnsi" w:eastAsia="Times New Roman" w:hAnsiTheme="majorHAnsi" w:cstheme="majorHAnsi"/>
                      <w:color w:val="000000"/>
                      <w:sz w:val="22"/>
                      <w:szCs w:val="22"/>
                    </w:rPr>
                  </w:rPrChange>
                </w:rPr>
                <w:br/>
              </w:r>
              <w:r w:rsidRPr="00637F62" w:rsidDel="003F6185">
                <w:rPr>
                  <w:rFonts w:asciiTheme="majorHAnsi" w:eastAsia="Times New Roman" w:hAnsiTheme="majorHAnsi" w:cstheme="majorHAnsi"/>
                  <w:b/>
                  <w:bCs/>
                  <w:color w:val="000000"/>
                  <w:sz w:val="22"/>
                  <w:szCs w:val="22"/>
                  <w:rPrChange w:id="2008" w:author="Cong" w:date="2020-10-02T19:21:00Z">
                    <w:rPr>
                      <w:rFonts w:asciiTheme="majorHAnsi" w:eastAsia="Times New Roman" w:hAnsiTheme="majorHAnsi" w:cstheme="majorHAnsi"/>
                      <w:b/>
                      <w:bCs/>
                      <w:color w:val="000000"/>
                      <w:sz w:val="22"/>
                      <w:szCs w:val="22"/>
                    </w:rPr>
                  </w:rPrChange>
                </w:rPr>
                <w:delText>Categories</w:delText>
              </w:r>
              <w:r w:rsidRPr="00637F62" w:rsidDel="003F6185">
                <w:rPr>
                  <w:rFonts w:asciiTheme="majorHAnsi" w:eastAsia="Times New Roman" w:hAnsiTheme="majorHAnsi" w:cstheme="majorHAnsi"/>
                  <w:color w:val="000000"/>
                  <w:sz w:val="22"/>
                  <w:szCs w:val="22"/>
                  <w:rPrChange w:id="2009" w:author="Cong" w:date="2020-10-02T19:21:00Z">
                    <w:rPr>
                      <w:rFonts w:asciiTheme="majorHAnsi" w:eastAsia="Times New Roman" w:hAnsiTheme="majorHAnsi" w:cstheme="majorHAnsi"/>
                      <w:color w:val="000000"/>
                      <w:sz w:val="22"/>
                      <w:szCs w:val="22"/>
                    </w:rPr>
                  </w:rPrChange>
                </w:rPr>
                <w:delText xml:space="preserve">:  </w:delText>
              </w:r>
              <w:r w:rsidRPr="00637F62" w:rsidDel="003F6185">
                <w:rPr>
                  <w:rFonts w:asciiTheme="majorHAnsi" w:eastAsia="Times New Roman" w:hAnsiTheme="majorHAnsi" w:cstheme="majorHAnsi"/>
                  <w:i/>
                  <w:iCs/>
                  <w:color w:val="000000"/>
                  <w:sz w:val="22"/>
                  <w:szCs w:val="22"/>
                  <w:rPrChange w:id="2010" w:author="Cong" w:date="2020-10-02T19:21:00Z">
                    <w:rPr>
                      <w:rFonts w:asciiTheme="majorHAnsi" w:eastAsia="Times New Roman" w:hAnsiTheme="majorHAnsi" w:cstheme="majorHAnsi"/>
                      <w:i/>
                      <w:iCs/>
                      <w:color w:val="000000"/>
                      <w:sz w:val="22"/>
                      <w:szCs w:val="22"/>
                    </w:rPr>
                  </w:rPrChange>
                </w:rPr>
                <w:delText>1- Yes</w:delText>
              </w:r>
              <w:r w:rsidRPr="00637F62" w:rsidDel="003F6185">
                <w:rPr>
                  <w:rFonts w:asciiTheme="majorHAnsi" w:eastAsia="Times New Roman" w:hAnsiTheme="majorHAnsi" w:cstheme="majorHAnsi"/>
                  <w:i/>
                  <w:iCs/>
                  <w:color w:val="000000"/>
                  <w:sz w:val="22"/>
                  <w:szCs w:val="22"/>
                  <w:rPrChange w:id="2011" w:author="Cong" w:date="2020-10-02T19:21:00Z">
                    <w:rPr>
                      <w:rFonts w:asciiTheme="majorHAnsi" w:eastAsia="Times New Roman" w:hAnsiTheme="majorHAnsi" w:cstheme="majorHAnsi"/>
                      <w:i/>
                      <w:iCs/>
                      <w:color w:val="000000"/>
                      <w:sz w:val="22"/>
                      <w:szCs w:val="22"/>
                    </w:rPr>
                  </w:rPrChange>
                </w:rPr>
                <w:br/>
                <w:delText>2- No</w:delText>
              </w:r>
              <w:r w:rsidRPr="00637F62" w:rsidDel="003F6185">
                <w:rPr>
                  <w:rFonts w:asciiTheme="majorHAnsi" w:eastAsia="Times New Roman" w:hAnsiTheme="majorHAnsi" w:cstheme="majorHAnsi"/>
                  <w:i/>
                  <w:iCs/>
                  <w:color w:val="000000"/>
                  <w:sz w:val="22"/>
                  <w:szCs w:val="22"/>
                  <w:rPrChange w:id="2012" w:author="Cong" w:date="2020-10-02T19:21:00Z">
                    <w:rPr>
                      <w:rFonts w:asciiTheme="majorHAnsi" w:eastAsia="Times New Roman" w:hAnsiTheme="majorHAnsi" w:cstheme="majorHAnsi"/>
                      <w:i/>
                      <w:iCs/>
                      <w:color w:val="000000"/>
                      <w:sz w:val="22"/>
                      <w:szCs w:val="22"/>
                    </w:rPr>
                  </w:rPrChange>
                </w:rPr>
                <w:br/>
                <w:delText>7-Don't Know/Not Sure</w:delText>
              </w:r>
              <w:r w:rsidRPr="00637F62" w:rsidDel="003F6185">
                <w:rPr>
                  <w:rFonts w:asciiTheme="majorHAnsi" w:eastAsia="Times New Roman" w:hAnsiTheme="majorHAnsi" w:cstheme="majorHAnsi"/>
                  <w:i/>
                  <w:iCs/>
                  <w:color w:val="000000"/>
                  <w:sz w:val="22"/>
                  <w:szCs w:val="22"/>
                  <w:rPrChange w:id="2013" w:author="Cong" w:date="2020-10-02T19:21:00Z">
                    <w:rPr>
                      <w:rFonts w:asciiTheme="majorHAnsi" w:eastAsia="Times New Roman" w:hAnsiTheme="majorHAnsi" w:cstheme="majorHAnsi"/>
                      <w:i/>
                      <w:iCs/>
                      <w:color w:val="000000"/>
                      <w:sz w:val="22"/>
                      <w:szCs w:val="22"/>
                    </w:rPr>
                  </w:rPrChange>
                </w:rPr>
                <w:br/>
                <w:delText>9- Refused to answer</w:delText>
              </w:r>
            </w:del>
          </w:p>
        </w:tc>
        <w:tc>
          <w:tcPr>
            <w:tcW w:w="3247" w:type="dxa"/>
            <w:tcBorders>
              <w:top w:val="nil"/>
              <w:left w:val="nil"/>
              <w:bottom w:val="single" w:sz="4" w:space="0" w:color="auto"/>
              <w:right w:val="nil"/>
            </w:tcBorders>
            <w:shd w:val="clear" w:color="auto" w:fill="auto"/>
            <w:vAlign w:val="bottom"/>
            <w:hideMark/>
          </w:tcPr>
          <w:p w14:paraId="26DFF57F" w14:textId="16B50ABC" w:rsidR="00784693" w:rsidRPr="00637F62" w:rsidDel="003F6185" w:rsidRDefault="00784693" w:rsidP="005068B2">
            <w:pPr>
              <w:ind w:firstLine="360"/>
              <w:jc w:val="center"/>
              <w:rPr>
                <w:del w:id="2014" w:author="Cong" w:date="2020-10-02T20:13:00Z"/>
                <w:rFonts w:asciiTheme="majorHAnsi" w:eastAsia="Times New Roman" w:hAnsiTheme="majorHAnsi" w:cstheme="majorHAnsi"/>
                <w:color w:val="000000"/>
                <w:sz w:val="22"/>
                <w:szCs w:val="22"/>
                <w:rPrChange w:id="2015" w:author="Cong" w:date="2020-10-02T19:21:00Z">
                  <w:rPr>
                    <w:del w:id="2016" w:author="Cong" w:date="2020-10-02T20:13:00Z"/>
                    <w:rFonts w:asciiTheme="majorHAnsi" w:eastAsia="Times New Roman" w:hAnsiTheme="majorHAnsi" w:cstheme="majorHAnsi"/>
                    <w:color w:val="000000"/>
                    <w:sz w:val="22"/>
                    <w:szCs w:val="22"/>
                  </w:rPr>
                </w:rPrChange>
              </w:rPr>
            </w:pPr>
            <w:del w:id="2017" w:author="Cong" w:date="2020-10-02T20:13:00Z">
              <w:r w:rsidRPr="00637F62" w:rsidDel="003F6185">
                <w:rPr>
                  <w:rFonts w:asciiTheme="majorHAnsi" w:eastAsia="Times New Roman" w:hAnsiTheme="majorHAnsi" w:cstheme="majorHAnsi"/>
                  <w:b/>
                  <w:bCs/>
                  <w:color w:val="000000"/>
                  <w:sz w:val="22"/>
                  <w:szCs w:val="22"/>
                  <w:rPrChange w:id="2018" w:author="Cong" w:date="2020-10-02T19:21:00Z">
                    <w:rPr>
                      <w:rFonts w:asciiTheme="majorHAnsi" w:eastAsia="Times New Roman" w:hAnsiTheme="majorHAnsi" w:cstheme="majorHAnsi"/>
                      <w:b/>
                      <w:bCs/>
                      <w:color w:val="000000"/>
                      <w:sz w:val="22"/>
                      <w:szCs w:val="22"/>
                    </w:rPr>
                  </w:rPrChange>
                </w:rPr>
                <w:delText xml:space="preserve">Variable/Question </w:delText>
              </w:r>
              <w:r w:rsidRPr="00637F62" w:rsidDel="003F6185">
                <w:rPr>
                  <w:rFonts w:asciiTheme="majorHAnsi" w:eastAsia="Times New Roman" w:hAnsiTheme="majorHAnsi" w:cstheme="majorHAnsi"/>
                  <w:color w:val="000000"/>
                  <w:sz w:val="22"/>
                  <w:szCs w:val="22"/>
                  <w:rPrChange w:id="2019" w:author="Cong" w:date="2020-10-02T19:21:00Z">
                    <w:rPr>
                      <w:rFonts w:asciiTheme="majorHAnsi" w:eastAsia="Times New Roman" w:hAnsiTheme="majorHAnsi" w:cstheme="majorHAnsi"/>
                      <w:color w:val="000000"/>
                      <w:sz w:val="22"/>
                      <w:szCs w:val="22"/>
                    </w:rPr>
                  </w:rPrChange>
                </w:rPr>
                <w:delText>(</w:delText>
              </w:r>
              <w:r w:rsidRPr="00637F62" w:rsidDel="003F6185">
                <w:rPr>
                  <w:rFonts w:asciiTheme="majorHAnsi" w:eastAsia="Times New Roman" w:hAnsiTheme="majorHAnsi" w:cstheme="majorHAnsi"/>
                  <w:i/>
                  <w:iCs/>
                  <w:color w:val="000000"/>
                  <w:sz w:val="22"/>
                  <w:szCs w:val="22"/>
                  <w:rPrChange w:id="2020" w:author="Cong" w:date="2020-10-02T19:21:00Z">
                    <w:rPr>
                      <w:rFonts w:asciiTheme="majorHAnsi" w:eastAsia="Times New Roman" w:hAnsiTheme="majorHAnsi" w:cstheme="majorHAnsi"/>
                      <w:i/>
                      <w:iCs/>
                      <w:color w:val="000000"/>
                      <w:sz w:val="22"/>
                      <w:szCs w:val="22"/>
                    </w:rPr>
                  </w:rPrChange>
                </w:rPr>
                <w:delText xml:space="preserve">Asthmaev) : </w:delText>
              </w:r>
              <w:r w:rsidRPr="00637F62" w:rsidDel="003F6185">
                <w:rPr>
                  <w:rFonts w:asciiTheme="majorHAnsi" w:eastAsia="Times New Roman" w:hAnsiTheme="majorHAnsi" w:cstheme="majorHAnsi"/>
                  <w:color w:val="000000"/>
                  <w:sz w:val="22"/>
                  <w:szCs w:val="22"/>
                  <w:rPrChange w:id="2021" w:author="Cong" w:date="2020-10-02T19:21:00Z">
                    <w:rPr>
                      <w:rFonts w:asciiTheme="majorHAnsi" w:eastAsia="Times New Roman" w:hAnsiTheme="majorHAnsi" w:cstheme="majorHAnsi"/>
                      <w:color w:val="000000"/>
                      <w:sz w:val="22"/>
                      <w:szCs w:val="22"/>
                    </w:rPr>
                  </w:rPrChange>
                </w:rPr>
                <w:delText>Ever told to have asthma before?  </w:delText>
              </w:r>
              <w:r w:rsidRPr="00637F62" w:rsidDel="003F6185">
                <w:rPr>
                  <w:rFonts w:asciiTheme="majorHAnsi" w:eastAsia="Times New Roman" w:hAnsiTheme="majorHAnsi" w:cstheme="majorHAnsi"/>
                  <w:color w:val="000000"/>
                  <w:sz w:val="22"/>
                  <w:szCs w:val="22"/>
                  <w:rPrChange w:id="2022" w:author="Cong" w:date="2020-10-02T19:21:00Z">
                    <w:rPr>
                      <w:rFonts w:asciiTheme="majorHAnsi" w:eastAsia="Times New Roman" w:hAnsiTheme="majorHAnsi" w:cstheme="majorHAnsi"/>
                      <w:color w:val="000000"/>
                      <w:sz w:val="22"/>
                      <w:szCs w:val="22"/>
                    </w:rPr>
                  </w:rPrChange>
                </w:rPr>
                <w:br/>
              </w:r>
              <w:r w:rsidRPr="00637F62" w:rsidDel="003F6185">
                <w:rPr>
                  <w:rFonts w:asciiTheme="majorHAnsi" w:eastAsia="Times New Roman" w:hAnsiTheme="majorHAnsi" w:cstheme="majorHAnsi"/>
                  <w:b/>
                  <w:bCs/>
                  <w:color w:val="000000"/>
                  <w:sz w:val="22"/>
                  <w:szCs w:val="22"/>
                  <w:rPrChange w:id="2023" w:author="Cong" w:date="2020-10-02T19:21:00Z">
                    <w:rPr>
                      <w:rFonts w:asciiTheme="majorHAnsi" w:eastAsia="Times New Roman" w:hAnsiTheme="majorHAnsi" w:cstheme="majorHAnsi"/>
                      <w:b/>
                      <w:bCs/>
                      <w:color w:val="000000"/>
                      <w:sz w:val="22"/>
                      <w:szCs w:val="22"/>
                    </w:rPr>
                  </w:rPrChange>
                </w:rPr>
                <w:delText>Categorie</w:delText>
              </w:r>
              <w:r w:rsidRPr="00637F62" w:rsidDel="003F6185">
                <w:rPr>
                  <w:rFonts w:asciiTheme="majorHAnsi" w:eastAsia="Times New Roman" w:hAnsiTheme="majorHAnsi" w:cstheme="majorHAnsi"/>
                  <w:b/>
                  <w:bCs/>
                  <w:i/>
                  <w:iCs/>
                  <w:color w:val="000000"/>
                  <w:sz w:val="22"/>
                  <w:szCs w:val="22"/>
                  <w:rPrChange w:id="2024" w:author="Cong" w:date="2020-10-02T19:21:00Z">
                    <w:rPr>
                      <w:rFonts w:asciiTheme="majorHAnsi" w:eastAsia="Times New Roman" w:hAnsiTheme="majorHAnsi" w:cstheme="majorHAnsi"/>
                      <w:b/>
                      <w:bCs/>
                      <w:i/>
                      <w:iCs/>
                      <w:color w:val="000000"/>
                      <w:sz w:val="22"/>
                      <w:szCs w:val="22"/>
                    </w:rPr>
                  </w:rPrChange>
                </w:rPr>
                <w:delText>s</w:delText>
              </w:r>
              <w:r w:rsidRPr="00637F62" w:rsidDel="003F6185">
                <w:rPr>
                  <w:rFonts w:asciiTheme="majorHAnsi" w:eastAsia="Times New Roman" w:hAnsiTheme="majorHAnsi" w:cstheme="majorHAnsi"/>
                  <w:i/>
                  <w:iCs/>
                  <w:color w:val="000000"/>
                  <w:sz w:val="22"/>
                  <w:szCs w:val="22"/>
                  <w:rPrChange w:id="2025" w:author="Cong" w:date="2020-10-02T19:21:00Z">
                    <w:rPr>
                      <w:rFonts w:asciiTheme="majorHAnsi" w:eastAsia="Times New Roman" w:hAnsiTheme="majorHAnsi" w:cstheme="majorHAnsi"/>
                      <w:i/>
                      <w:iCs/>
                      <w:color w:val="000000"/>
                      <w:sz w:val="22"/>
                      <w:szCs w:val="22"/>
                    </w:rPr>
                  </w:rPrChange>
                </w:rPr>
                <w:delText xml:space="preserve"> 0-niu</w:delText>
              </w:r>
              <w:r w:rsidRPr="00637F62" w:rsidDel="003F6185">
                <w:rPr>
                  <w:rFonts w:asciiTheme="majorHAnsi" w:eastAsia="Times New Roman" w:hAnsiTheme="majorHAnsi" w:cstheme="majorHAnsi"/>
                  <w:i/>
                  <w:iCs/>
                  <w:color w:val="000000"/>
                  <w:sz w:val="22"/>
                  <w:szCs w:val="22"/>
                  <w:rPrChange w:id="2026" w:author="Cong" w:date="2020-10-02T19:21:00Z">
                    <w:rPr>
                      <w:rFonts w:asciiTheme="majorHAnsi" w:eastAsia="Times New Roman" w:hAnsiTheme="majorHAnsi" w:cstheme="majorHAnsi"/>
                      <w:i/>
                      <w:iCs/>
                      <w:color w:val="000000"/>
                      <w:sz w:val="22"/>
                      <w:szCs w:val="22"/>
                    </w:rPr>
                  </w:rPrChange>
                </w:rPr>
                <w:br/>
                <w:delText>1- no or not mentioned</w:delText>
              </w:r>
              <w:r w:rsidRPr="00637F62" w:rsidDel="003F6185">
                <w:rPr>
                  <w:rFonts w:asciiTheme="majorHAnsi" w:eastAsia="Times New Roman" w:hAnsiTheme="majorHAnsi" w:cstheme="majorHAnsi"/>
                  <w:i/>
                  <w:iCs/>
                  <w:color w:val="000000"/>
                  <w:sz w:val="22"/>
                  <w:szCs w:val="22"/>
                  <w:rPrChange w:id="2027" w:author="Cong" w:date="2020-10-02T19:21:00Z">
                    <w:rPr>
                      <w:rFonts w:asciiTheme="majorHAnsi" w:eastAsia="Times New Roman" w:hAnsiTheme="majorHAnsi" w:cstheme="majorHAnsi"/>
                      <w:i/>
                      <w:iCs/>
                      <w:color w:val="000000"/>
                      <w:sz w:val="22"/>
                      <w:szCs w:val="22"/>
                    </w:rPr>
                  </w:rPrChange>
                </w:rPr>
                <w:br/>
                <w:delText>2-- Yes</w:delText>
              </w:r>
              <w:r w:rsidRPr="00637F62" w:rsidDel="003F6185">
                <w:rPr>
                  <w:rFonts w:asciiTheme="majorHAnsi" w:eastAsia="Times New Roman" w:hAnsiTheme="majorHAnsi" w:cstheme="majorHAnsi"/>
                  <w:i/>
                  <w:iCs/>
                  <w:color w:val="000000"/>
                  <w:sz w:val="22"/>
                  <w:szCs w:val="22"/>
                  <w:rPrChange w:id="2028" w:author="Cong" w:date="2020-10-02T19:21:00Z">
                    <w:rPr>
                      <w:rFonts w:asciiTheme="majorHAnsi" w:eastAsia="Times New Roman" w:hAnsiTheme="majorHAnsi" w:cstheme="majorHAnsi"/>
                      <w:i/>
                      <w:iCs/>
                      <w:color w:val="000000"/>
                      <w:sz w:val="22"/>
                      <w:szCs w:val="22"/>
                    </w:rPr>
                  </w:rPrChange>
                </w:rPr>
                <w:br/>
                <w:delText>7-Unknowned- Refused</w:delText>
              </w:r>
              <w:r w:rsidRPr="00637F62" w:rsidDel="003F6185">
                <w:rPr>
                  <w:rFonts w:asciiTheme="majorHAnsi" w:eastAsia="Times New Roman" w:hAnsiTheme="majorHAnsi" w:cstheme="majorHAnsi"/>
                  <w:i/>
                  <w:iCs/>
                  <w:color w:val="000000"/>
                  <w:sz w:val="22"/>
                  <w:szCs w:val="22"/>
                  <w:rPrChange w:id="2029" w:author="Cong" w:date="2020-10-02T19:21:00Z">
                    <w:rPr>
                      <w:rFonts w:asciiTheme="majorHAnsi" w:eastAsia="Times New Roman" w:hAnsiTheme="majorHAnsi" w:cstheme="majorHAnsi"/>
                      <w:i/>
                      <w:iCs/>
                      <w:color w:val="000000"/>
                      <w:sz w:val="22"/>
                      <w:szCs w:val="22"/>
                    </w:rPr>
                  </w:rPrChange>
                </w:rPr>
                <w:br/>
                <w:delText>8-Unknowned- Not certain</w:delText>
              </w:r>
              <w:r w:rsidRPr="00637F62" w:rsidDel="003F6185">
                <w:rPr>
                  <w:rFonts w:asciiTheme="majorHAnsi" w:eastAsia="Times New Roman" w:hAnsiTheme="majorHAnsi" w:cstheme="majorHAnsi"/>
                  <w:i/>
                  <w:iCs/>
                  <w:color w:val="000000"/>
                  <w:sz w:val="22"/>
                  <w:szCs w:val="22"/>
                  <w:rPrChange w:id="2030" w:author="Cong" w:date="2020-10-02T19:21:00Z">
                    <w:rPr>
                      <w:rFonts w:asciiTheme="majorHAnsi" w:eastAsia="Times New Roman" w:hAnsiTheme="majorHAnsi" w:cstheme="majorHAnsi"/>
                      <w:i/>
                      <w:iCs/>
                      <w:color w:val="000000"/>
                      <w:sz w:val="22"/>
                      <w:szCs w:val="22"/>
                    </w:rPr>
                  </w:rPrChange>
                </w:rPr>
                <w:br/>
                <w:delText>9- Unknown- Don’t know</w:delText>
              </w:r>
            </w:del>
          </w:p>
        </w:tc>
        <w:tc>
          <w:tcPr>
            <w:tcW w:w="2268" w:type="dxa"/>
            <w:tcBorders>
              <w:top w:val="nil"/>
              <w:left w:val="nil"/>
              <w:bottom w:val="single" w:sz="4" w:space="0" w:color="auto"/>
              <w:right w:val="nil"/>
            </w:tcBorders>
            <w:shd w:val="clear" w:color="auto" w:fill="auto"/>
            <w:vAlign w:val="bottom"/>
            <w:hideMark/>
          </w:tcPr>
          <w:p w14:paraId="78D9D1D0" w14:textId="5B530096" w:rsidR="00784693" w:rsidRPr="00637F62" w:rsidDel="003F6185" w:rsidRDefault="00784693" w:rsidP="005068B2">
            <w:pPr>
              <w:ind w:firstLine="360"/>
              <w:jc w:val="center"/>
              <w:rPr>
                <w:del w:id="2031" w:author="Cong" w:date="2020-10-02T20:13:00Z"/>
                <w:rFonts w:asciiTheme="majorHAnsi" w:eastAsia="Times New Roman" w:hAnsiTheme="majorHAnsi" w:cstheme="majorHAnsi"/>
                <w:color w:val="000000"/>
                <w:sz w:val="22"/>
                <w:szCs w:val="22"/>
                <w:rPrChange w:id="2032" w:author="Cong" w:date="2020-10-02T19:21:00Z">
                  <w:rPr>
                    <w:del w:id="2033" w:author="Cong" w:date="2020-10-02T20:13:00Z"/>
                    <w:rFonts w:asciiTheme="majorHAnsi" w:eastAsia="Times New Roman" w:hAnsiTheme="majorHAnsi" w:cstheme="majorHAnsi"/>
                    <w:color w:val="000000"/>
                    <w:sz w:val="22"/>
                    <w:szCs w:val="22"/>
                  </w:rPr>
                </w:rPrChange>
              </w:rPr>
            </w:pPr>
            <w:del w:id="2034" w:author="Cong" w:date="2020-10-02T20:13:00Z">
              <w:r w:rsidRPr="00637F62" w:rsidDel="003F6185">
                <w:rPr>
                  <w:rFonts w:asciiTheme="majorHAnsi" w:eastAsia="Times New Roman" w:hAnsiTheme="majorHAnsi" w:cstheme="majorHAnsi"/>
                  <w:b/>
                  <w:bCs/>
                  <w:color w:val="000000"/>
                  <w:sz w:val="22"/>
                  <w:szCs w:val="22"/>
                  <w:rPrChange w:id="2035" w:author="Cong" w:date="2020-10-02T19:21:00Z">
                    <w:rPr>
                      <w:rFonts w:asciiTheme="majorHAnsi" w:eastAsia="Times New Roman" w:hAnsiTheme="majorHAnsi" w:cstheme="majorHAnsi"/>
                      <w:b/>
                      <w:bCs/>
                      <w:color w:val="000000"/>
                      <w:sz w:val="22"/>
                      <w:szCs w:val="22"/>
                    </w:rPr>
                  </w:rPrChange>
                </w:rPr>
                <w:delText>Variable/Question</w:delText>
              </w:r>
              <w:r w:rsidRPr="00637F62" w:rsidDel="003F6185">
                <w:rPr>
                  <w:rFonts w:asciiTheme="majorHAnsi" w:eastAsia="Times New Roman" w:hAnsiTheme="majorHAnsi" w:cstheme="majorHAnsi"/>
                  <w:color w:val="000000"/>
                  <w:sz w:val="22"/>
                  <w:szCs w:val="22"/>
                  <w:rPrChange w:id="2036" w:author="Cong" w:date="2020-10-02T19:21:00Z">
                    <w:rPr>
                      <w:rFonts w:asciiTheme="majorHAnsi" w:eastAsia="Times New Roman" w:hAnsiTheme="majorHAnsi" w:cstheme="majorHAnsi"/>
                      <w:color w:val="000000"/>
                      <w:sz w:val="22"/>
                      <w:szCs w:val="22"/>
                    </w:rPr>
                  </w:rPrChange>
                </w:rPr>
                <w:delText xml:space="preserve"> (</w:delText>
              </w:r>
              <w:r w:rsidRPr="00637F62" w:rsidDel="003F6185">
                <w:rPr>
                  <w:rFonts w:asciiTheme="majorHAnsi" w:eastAsia="Times New Roman" w:hAnsiTheme="majorHAnsi" w:cstheme="majorHAnsi"/>
                  <w:i/>
                  <w:iCs/>
                  <w:color w:val="000000"/>
                  <w:sz w:val="22"/>
                  <w:szCs w:val="22"/>
                  <w:rPrChange w:id="2037" w:author="Cong" w:date="2020-10-02T19:21:00Z">
                    <w:rPr>
                      <w:rFonts w:asciiTheme="majorHAnsi" w:eastAsia="Times New Roman" w:hAnsiTheme="majorHAnsi" w:cstheme="majorHAnsi"/>
                      <w:i/>
                      <w:iCs/>
                      <w:color w:val="000000"/>
                      <w:sz w:val="22"/>
                      <w:szCs w:val="22"/>
                    </w:rPr>
                  </w:rPrChange>
                </w:rPr>
                <w:delText>MCQ010): Ever been told you have asthma?</w:delText>
              </w:r>
              <w:r w:rsidRPr="00637F62" w:rsidDel="003F6185">
                <w:rPr>
                  <w:rFonts w:asciiTheme="majorHAnsi" w:eastAsia="Times New Roman" w:hAnsiTheme="majorHAnsi" w:cstheme="majorHAnsi"/>
                  <w:color w:val="000000"/>
                  <w:sz w:val="22"/>
                  <w:szCs w:val="22"/>
                  <w:rPrChange w:id="2038" w:author="Cong" w:date="2020-10-02T19:21:00Z">
                    <w:rPr>
                      <w:rFonts w:asciiTheme="majorHAnsi" w:eastAsia="Times New Roman" w:hAnsiTheme="majorHAnsi" w:cstheme="majorHAnsi"/>
                      <w:color w:val="000000"/>
                      <w:sz w:val="22"/>
                      <w:szCs w:val="22"/>
                    </w:rPr>
                  </w:rPrChange>
                </w:rPr>
                <w:br/>
                <w:delText xml:space="preserve">Categories: 1-Yes </w:delText>
              </w:r>
              <w:r w:rsidRPr="00637F62" w:rsidDel="003F6185">
                <w:rPr>
                  <w:rFonts w:asciiTheme="majorHAnsi" w:eastAsia="Times New Roman" w:hAnsiTheme="majorHAnsi" w:cstheme="majorHAnsi"/>
                  <w:color w:val="000000"/>
                  <w:sz w:val="22"/>
                  <w:szCs w:val="22"/>
                  <w:rPrChange w:id="2039" w:author="Cong" w:date="2020-10-02T19:21:00Z">
                    <w:rPr>
                      <w:rFonts w:asciiTheme="majorHAnsi" w:eastAsia="Times New Roman" w:hAnsiTheme="majorHAnsi" w:cstheme="majorHAnsi"/>
                      <w:color w:val="000000"/>
                      <w:sz w:val="22"/>
                      <w:szCs w:val="22"/>
                    </w:rPr>
                  </w:rPrChange>
                </w:rPr>
                <w:br/>
                <w:delText>2-No</w:delText>
              </w:r>
              <w:r w:rsidRPr="00637F62" w:rsidDel="003F6185">
                <w:rPr>
                  <w:rFonts w:asciiTheme="majorHAnsi" w:eastAsia="Times New Roman" w:hAnsiTheme="majorHAnsi" w:cstheme="majorHAnsi"/>
                  <w:color w:val="000000"/>
                  <w:sz w:val="22"/>
                  <w:szCs w:val="22"/>
                  <w:rPrChange w:id="2040" w:author="Cong" w:date="2020-10-02T19:21:00Z">
                    <w:rPr>
                      <w:rFonts w:asciiTheme="majorHAnsi" w:eastAsia="Times New Roman" w:hAnsiTheme="majorHAnsi" w:cstheme="majorHAnsi"/>
                      <w:color w:val="000000"/>
                      <w:sz w:val="22"/>
                      <w:szCs w:val="22"/>
                    </w:rPr>
                  </w:rPrChange>
                </w:rPr>
                <w:br/>
                <w:delText xml:space="preserve">7-Refused </w:delText>
              </w:r>
              <w:r w:rsidRPr="00637F62" w:rsidDel="003F6185">
                <w:rPr>
                  <w:rFonts w:asciiTheme="majorHAnsi" w:eastAsia="Times New Roman" w:hAnsiTheme="majorHAnsi" w:cstheme="majorHAnsi"/>
                  <w:color w:val="000000"/>
                  <w:sz w:val="22"/>
                  <w:szCs w:val="22"/>
                  <w:rPrChange w:id="2041" w:author="Cong" w:date="2020-10-02T19:21:00Z">
                    <w:rPr>
                      <w:rFonts w:asciiTheme="majorHAnsi" w:eastAsia="Times New Roman" w:hAnsiTheme="majorHAnsi" w:cstheme="majorHAnsi"/>
                      <w:color w:val="000000"/>
                      <w:sz w:val="22"/>
                      <w:szCs w:val="22"/>
                    </w:rPr>
                  </w:rPrChange>
                </w:rPr>
                <w:br/>
                <w:delText>9-Don't know</w:delText>
              </w:r>
            </w:del>
          </w:p>
        </w:tc>
        <w:tc>
          <w:tcPr>
            <w:tcW w:w="2977" w:type="dxa"/>
            <w:tcBorders>
              <w:top w:val="nil"/>
              <w:left w:val="nil"/>
              <w:bottom w:val="single" w:sz="4" w:space="0" w:color="auto"/>
              <w:right w:val="nil"/>
            </w:tcBorders>
            <w:shd w:val="clear" w:color="auto" w:fill="auto"/>
            <w:vAlign w:val="bottom"/>
            <w:hideMark/>
          </w:tcPr>
          <w:p w14:paraId="5753201B" w14:textId="069C6D46" w:rsidR="00784693" w:rsidRPr="00637F62" w:rsidDel="003F6185" w:rsidRDefault="00784693" w:rsidP="005068B2">
            <w:pPr>
              <w:ind w:firstLine="360"/>
              <w:jc w:val="center"/>
              <w:rPr>
                <w:del w:id="2042" w:author="Cong" w:date="2020-10-02T20:13:00Z"/>
                <w:rFonts w:asciiTheme="majorHAnsi" w:eastAsia="Times New Roman" w:hAnsiTheme="majorHAnsi" w:cstheme="majorHAnsi"/>
                <w:color w:val="000000"/>
                <w:sz w:val="22"/>
                <w:szCs w:val="22"/>
                <w:rPrChange w:id="2043" w:author="Cong" w:date="2020-10-02T19:21:00Z">
                  <w:rPr>
                    <w:del w:id="2044" w:author="Cong" w:date="2020-10-02T20:13:00Z"/>
                    <w:rFonts w:asciiTheme="majorHAnsi" w:eastAsia="Times New Roman" w:hAnsiTheme="majorHAnsi" w:cstheme="majorHAnsi"/>
                    <w:color w:val="000000"/>
                    <w:sz w:val="22"/>
                    <w:szCs w:val="22"/>
                  </w:rPr>
                </w:rPrChange>
              </w:rPr>
            </w:pPr>
            <w:del w:id="2045" w:author="Cong" w:date="2020-10-02T20:13:00Z">
              <w:r w:rsidRPr="00637F62" w:rsidDel="003F6185">
                <w:rPr>
                  <w:rFonts w:asciiTheme="majorHAnsi" w:eastAsia="Times New Roman" w:hAnsiTheme="majorHAnsi" w:cstheme="majorHAnsi"/>
                  <w:b/>
                  <w:bCs/>
                  <w:color w:val="000000"/>
                  <w:sz w:val="22"/>
                  <w:szCs w:val="22"/>
                  <w:rPrChange w:id="2046" w:author="Cong" w:date="2020-10-02T19:21:00Z">
                    <w:rPr>
                      <w:rFonts w:asciiTheme="majorHAnsi" w:eastAsia="Times New Roman" w:hAnsiTheme="majorHAnsi" w:cstheme="majorHAnsi"/>
                      <w:b/>
                      <w:bCs/>
                      <w:color w:val="000000"/>
                      <w:sz w:val="22"/>
                      <w:szCs w:val="22"/>
                    </w:rPr>
                  </w:rPrChange>
                </w:rPr>
                <w:delText xml:space="preserve">Variable/Question </w:delText>
              </w:r>
              <w:r w:rsidRPr="00637F62" w:rsidDel="003F6185">
                <w:rPr>
                  <w:rFonts w:asciiTheme="majorHAnsi" w:eastAsia="Times New Roman" w:hAnsiTheme="majorHAnsi" w:cstheme="majorHAnsi"/>
                  <w:color w:val="000000"/>
                  <w:sz w:val="22"/>
                  <w:szCs w:val="22"/>
                  <w:rPrChange w:id="2047" w:author="Cong" w:date="2020-10-02T19:21:00Z">
                    <w:rPr>
                      <w:rFonts w:asciiTheme="majorHAnsi" w:eastAsia="Times New Roman" w:hAnsiTheme="majorHAnsi" w:cstheme="majorHAnsi"/>
                      <w:color w:val="000000"/>
                      <w:sz w:val="22"/>
                      <w:szCs w:val="22"/>
                    </w:rPr>
                  </w:rPrChange>
                </w:rPr>
                <w:delText>(</w:delText>
              </w:r>
              <w:r w:rsidRPr="00637F62" w:rsidDel="003F6185">
                <w:rPr>
                  <w:rFonts w:asciiTheme="majorHAnsi" w:eastAsia="Times New Roman" w:hAnsiTheme="majorHAnsi" w:cstheme="majorHAnsi"/>
                  <w:i/>
                  <w:iCs/>
                  <w:color w:val="000000"/>
                  <w:sz w:val="22"/>
                  <w:szCs w:val="22"/>
                  <w:rPrChange w:id="2048" w:author="Cong" w:date="2020-10-02T19:21:00Z">
                    <w:rPr>
                      <w:rFonts w:asciiTheme="majorHAnsi" w:eastAsia="Times New Roman" w:hAnsiTheme="majorHAnsi" w:cstheme="majorHAnsi"/>
                      <w:i/>
                      <w:iCs/>
                      <w:color w:val="000000"/>
                      <w:sz w:val="22"/>
                      <w:szCs w:val="22"/>
                    </w:rPr>
                  </w:rPrChange>
                </w:rPr>
                <w:delText xml:space="preserve">Asthmaev) : </w:delText>
              </w:r>
              <w:r w:rsidRPr="00637F62" w:rsidDel="003F6185">
                <w:rPr>
                  <w:rFonts w:asciiTheme="majorHAnsi" w:eastAsia="Times New Roman" w:hAnsiTheme="majorHAnsi" w:cstheme="majorHAnsi"/>
                  <w:color w:val="000000"/>
                  <w:sz w:val="22"/>
                  <w:szCs w:val="22"/>
                  <w:rPrChange w:id="2049" w:author="Cong" w:date="2020-10-02T19:21:00Z">
                    <w:rPr>
                      <w:rFonts w:asciiTheme="majorHAnsi" w:eastAsia="Times New Roman" w:hAnsiTheme="majorHAnsi" w:cstheme="majorHAnsi"/>
                      <w:color w:val="000000"/>
                      <w:sz w:val="22"/>
                      <w:szCs w:val="22"/>
                    </w:rPr>
                  </w:rPrChange>
                </w:rPr>
                <w:delText>Ever told to have asthma before ? </w:delText>
              </w:r>
              <w:r w:rsidRPr="00637F62" w:rsidDel="003F6185">
                <w:rPr>
                  <w:rFonts w:asciiTheme="majorHAnsi" w:eastAsia="Times New Roman" w:hAnsiTheme="majorHAnsi" w:cstheme="majorHAnsi"/>
                  <w:color w:val="000000"/>
                  <w:sz w:val="22"/>
                  <w:szCs w:val="22"/>
                  <w:rPrChange w:id="2050" w:author="Cong" w:date="2020-10-02T19:21:00Z">
                    <w:rPr>
                      <w:rFonts w:asciiTheme="majorHAnsi" w:eastAsia="Times New Roman" w:hAnsiTheme="majorHAnsi" w:cstheme="majorHAnsi"/>
                      <w:color w:val="000000"/>
                      <w:sz w:val="22"/>
                      <w:szCs w:val="22"/>
                    </w:rPr>
                  </w:rPrChange>
                </w:rPr>
                <w:br/>
              </w:r>
              <w:r w:rsidRPr="00637F62" w:rsidDel="003F6185">
                <w:rPr>
                  <w:rFonts w:asciiTheme="majorHAnsi" w:eastAsia="Times New Roman" w:hAnsiTheme="majorHAnsi" w:cstheme="majorHAnsi"/>
                  <w:b/>
                  <w:bCs/>
                  <w:color w:val="000000"/>
                  <w:sz w:val="22"/>
                  <w:szCs w:val="22"/>
                  <w:rPrChange w:id="2051" w:author="Cong" w:date="2020-10-02T19:21:00Z">
                    <w:rPr>
                      <w:rFonts w:asciiTheme="majorHAnsi" w:eastAsia="Times New Roman" w:hAnsiTheme="majorHAnsi" w:cstheme="majorHAnsi"/>
                      <w:b/>
                      <w:bCs/>
                      <w:color w:val="000000"/>
                      <w:sz w:val="22"/>
                      <w:szCs w:val="22"/>
                    </w:rPr>
                  </w:rPrChange>
                </w:rPr>
                <w:delText>Categorie</w:delText>
              </w:r>
              <w:r w:rsidRPr="00637F62" w:rsidDel="003F6185">
                <w:rPr>
                  <w:rFonts w:asciiTheme="majorHAnsi" w:eastAsia="Times New Roman" w:hAnsiTheme="majorHAnsi" w:cstheme="majorHAnsi"/>
                  <w:b/>
                  <w:bCs/>
                  <w:i/>
                  <w:iCs/>
                  <w:color w:val="000000"/>
                  <w:sz w:val="22"/>
                  <w:szCs w:val="22"/>
                  <w:rPrChange w:id="2052" w:author="Cong" w:date="2020-10-02T19:21:00Z">
                    <w:rPr>
                      <w:rFonts w:asciiTheme="majorHAnsi" w:eastAsia="Times New Roman" w:hAnsiTheme="majorHAnsi" w:cstheme="majorHAnsi"/>
                      <w:b/>
                      <w:bCs/>
                      <w:i/>
                      <w:iCs/>
                      <w:color w:val="000000"/>
                      <w:sz w:val="22"/>
                      <w:szCs w:val="22"/>
                    </w:rPr>
                  </w:rPrChange>
                </w:rPr>
                <w:delText>s</w:delText>
              </w:r>
              <w:r w:rsidRPr="00637F62" w:rsidDel="003F6185">
                <w:rPr>
                  <w:rFonts w:asciiTheme="majorHAnsi" w:eastAsia="Times New Roman" w:hAnsiTheme="majorHAnsi" w:cstheme="majorHAnsi"/>
                  <w:i/>
                  <w:iCs/>
                  <w:color w:val="000000"/>
                  <w:sz w:val="22"/>
                  <w:szCs w:val="22"/>
                  <w:rPrChange w:id="2053" w:author="Cong" w:date="2020-10-02T19:21:00Z">
                    <w:rPr>
                      <w:rFonts w:asciiTheme="majorHAnsi" w:eastAsia="Times New Roman" w:hAnsiTheme="majorHAnsi" w:cstheme="majorHAnsi"/>
                      <w:i/>
                      <w:iCs/>
                      <w:color w:val="000000"/>
                      <w:sz w:val="22"/>
                      <w:szCs w:val="22"/>
                    </w:rPr>
                  </w:rPrChange>
                </w:rPr>
                <w:delText xml:space="preserve"> 0-niu</w:delText>
              </w:r>
              <w:r w:rsidRPr="00637F62" w:rsidDel="003F6185">
                <w:rPr>
                  <w:rFonts w:asciiTheme="majorHAnsi" w:eastAsia="Times New Roman" w:hAnsiTheme="majorHAnsi" w:cstheme="majorHAnsi"/>
                  <w:i/>
                  <w:iCs/>
                  <w:color w:val="000000"/>
                  <w:sz w:val="22"/>
                  <w:szCs w:val="22"/>
                  <w:rPrChange w:id="2054" w:author="Cong" w:date="2020-10-02T19:21:00Z">
                    <w:rPr>
                      <w:rFonts w:asciiTheme="majorHAnsi" w:eastAsia="Times New Roman" w:hAnsiTheme="majorHAnsi" w:cstheme="majorHAnsi"/>
                      <w:i/>
                      <w:iCs/>
                      <w:color w:val="000000"/>
                      <w:sz w:val="22"/>
                      <w:szCs w:val="22"/>
                    </w:rPr>
                  </w:rPrChange>
                </w:rPr>
                <w:br/>
                <w:delText>1- no or not mentioned</w:delText>
              </w:r>
              <w:r w:rsidRPr="00637F62" w:rsidDel="003F6185">
                <w:rPr>
                  <w:rFonts w:asciiTheme="majorHAnsi" w:eastAsia="Times New Roman" w:hAnsiTheme="majorHAnsi" w:cstheme="majorHAnsi"/>
                  <w:i/>
                  <w:iCs/>
                  <w:color w:val="000000"/>
                  <w:sz w:val="22"/>
                  <w:szCs w:val="22"/>
                  <w:rPrChange w:id="2055" w:author="Cong" w:date="2020-10-02T19:21:00Z">
                    <w:rPr>
                      <w:rFonts w:asciiTheme="majorHAnsi" w:eastAsia="Times New Roman" w:hAnsiTheme="majorHAnsi" w:cstheme="majorHAnsi"/>
                      <w:i/>
                      <w:iCs/>
                      <w:color w:val="000000"/>
                      <w:sz w:val="22"/>
                      <w:szCs w:val="22"/>
                    </w:rPr>
                  </w:rPrChange>
                </w:rPr>
                <w:br/>
                <w:delText>2-- Yes</w:delText>
              </w:r>
              <w:r w:rsidRPr="00637F62" w:rsidDel="003F6185">
                <w:rPr>
                  <w:rFonts w:asciiTheme="majorHAnsi" w:eastAsia="Times New Roman" w:hAnsiTheme="majorHAnsi" w:cstheme="majorHAnsi"/>
                  <w:i/>
                  <w:iCs/>
                  <w:color w:val="000000"/>
                  <w:sz w:val="22"/>
                  <w:szCs w:val="22"/>
                  <w:rPrChange w:id="2056" w:author="Cong" w:date="2020-10-02T19:21:00Z">
                    <w:rPr>
                      <w:rFonts w:asciiTheme="majorHAnsi" w:eastAsia="Times New Roman" w:hAnsiTheme="majorHAnsi" w:cstheme="majorHAnsi"/>
                      <w:i/>
                      <w:iCs/>
                      <w:color w:val="000000"/>
                      <w:sz w:val="22"/>
                      <w:szCs w:val="22"/>
                    </w:rPr>
                  </w:rPrChange>
                </w:rPr>
                <w:br/>
                <w:delText>7-Unknowned- Refused</w:delText>
              </w:r>
              <w:r w:rsidRPr="00637F62" w:rsidDel="003F6185">
                <w:rPr>
                  <w:rFonts w:asciiTheme="majorHAnsi" w:eastAsia="Times New Roman" w:hAnsiTheme="majorHAnsi" w:cstheme="majorHAnsi"/>
                  <w:i/>
                  <w:iCs/>
                  <w:color w:val="000000"/>
                  <w:sz w:val="22"/>
                  <w:szCs w:val="22"/>
                  <w:rPrChange w:id="2057" w:author="Cong" w:date="2020-10-02T19:21:00Z">
                    <w:rPr>
                      <w:rFonts w:asciiTheme="majorHAnsi" w:eastAsia="Times New Roman" w:hAnsiTheme="majorHAnsi" w:cstheme="majorHAnsi"/>
                      <w:i/>
                      <w:iCs/>
                      <w:color w:val="000000"/>
                      <w:sz w:val="22"/>
                      <w:szCs w:val="22"/>
                    </w:rPr>
                  </w:rPrChange>
                </w:rPr>
                <w:br/>
                <w:delText>8-Unknowned- Not certain</w:delText>
              </w:r>
              <w:r w:rsidRPr="00637F62" w:rsidDel="003F6185">
                <w:rPr>
                  <w:rFonts w:asciiTheme="majorHAnsi" w:eastAsia="Times New Roman" w:hAnsiTheme="majorHAnsi" w:cstheme="majorHAnsi"/>
                  <w:i/>
                  <w:iCs/>
                  <w:color w:val="000000"/>
                  <w:sz w:val="22"/>
                  <w:szCs w:val="22"/>
                  <w:rPrChange w:id="2058" w:author="Cong" w:date="2020-10-02T19:21:00Z">
                    <w:rPr>
                      <w:rFonts w:asciiTheme="majorHAnsi" w:eastAsia="Times New Roman" w:hAnsiTheme="majorHAnsi" w:cstheme="majorHAnsi"/>
                      <w:i/>
                      <w:iCs/>
                      <w:color w:val="000000"/>
                      <w:sz w:val="22"/>
                      <w:szCs w:val="22"/>
                    </w:rPr>
                  </w:rPrChange>
                </w:rPr>
                <w:br/>
                <w:delText>9- Unknown- Don’t know</w:delText>
              </w:r>
            </w:del>
          </w:p>
        </w:tc>
      </w:tr>
      <w:tr w:rsidR="00784693" w:rsidRPr="00637F62" w:rsidDel="003F6185" w14:paraId="257AA41B" w14:textId="686F59D3" w:rsidTr="002E266C">
        <w:trPr>
          <w:trHeight w:val="830"/>
          <w:del w:id="2059" w:author="Cong" w:date="2020-10-02T20:13:00Z"/>
        </w:trPr>
        <w:tc>
          <w:tcPr>
            <w:tcW w:w="1575" w:type="dxa"/>
            <w:tcBorders>
              <w:top w:val="nil"/>
              <w:left w:val="nil"/>
              <w:bottom w:val="single" w:sz="4" w:space="0" w:color="auto"/>
              <w:right w:val="nil"/>
            </w:tcBorders>
            <w:shd w:val="clear" w:color="auto" w:fill="auto"/>
            <w:vAlign w:val="center"/>
            <w:hideMark/>
          </w:tcPr>
          <w:p w14:paraId="448F1BEC" w14:textId="42AFF216" w:rsidR="00784693" w:rsidRPr="00637F62" w:rsidDel="003F6185" w:rsidRDefault="00784693" w:rsidP="005068B2">
            <w:pPr>
              <w:ind w:firstLine="360"/>
              <w:rPr>
                <w:del w:id="2060" w:author="Cong" w:date="2020-10-02T20:13:00Z"/>
                <w:rFonts w:asciiTheme="majorHAnsi" w:eastAsia="Times New Roman" w:hAnsiTheme="majorHAnsi" w:cstheme="majorHAnsi"/>
                <w:color w:val="000000"/>
                <w:sz w:val="22"/>
                <w:szCs w:val="22"/>
                <w:rPrChange w:id="2061" w:author="Cong" w:date="2020-10-02T19:21:00Z">
                  <w:rPr>
                    <w:del w:id="2062" w:author="Cong" w:date="2020-10-02T20:13:00Z"/>
                    <w:rFonts w:asciiTheme="majorHAnsi" w:eastAsia="Times New Roman" w:hAnsiTheme="majorHAnsi" w:cstheme="majorHAnsi"/>
                    <w:color w:val="000000"/>
                    <w:sz w:val="22"/>
                    <w:szCs w:val="22"/>
                  </w:rPr>
                </w:rPrChange>
              </w:rPr>
            </w:pPr>
            <w:del w:id="2063" w:author="Cong" w:date="2020-10-02T20:13:00Z">
              <w:r w:rsidRPr="00637F62" w:rsidDel="003F6185">
                <w:rPr>
                  <w:rFonts w:asciiTheme="majorHAnsi" w:eastAsia="Times New Roman" w:hAnsiTheme="majorHAnsi" w:cstheme="majorHAnsi"/>
                  <w:color w:val="000000"/>
                  <w:sz w:val="22"/>
                  <w:szCs w:val="22"/>
                  <w:rPrChange w:id="2064" w:author="Cong" w:date="2020-10-02T19:21:00Z">
                    <w:rPr>
                      <w:rFonts w:asciiTheme="majorHAnsi" w:eastAsia="Times New Roman" w:hAnsiTheme="majorHAnsi" w:cstheme="majorHAnsi"/>
                      <w:color w:val="000000"/>
                      <w:sz w:val="22"/>
                      <w:szCs w:val="22"/>
                    </w:rPr>
                  </w:rPrChange>
                </w:rPr>
                <w:delText>Cancer</w:delText>
              </w:r>
            </w:del>
          </w:p>
        </w:tc>
        <w:tc>
          <w:tcPr>
            <w:tcW w:w="3402" w:type="dxa"/>
            <w:tcBorders>
              <w:top w:val="nil"/>
              <w:left w:val="nil"/>
              <w:bottom w:val="single" w:sz="4" w:space="0" w:color="auto"/>
              <w:right w:val="nil"/>
            </w:tcBorders>
            <w:shd w:val="clear" w:color="auto" w:fill="auto"/>
            <w:vAlign w:val="bottom"/>
            <w:hideMark/>
          </w:tcPr>
          <w:p w14:paraId="412EF531" w14:textId="3C15F1E2" w:rsidR="00784693" w:rsidRPr="00637F62" w:rsidDel="003F6185" w:rsidRDefault="00784693" w:rsidP="005068B2">
            <w:pPr>
              <w:ind w:firstLine="360"/>
              <w:jc w:val="center"/>
              <w:rPr>
                <w:del w:id="2065" w:author="Cong" w:date="2020-10-02T20:13:00Z"/>
                <w:rFonts w:asciiTheme="majorHAnsi" w:eastAsia="Times New Roman" w:hAnsiTheme="majorHAnsi" w:cstheme="majorHAnsi"/>
                <w:color w:val="000000"/>
                <w:sz w:val="22"/>
                <w:szCs w:val="22"/>
                <w:rPrChange w:id="2066" w:author="Cong" w:date="2020-10-02T19:21:00Z">
                  <w:rPr>
                    <w:del w:id="2067" w:author="Cong" w:date="2020-10-02T20:13:00Z"/>
                    <w:rFonts w:asciiTheme="majorHAnsi" w:eastAsia="Times New Roman" w:hAnsiTheme="majorHAnsi" w:cstheme="majorHAnsi"/>
                    <w:color w:val="000000"/>
                    <w:sz w:val="22"/>
                    <w:szCs w:val="22"/>
                  </w:rPr>
                </w:rPrChange>
              </w:rPr>
            </w:pPr>
            <w:del w:id="2068" w:author="Cong" w:date="2020-10-02T20:13:00Z">
              <w:r w:rsidRPr="00637F62" w:rsidDel="003F6185">
                <w:rPr>
                  <w:rFonts w:asciiTheme="majorHAnsi" w:eastAsia="Times New Roman" w:hAnsiTheme="majorHAnsi" w:cstheme="majorHAnsi"/>
                  <w:b/>
                  <w:bCs/>
                  <w:color w:val="000000"/>
                  <w:sz w:val="22"/>
                  <w:szCs w:val="22"/>
                  <w:rPrChange w:id="2069" w:author="Cong" w:date="2020-10-02T19:21:00Z">
                    <w:rPr>
                      <w:rFonts w:asciiTheme="majorHAnsi" w:eastAsia="Times New Roman" w:hAnsiTheme="majorHAnsi" w:cstheme="majorHAnsi"/>
                      <w:b/>
                      <w:bCs/>
                      <w:color w:val="000000"/>
                      <w:sz w:val="22"/>
                      <w:szCs w:val="22"/>
                    </w:rPr>
                  </w:rPrChange>
                </w:rPr>
                <w:delText>Variable/Question</w:delText>
              </w:r>
              <w:r w:rsidRPr="00637F62" w:rsidDel="003F6185">
                <w:rPr>
                  <w:rFonts w:asciiTheme="majorHAnsi" w:eastAsia="Times New Roman" w:hAnsiTheme="majorHAnsi" w:cstheme="majorHAnsi"/>
                  <w:color w:val="000000"/>
                  <w:sz w:val="22"/>
                  <w:szCs w:val="22"/>
                  <w:rPrChange w:id="2070" w:author="Cong" w:date="2020-10-02T19:21:00Z">
                    <w:rPr>
                      <w:rFonts w:asciiTheme="majorHAnsi" w:eastAsia="Times New Roman" w:hAnsiTheme="majorHAnsi" w:cstheme="majorHAnsi"/>
                      <w:color w:val="000000"/>
                      <w:sz w:val="22"/>
                      <w:szCs w:val="22"/>
                    </w:rPr>
                  </w:rPrChange>
                </w:rPr>
                <w:delText>: (</w:delText>
              </w:r>
              <w:r w:rsidRPr="00637F62" w:rsidDel="003F6185">
                <w:rPr>
                  <w:rFonts w:asciiTheme="majorHAnsi" w:eastAsia="Times New Roman" w:hAnsiTheme="majorHAnsi" w:cstheme="majorHAnsi"/>
                  <w:i/>
                  <w:iCs/>
                  <w:color w:val="000000"/>
                  <w:sz w:val="22"/>
                  <w:szCs w:val="22"/>
                  <w:rPrChange w:id="2071" w:author="Cong" w:date="2020-10-02T19:21:00Z">
                    <w:rPr>
                      <w:rFonts w:asciiTheme="majorHAnsi" w:eastAsia="Times New Roman" w:hAnsiTheme="majorHAnsi" w:cstheme="majorHAnsi"/>
                      <w:i/>
                      <w:iCs/>
                      <w:color w:val="000000"/>
                      <w:sz w:val="22"/>
                      <w:szCs w:val="22"/>
                    </w:rPr>
                  </w:rPrChange>
                </w:rPr>
                <w:delText>cncrhave</w:delText>
              </w:r>
              <w:r w:rsidRPr="00637F62" w:rsidDel="003F6185">
                <w:rPr>
                  <w:rFonts w:asciiTheme="majorHAnsi" w:eastAsia="Times New Roman" w:hAnsiTheme="majorHAnsi" w:cstheme="majorHAnsi"/>
                  <w:color w:val="000000"/>
                  <w:sz w:val="22"/>
                  <w:szCs w:val="22"/>
                  <w:rPrChange w:id="2072" w:author="Cong" w:date="2020-10-02T19:21:00Z">
                    <w:rPr>
                      <w:rFonts w:asciiTheme="majorHAnsi" w:eastAsia="Times New Roman" w:hAnsiTheme="majorHAnsi" w:cstheme="majorHAnsi"/>
                      <w:color w:val="000000"/>
                      <w:sz w:val="22"/>
                      <w:szCs w:val="22"/>
                    </w:rPr>
                  </w:rPrChange>
                </w:rPr>
                <w:delText xml:space="preserve"> for 2009-2010 and </w:delText>
              </w:r>
              <w:r w:rsidRPr="00637F62" w:rsidDel="003F6185">
                <w:rPr>
                  <w:rFonts w:asciiTheme="majorHAnsi" w:eastAsia="Times New Roman" w:hAnsiTheme="majorHAnsi" w:cstheme="majorHAnsi"/>
                  <w:i/>
                  <w:iCs/>
                  <w:color w:val="000000"/>
                  <w:sz w:val="22"/>
                  <w:szCs w:val="22"/>
                  <w:rPrChange w:id="2073" w:author="Cong" w:date="2020-10-02T19:21:00Z">
                    <w:rPr>
                      <w:rFonts w:asciiTheme="majorHAnsi" w:eastAsia="Times New Roman" w:hAnsiTheme="majorHAnsi" w:cstheme="majorHAnsi"/>
                      <w:i/>
                      <w:iCs/>
                      <w:color w:val="000000"/>
                      <w:sz w:val="22"/>
                      <w:szCs w:val="22"/>
                    </w:rPr>
                  </w:rPrChange>
                </w:rPr>
                <w:delText>chcocncr</w:delText>
              </w:r>
              <w:r w:rsidRPr="00637F62" w:rsidDel="003F6185">
                <w:rPr>
                  <w:rFonts w:asciiTheme="majorHAnsi" w:eastAsia="Times New Roman" w:hAnsiTheme="majorHAnsi" w:cstheme="majorHAnsi"/>
                  <w:color w:val="000000"/>
                  <w:sz w:val="22"/>
                  <w:szCs w:val="22"/>
                  <w:rPrChange w:id="2074" w:author="Cong" w:date="2020-10-02T19:21:00Z">
                    <w:rPr>
                      <w:rFonts w:asciiTheme="majorHAnsi" w:eastAsia="Times New Roman" w:hAnsiTheme="majorHAnsi" w:cstheme="majorHAnsi"/>
                      <w:color w:val="000000"/>
                      <w:sz w:val="22"/>
                      <w:szCs w:val="22"/>
                    </w:rPr>
                  </w:rPrChange>
                </w:rPr>
                <w:delText xml:space="preserve"> for 2011-2018):  </w:delText>
              </w:r>
              <w:r w:rsidRPr="00637F62" w:rsidDel="003F6185">
                <w:rPr>
                  <w:rFonts w:asciiTheme="majorHAnsi" w:eastAsia="Times New Roman" w:hAnsiTheme="majorHAnsi" w:cstheme="majorHAnsi"/>
                  <w:i/>
                  <w:iCs/>
                  <w:color w:val="000000"/>
                  <w:sz w:val="22"/>
                  <w:szCs w:val="22"/>
                  <w:rPrChange w:id="2075" w:author="Cong" w:date="2020-10-02T19:21:00Z">
                    <w:rPr>
                      <w:rFonts w:asciiTheme="majorHAnsi" w:eastAsia="Times New Roman" w:hAnsiTheme="majorHAnsi" w:cstheme="majorHAnsi"/>
                      <w:i/>
                      <w:iCs/>
                      <w:color w:val="000000"/>
                      <w:sz w:val="22"/>
                      <w:szCs w:val="22"/>
                    </w:rPr>
                  </w:rPrChange>
                </w:rPr>
                <w:delText> Ever told you had cancer before ? </w:delText>
              </w:r>
              <w:r w:rsidRPr="00637F62" w:rsidDel="003F6185">
                <w:rPr>
                  <w:rFonts w:asciiTheme="majorHAnsi" w:eastAsia="Times New Roman" w:hAnsiTheme="majorHAnsi" w:cstheme="majorHAnsi"/>
                  <w:color w:val="000000"/>
                  <w:sz w:val="22"/>
                  <w:szCs w:val="22"/>
                  <w:rPrChange w:id="2076" w:author="Cong" w:date="2020-10-02T19:21:00Z">
                    <w:rPr>
                      <w:rFonts w:asciiTheme="majorHAnsi" w:eastAsia="Times New Roman" w:hAnsiTheme="majorHAnsi" w:cstheme="majorHAnsi"/>
                      <w:color w:val="000000"/>
                      <w:sz w:val="22"/>
                      <w:szCs w:val="22"/>
                    </w:rPr>
                  </w:rPrChange>
                </w:rPr>
                <w:br/>
              </w:r>
              <w:r w:rsidRPr="00637F62" w:rsidDel="003F6185">
                <w:rPr>
                  <w:rFonts w:asciiTheme="majorHAnsi" w:eastAsia="Times New Roman" w:hAnsiTheme="majorHAnsi" w:cstheme="majorHAnsi"/>
                  <w:b/>
                  <w:bCs/>
                  <w:color w:val="000000"/>
                  <w:sz w:val="22"/>
                  <w:szCs w:val="22"/>
                  <w:rPrChange w:id="2077" w:author="Cong" w:date="2020-10-02T19:21:00Z">
                    <w:rPr>
                      <w:rFonts w:asciiTheme="majorHAnsi" w:eastAsia="Times New Roman" w:hAnsiTheme="majorHAnsi" w:cstheme="majorHAnsi"/>
                      <w:b/>
                      <w:bCs/>
                      <w:color w:val="000000"/>
                      <w:sz w:val="22"/>
                      <w:szCs w:val="22"/>
                    </w:rPr>
                  </w:rPrChange>
                </w:rPr>
                <w:delText>Categories:</w:delText>
              </w:r>
              <w:r w:rsidRPr="00637F62" w:rsidDel="003F6185">
                <w:rPr>
                  <w:rFonts w:asciiTheme="majorHAnsi" w:eastAsia="Times New Roman" w:hAnsiTheme="majorHAnsi" w:cstheme="majorHAnsi"/>
                  <w:color w:val="000000"/>
                  <w:sz w:val="22"/>
                  <w:szCs w:val="22"/>
                  <w:rPrChange w:id="2078" w:author="Cong" w:date="2020-10-02T19:21:00Z">
                    <w:rPr>
                      <w:rFonts w:asciiTheme="majorHAnsi" w:eastAsia="Times New Roman" w:hAnsiTheme="majorHAnsi" w:cstheme="majorHAnsi"/>
                      <w:color w:val="000000"/>
                      <w:sz w:val="22"/>
                      <w:szCs w:val="22"/>
                    </w:rPr>
                  </w:rPrChange>
                </w:rPr>
                <w:delText xml:space="preserve"> </w:delText>
              </w:r>
              <w:r w:rsidRPr="00637F62" w:rsidDel="003F6185">
                <w:rPr>
                  <w:rFonts w:asciiTheme="majorHAnsi" w:eastAsia="Times New Roman" w:hAnsiTheme="majorHAnsi" w:cstheme="majorHAnsi"/>
                  <w:i/>
                  <w:iCs/>
                  <w:color w:val="000000"/>
                  <w:sz w:val="22"/>
                  <w:szCs w:val="22"/>
                  <w:rPrChange w:id="2079" w:author="Cong" w:date="2020-10-02T19:21:00Z">
                    <w:rPr>
                      <w:rFonts w:asciiTheme="majorHAnsi" w:eastAsia="Times New Roman" w:hAnsiTheme="majorHAnsi" w:cstheme="majorHAnsi"/>
                      <w:i/>
                      <w:iCs/>
                      <w:color w:val="000000"/>
                      <w:sz w:val="22"/>
                      <w:szCs w:val="22"/>
                    </w:rPr>
                  </w:rPrChange>
                </w:rPr>
                <w:delText>1- Yes</w:delText>
              </w:r>
              <w:r w:rsidRPr="00637F62" w:rsidDel="003F6185">
                <w:rPr>
                  <w:rFonts w:asciiTheme="majorHAnsi" w:eastAsia="Times New Roman" w:hAnsiTheme="majorHAnsi" w:cstheme="majorHAnsi"/>
                  <w:i/>
                  <w:iCs/>
                  <w:color w:val="000000"/>
                  <w:sz w:val="22"/>
                  <w:szCs w:val="22"/>
                  <w:rPrChange w:id="2080" w:author="Cong" w:date="2020-10-02T19:21:00Z">
                    <w:rPr>
                      <w:rFonts w:asciiTheme="majorHAnsi" w:eastAsia="Times New Roman" w:hAnsiTheme="majorHAnsi" w:cstheme="majorHAnsi"/>
                      <w:i/>
                      <w:iCs/>
                      <w:color w:val="000000"/>
                      <w:sz w:val="22"/>
                      <w:szCs w:val="22"/>
                    </w:rPr>
                  </w:rPrChange>
                </w:rPr>
                <w:br/>
                <w:delText>2- No</w:delText>
              </w:r>
              <w:r w:rsidRPr="00637F62" w:rsidDel="003F6185">
                <w:rPr>
                  <w:rFonts w:asciiTheme="majorHAnsi" w:eastAsia="Times New Roman" w:hAnsiTheme="majorHAnsi" w:cstheme="majorHAnsi"/>
                  <w:i/>
                  <w:iCs/>
                  <w:color w:val="000000"/>
                  <w:sz w:val="22"/>
                  <w:szCs w:val="22"/>
                  <w:rPrChange w:id="2081" w:author="Cong" w:date="2020-10-02T19:21:00Z">
                    <w:rPr>
                      <w:rFonts w:asciiTheme="majorHAnsi" w:eastAsia="Times New Roman" w:hAnsiTheme="majorHAnsi" w:cstheme="majorHAnsi"/>
                      <w:i/>
                      <w:iCs/>
                      <w:color w:val="000000"/>
                      <w:sz w:val="22"/>
                      <w:szCs w:val="22"/>
                    </w:rPr>
                  </w:rPrChange>
                </w:rPr>
                <w:br/>
                <w:delText>7-Don’t know/Not Sure—Go to next module</w:delText>
              </w:r>
              <w:r w:rsidRPr="00637F62" w:rsidDel="003F6185">
                <w:rPr>
                  <w:rFonts w:asciiTheme="majorHAnsi" w:eastAsia="Times New Roman" w:hAnsiTheme="majorHAnsi" w:cstheme="majorHAnsi"/>
                  <w:i/>
                  <w:iCs/>
                  <w:color w:val="000000"/>
                  <w:sz w:val="22"/>
                  <w:szCs w:val="22"/>
                  <w:rPrChange w:id="2082" w:author="Cong" w:date="2020-10-02T19:21:00Z">
                    <w:rPr>
                      <w:rFonts w:asciiTheme="majorHAnsi" w:eastAsia="Times New Roman" w:hAnsiTheme="majorHAnsi" w:cstheme="majorHAnsi"/>
                      <w:i/>
                      <w:iCs/>
                      <w:color w:val="000000"/>
                      <w:sz w:val="22"/>
                      <w:szCs w:val="22"/>
                    </w:rPr>
                  </w:rPrChange>
                </w:rPr>
                <w:br/>
                <w:delText>9- Refused—Go to next module</w:delText>
              </w:r>
              <w:r w:rsidRPr="00637F62" w:rsidDel="003F6185">
                <w:rPr>
                  <w:rFonts w:asciiTheme="majorHAnsi" w:eastAsia="Times New Roman" w:hAnsiTheme="majorHAnsi" w:cstheme="majorHAnsi"/>
                  <w:color w:val="000000"/>
                  <w:sz w:val="22"/>
                  <w:szCs w:val="22"/>
                  <w:rPrChange w:id="2083" w:author="Cong" w:date="2020-10-02T19:21:00Z">
                    <w:rPr>
                      <w:rFonts w:asciiTheme="majorHAnsi" w:eastAsia="Times New Roman" w:hAnsiTheme="majorHAnsi" w:cstheme="majorHAnsi"/>
                      <w:color w:val="000000"/>
                      <w:sz w:val="22"/>
                      <w:szCs w:val="22"/>
                    </w:rPr>
                  </w:rPrChange>
                </w:rPr>
                <w:br/>
              </w:r>
              <w:r w:rsidRPr="00637F62" w:rsidDel="003F6185">
                <w:rPr>
                  <w:rFonts w:asciiTheme="majorHAnsi" w:eastAsia="Times New Roman" w:hAnsiTheme="majorHAnsi" w:cstheme="majorHAnsi"/>
                  <w:i/>
                  <w:iCs/>
                  <w:color w:val="000000"/>
                  <w:sz w:val="22"/>
                  <w:szCs w:val="22"/>
                  <w:rPrChange w:id="2084" w:author="Cong" w:date="2020-10-02T19:21:00Z">
                    <w:rPr>
                      <w:rFonts w:asciiTheme="majorHAnsi" w:eastAsia="Times New Roman" w:hAnsiTheme="majorHAnsi" w:cstheme="majorHAnsi"/>
                      <w:i/>
                      <w:iCs/>
                      <w:color w:val="000000"/>
                      <w:sz w:val="22"/>
                      <w:szCs w:val="22"/>
                    </w:rPr>
                  </w:rPrChange>
                </w:rPr>
                <w:delText>Blank- Not asked or Missing</w:delText>
              </w:r>
              <w:r w:rsidRPr="00637F62" w:rsidDel="003F6185">
                <w:rPr>
                  <w:rFonts w:asciiTheme="majorHAnsi" w:eastAsia="Times New Roman" w:hAnsiTheme="majorHAnsi" w:cstheme="majorHAnsi"/>
                  <w:color w:val="000000"/>
                  <w:sz w:val="22"/>
                  <w:szCs w:val="22"/>
                  <w:rPrChange w:id="2085" w:author="Cong" w:date="2020-10-02T19:21:00Z">
                    <w:rPr>
                      <w:rFonts w:asciiTheme="majorHAnsi" w:eastAsia="Times New Roman" w:hAnsiTheme="majorHAnsi" w:cstheme="majorHAnsi"/>
                      <w:color w:val="000000"/>
                      <w:sz w:val="22"/>
                      <w:szCs w:val="22"/>
                    </w:rPr>
                  </w:rPrChange>
                </w:rPr>
                <w:br/>
              </w:r>
              <w:r w:rsidRPr="00637F62" w:rsidDel="003F6185">
                <w:rPr>
                  <w:rFonts w:asciiTheme="majorHAnsi" w:eastAsia="Times New Roman" w:hAnsiTheme="majorHAnsi" w:cstheme="majorHAnsi"/>
                  <w:b/>
                  <w:bCs/>
                  <w:color w:val="000000"/>
                  <w:sz w:val="22"/>
                  <w:szCs w:val="22"/>
                  <w:rPrChange w:id="2086" w:author="Cong" w:date="2020-10-02T19:21:00Z">
                    <w:rPr>
                      <w:rFonts w:asciiTheme="majorHAnsi" w:eastAsia="Times New Roman" w:hAnsiTheme="majorHAnsi" w:cstheme="majorHAnsi"/>
                      <w:b/>
                      <w:bCs/>
                      <w:color w:val="000000"/>
                      <w:sz w:val="22"/>
                      <w:szCs w:val="22"/>
                    </w:rPr>
                  </w:rPrChange>
                </w:rPr>
                <w:delText>Skin cancer exclusion</w:delText>
              </w:r>
              <w:r w:rsidRPr="00637F62" w:rsidDel="003F6185">
                <w:rPr>
                  <w:rFonts w:asciiTheme="majorHAnsi" w:eastAsia="Times New Roman" w:hAnsiTheme="majorHAnsi" w:cstheme="majorHAnsi"/>
                  <w:color w:val="000000"/>
                  <w:sz w:val="22"/>
                  <w:szCs w:val="22"/>
                  <w:rPrChange w:id="2087" w:author="Cong" w:date="2020-10-02T19:21:00Z">
                    <w:rPr>
                      <w:rFonts w:asciiTheme="majorHAnsi" w:eastAsia="Times New Roman" w:hAnsiTheme="majorHAnsi" w:cstheme="majorHAnsi"/>
                      <w:color w:val="000000"/>
                      <w:sz w:val="22"/>
                      <w:szCs w:val="22"/>
                    </w:rPr>
                  </w:rPrChange>
                </w:rPr>
                <w:delText xml:space="preserve">: reliance on </w:delText>
              </w:r>
              <w:r w:rsidRPr="00637F62" w:rsidDel="003F6185">
                <w:rPr>
                  <w:rFonts w:asciiTheme="majorHAnsi" w:eastAsia="Times New Roman" w:hAnsiTheme="majorHAnsi" w:cstheme="majorHAnsi"/>
                  <w:i/>
                  <w:iCs/>
                  <w:color w:val="000000"/>
                  <w:sz w:val="22"/>
                  <w:szCs w:val="22"/>
                  <w:rPrChange w:id="2088" w:author="Cong" w:date="2020-10-02T19:21:00Z">
                    <w:rPr>
                      <w:rFonts w:asciiTheme="majorHAnsi" w:eastAsia="Times New Roman" w:hAnsiTheme="majorHAnsi" w:cstheme="majorHAnsi"/>
                      <w:i/>
                      <w:iCs/>
                      <w:color w:val="000000"/>
                      <w:sz w:val="22"/>
                      <w:szCs w:val="22"/>
                    </w:rPr>
                  </w:rPrChange>
                </w:rPr>
                <w:delText>type of cancer</w:delText>
              </w:r>
              <w:r w:rsidRPr="00637F62" w:rsidDel="003F6185">
                <w:rPr>
                  <w:rFonts w:asciiTheme="majorHAnsi" w:eastAsia="Times New Roman" w:hAnsiTheme="majorHAnsi" w:cstheme="majorHAnsi"/>
                  <w:color w:val="000000"/>
                  <w:sz w:val="22"/>
                  <w:szCs w:val="22"/>
                  <w:rPrChange w:id="2089" w:author="Cong" w:date="2020-10-02T19:21:00Z">
                    <w:rPr>
                      <w:rFonts w:asciiTheme="majorHAnsi" w:eastAsia="Times New Roman" w:hAnsiTheme="majorHAnsi" w:cstheme="majorHAnsi"/>
                      <w:color w:val="000000"/>
                      <w:sz w:val="22"/>
                      <w:szCs w:val="22"/>
                    </w:rPr>
                  </w:rPrChange>
                </w:rPr>
                <w:delText xml:space="preserve"> (</w:delText>
              </w:r>
              <w:r w:rsidRPr="00637F62" w:rsidDel="003F6185">
                <w:rPr>
                  <w:rFonts w:asciiTheme="majorHAnsi" w:eastAsia="Times New Roman" w:hAnsiTheme="majorHAnsi" w:cstheme="majorHAnsi"/>
                  <w:i/>
                  <w:iCs/>
                  <w:color w:val="000000"/>
                  <w:sz w:val="22"/>
                  <w:szCs w:val="22"/>
                  <w:rPrChange w:id="2090" w:author="Cong" w:date="2020-10-02T19:21:00Z">
                    <w:rPr>
                      <w:rFonts w:asciiTheme="majorHAnsi" w:eastAsia="Times New Roman" w:hAnsiTheme="majorHAnsi" w:cstheme="majorHAnsi"/>
                      <w:i/>
                      <w:iCs/>
                      <w:color w:val="000000"/>
                      <w:sz w:val="22"/>
                      <w:szCs w:val="22"/>
                    </w:rPr>
                  </w:rPrChange>
                </w:rPr>
                <w:delText xml:space="preserve">cncrtype </w:delText>
              </w:r>
              <w:r w:rsidRPr="00637F62" w:rsidDel="003F6185">
                <w:rPr>
                  <w:rFonts w:asciiTheme="majorHAnsi" w:eastAsia="Times New Roman" w:hAnsiTheme="majorHAnsi" w:cstheme="majorHAnsi"/>
                  <w:color w:val="000000"/>
                  <w:sz w:val="22"/>
                  <w:szCs w:val="22"/>
                  <w:rPrChange w:id="2091" w:author="Cong" w:date="2020-10-02T19:21:00Z">
                    <w:rPr>
                      <w:rFonts w:asciiTheme="majorHAnsi" w:eastAsia="Times New Roman" w:hAnsiTheme="majorHAnsi" w:cstheme="majorHAnsi"/>
                      <w:color w:val="000000"/>
                      <w:sz w:val="22"/>
                      <w:szCs w:val="22"/>
                    </w:rPr>
                  </w:rPrChange>
                </w:rPr>
                <w:delText xml:space="preserve">for 2009-2010) and </w:delText>
              </w:r>
              <w:r w:rsidRPr="00637F62" w:rsidDel="003F6185">
                <w:rPr>
                  <w:rFonts w:asciiTheme="majorHAnsi" w:eastAsia="Times New Roman" w:hAnsiTheme="majorHAnsi" w:cstheme="majorHAnsi"/>
                  <w:i/>
                  <w:iCs/>
                  <w:color w:val="000000"/>
                  <w:sz w:val="22"/>
                  <w:szCs w:val="22"/>
                  <w:rPrChange w:id="2092" w:author="Cong" w:date="2020-10-02T19:21:00Z">
                    <w:rPr>
                      <w:rFonts w:asciiTheme="majorHAnsi" w:eastAsia="Times New Roman" w:hAnsiTheme="majorHAnsi" w:cstheme="majorHAnsi"/>
                      <w:i/>
                      <w:iCs/>
                      <w:color w:val="000000"/>
                      <w:sz w:val="22"/>
                      <w:szCs w:val="22"/>
                    </w:rPr>
                  </w:rPrChange>
                </w:rPr>
                <w:delText xml:space="preserve">ever being told to have skin cancer </w:delText>
              </w:r>
              <w:r w:rsidRPr="00637F62" w:rsidDel="003F6185">
                <w:rPr>
                  <w:rFonts w:asciiTheme="majorHAnsi" w:eastAsia="Times New Roman" w:hAnsiTheme="majorHAnsi" w:cstheme="majorHAnsi"/>
                  <w:color w:val="000000"/>
                  <w:sz w:val="22"/>
                  <w:szCs w:val="22"/>
                  <w:rPrChange w:id="2093" w:author="Cong" w:date="2020-10-02T19:21:00Z">
                    <w:rPr>
                      <w:rFonts w:asciiTheme="majorHAnsi" w:eastAsia="Times New Roman" w:hAnsiTheme="majorHAnsi" w:cstheme="majorHAnsi"/>
                      <w:color w:val="000000"/>
                      <w:sz w:val="22"/>
                      <w:szCs w:val="22"/>
                    </w:rPr>
                  </w:rPrChange>
                </w:rPr>
                <w:delText>(</w:delText>
              </w:r>
              <w:r w:rsidRPr="00637F62" w:rsidDel="003F6185">
                <w:rPr>
                  <w:rFonts w:asciiTheme="majorHAnsi" w:eastAsia="Times New Roman" w:hAnsiTheme="majorHAnsi" w:cstheme="majorHAnsi"/>
                  <w:i/>
                  <w:iCs/>
                  <w:color w:val="000000"/>
                  <w:sz w:val="22"/>
                  <w:szCs w:val="22"/>
                  <w:rPrChange w:id="2094" w:author="Cong" w:date="2020-10-02T19:21:00Z">
                    <w:rPr>
                      <w:rFonts w:asciiTheme="majorHAnsi" w:eastAsia="Times New Roman" w:hAnsiTheme="majorHAnsi" w:cstheme="majorHAnsi"/>
                      <w:i/>
                      <w:iCs/>
                      <w:color w:val="000000"/>
                      <w:sz w:val="22"/>
                      <w:szCs w:val="22"/>
                    </w:rPr>
                  </w:rPrChange>
                </w:rPr>
                <w:delText xml:space="preserve">chcscncr </w:delText>
              </w:r>
              <w:r w:rsidRPr="00637F62" w:rsidDel="003F6185">
                <w:rPr>
                  <w:rFonts w:asciiTheme="majorHAnsi" w:eastAsia="Times New Roman" w:hAnsiTheme="majorHAnsi" w:cstheme="majorHAnsi"/>
                  <w:color w:val="000000"/>
                  <w:sz w:val="22"/>
                  <w:szCs w:val="22"/>
                  <w:rPrChange w:id="2095" w:author="Cong" w:date="2020-10-02T19:21:00Z">
                    <w:rPr>
                      <w:rFonts w:asciiTheme="majorHAnsi" w:eastAsia="Times New Roman" w:hAnsiTheme="majorHAnsi" w:cstheme="majorHAnsi"/>
                      <w:color w:val="000000"/>
                      <w:sz w:val="22"/>
                      <w:szCs w:val="22"/>
                    </w:rPr>
                  </w:rPrChange>
                </w:rPr>
                <w:delText xml:space="preserve"> for 2011-2018)</w:delText>
              </w:r>
            </w:del>
          </w:p>
        </w:tc>
        <w:tc>
          <w:tcPr>
            <w:tcW w:w="3247" w:type="dxa"/>
            <w:tcBorders>
              <w:top w:val="nil"/>
              <w:left w:val="nil"/>
              <w:bottom w:val="single" w:sz="4" w:space="0" w:color="auto"/>
              <w:right w:val="nil"/>
            </w:tcBorders>
            <w:shd w:val="clear" w:color="auto" w:fill="auto"/>
            <w:vAlign w:val="bottom"/>
            <w:hideMark/>
          </w:tcPr>
          <w:p w14:paraId="41812514" w14:textId="0DFA55ED" w:rsidR="00784693" w:rsidRPr="00637F62" w:rsidDel="003F6185" w:rsidRDefault="00784693" w:rsidP="005068B2">
            <w:pPr>
              <w:ind w:firstLine="360"/>
              <w:jc w:val="center"/>
              <w:rPr>
                <w:del w:id="2096" w:author="Cong" w:date="2020-10-02T20:13:00Z"/>
                <w:rFonts w:asciiTheme="majorHAnsi" w:eastAsia="Times New Roman" w:hAnsiTheme="majorHAnsi" w:cstheme="majorHAnsi"/>
                <w:color w:val="000000"/>
                <w:sz w:val="22"/>
                <w:szCs w:val="22"/>
                <w:rPrChange w:id="2097" w:author="Cong" w:date="2020-10-02T19:21:00Z">
                  <w:rPr>
                    <w:del w:id="2098" w:author="Cong" w:date="2020-10-02T20:13:00Z"/>
                    <w:rFonts w:asciiTheme="majorHAnsi" w:eastAsia="Times New Roman" w:hAnsiTheme="majorHAnsi" w:cstheme="majorHAnsi"/>
                    <w:color w:val="000000"/>
                    <w:sz w:val="22"/>
                    <w:szCs w:val="22"/>
                  </w:rPr>
                </w:rPrChange>
              </w:rPr>
            </w:pPr>
            <w:del w:id="2099" w:author="Cong" w:date="2020-10-02T20:13:00Z">
              <w:r w:rsidRPr="00637F62" w:rsidDel="003F6185">
                <w:rPr>
                  <w:rFonts w:asciiTheme="majorHAnsi" w:eastAsia="Times New Roman" w:hAnsiTheme="majorHAnsi" w:cstheme="majorHAnsi"/>
                  <w:b/>
                  <w:bCs/>
                  <w:color w:val="000000"/>
                  <w:sz w:val="22"/>
                  <w:szCs w:val="22"/>
                  <w:rPrChange w:id="2100" w:author="Cong" w:date="2020-10-02T19:21:00Z">
                    <w:rPr>
                      <w:rFonts w:asciiTheme="majorHAnsi" w:eastAsia="Times New Roman" w:hAnsiTheme="majorHAnsi" w:cstheme="majorHAnsi"/>
                      <w:b/>
                      <w:bCs/>
                      <w:color w:val="000000"/>
                      <w:sz w:val="22"/>
                      <w:szCs w:val="22"/>
                    </w:rPr>
                  </w:rPrChange>
                </w:rPr>
                <w:delText>Variable/Question (</w:delText>
              </w:r>
              <w:r w:rsidRPr="00637F62" w:rsidDel="003F6185">
                <w:rPr>
                  <w:rFonts w:asciiTheme="majorHAnsi" w:eastAsia="Times New Roman" w:hAnsiTheme="majorHAnsi" w:cstheme="majorHAnsi"/>
                  <w:i/>
                  <w:iCs/>
                  <w:color w:val="000000"/>
                  <w:sz w:val="22"/>
                  <w:szCs w:val="22"/>
                  <w:rPrChange w:id="2101" w:author="Cong" w:date="2020-10-02T19:21:00Z">
                    <w:rPr>
                      <w:rFonts w:asciiTheme="majorHAnsi" w:eastAsia="Times New Roman" w:hAnsiTheme="majorHAnsi" w:cstheme="majorHAnsi"/>
                      <w:i/>
                      <w:iCs/>
                      <w:color w:val="000000"/>
                      <w:sz w:val="22"/>
                      <w:szCs w:val="22"/>
                    </w:rPr>
                  </w:rPrChange>
                </w:rPr>
                <w:delText>cancerev</w:delText>
              </w:r>
              <w:r w:rsidRPr="00637F62" w:rsidDel="003F6185">
                <w:rPr>
                  <w:rFonts w:asciiTheme="majorHAnsi" w:eastAsia="Times New Roman" w:hAnsiTheme="majorHAnsi" w:cstheme="majorHAnsi"/>
                  <w:b/>
                  <w:bCs/>
                  <w:color w:val="000000"/>
                  <w:sz w:val="22"/>
                  <w:szCs w:val="22"/>
                  <w:rPrChange w:id="2102" w:author="Cong" w:date="2020-10-02T19:21:00Z">
                    <w:rPr>
                      <w:rFonts w:asciiTheme="majorHAnsi" w:eastAsia="Times New Roman" w:hAnsiTheme="majorHAnsi" w:cstheme="majorHAnsi"/>
                      <w:b/>
                      <w:bCs/>
                      <w:color w:val="000000"/>
                      <w:sz w:val="22"/>
                      <w:szCs w:val="22"/>
                    </w:rPr>
                  </w:rPrChange>
                </w:rPr>
                <w:delText>):</w:delText>
              </w:r>
              <w:r w:rsidRPr="00637F62" w:rsidDel="003F6185">
                <w:rPr>
                  <w:rFonts w:asciiTheme="majorHAnsi" w:eastAsia="Times New Roman" w:hAnsiTheme="majorHAnsi" w:cstheme="majorHAnsi"/>
                  <w:color w:val="000000"/>
                  <w:sz w:val="22"/>
                  <w:szCs w:val="22"/>
                  <w:rPrChange w:id="2103" w:author="Cong" w:date="2020-10-02T19:21:00Z">
                    <w:rPr>
                      <w:rFonts w:asciiTheme="majorHAnsi" w:eastAsia="Times New Roman" w:hAnsiTheme="majorHAnsi" w:cstheme="majorHAnsi"/>
                      <w:color w:val="000000"/>
                      <w:sz w:val="22"/>
                      <w:szCs w:val="22"/>
                    </w:rPr>
                  </w:rPrChange>
                </w:rPr>
                <w:delText xml:space="preserve"> </w:delText>
              </w:r>
              <w:r w:rsidRPr="00637F62" w:rsidDel="003F6185">
                <w:rPr>
                  <w:rFonts w:asciiTheme="majorHAnsi" w:eastAsia="Times New Roman" w:hAnsiTheme="majorHAnsi" w:cstheme="majorHAnsi"/>
                  <w:i/>
                  <w:iCs/>
                  <w:color w:val="000000"/>
                  <w:sz w:val="22"/>
                  <w:szCs w:val="22"/>
                  <w:rPrChange w:id="2104" w:author="Cong" w:date="2020-10-02T19:21:00Z">
                    <w:rPr>
                      <w:rFonts w:asciiTheme="majorHAnsi" w:eastAsia="Times New Roman" w:hAnsiTheme="majorHAnsi" w:cstheme="majorHAnsi"/>
                      <w:i/>
                      <w:iCs/>
                      <w:color w:val="000000"/>
                      <w:sz w:val="22"/>
                      <w:szCs w:val="22"/>
                    </w:rPr>
                  </w:rPrChange>
                </w:rPr>
                <w:delText>Ever told you had cancer before  ?</w:delText>
              </w:r>
              <w:r w:rsidRPr="00637F62" w:rsidDel="003F6185">
                <w:rPr>
                  <w:rFonts w:asciiTheme="majorHAnsi" w:eastAsia="Times New Roman" w:hAnsiTheme="majorHAnsi" w:cstheme="majorHAnsi"/>
                  <w:color w:val="000000"/>
                  <w:sz w:val="22"/>
                  <w:szCs w:val="22"/>
                  <w:rPrChange w:id="2105" w:author="Cong" w:date="2020-10-02T19:21:00Z">
                    <w:rPr>
                      <w:rFonts w:asciiTheme="majorHAnsi" w:eastAsia="Times New Roman" w:hAnsiTheme="majorHAnsi" w:cstheme="majorHAnsi"/>
                      <w:color w:val="000000"/>
                      <w:sz w:val="22"/>
                      <w:szCs w:val="22"/>
                    </w:rPr>
                  </w:rPrChange>
                </w:rPr>
                <w:br/>
              </w:r>
              <w:r w:rsidRPr="00637F62" w:rsidDel="003F6185">
                <w:rPr>
                  <w:rFonts w:asciiTheme="majorHAnsi" w:eastAsia="Times New Roman" w:hAnsiTheme="majorHAnsi" w:cstheme="majorHAnsi"/>
                  <w:b/>
                  <w:bCs/>
                  <w:color w:val="000000"/>
                  <w:sz w:val="22"/>
                  <w:szCs w:val="22"/>
                  <w:rPrChange w:id="2106" w:author="Cong" w:date="2020-10-02T19:21:00Z">
                    <w:rPr>
                      <w:rFonts w:asciiTheme="majorHAnsi" w:eastAsia="Times New Roman" w:hAnsiTheme="majorHAnsi" w:cstheme="majorHAnsi"/>
                      <w:b/>
                      <w:bCs/>
                      <w:color w:val="000000"/>
                      <w:sz w:val="22"/>
                      <w:szCs w:val="22"/>
                    </w:rPr>
                  </w:rPrChange>
                </w:rPr>
                <w:delText>Categories</w:delText>
              </w:r>
              <w:r w:rsidRPr="00637F62" w:rsidDel="003F6185">
                <w:rPr>
                  <w:rFonts w:asciiTheme="majorHAnsi" w:eastAsia="Times New Roman" w:hAnsiTheme="majorHAnsi" w:cstheme="majorHAnsi"/>
                  <w:color w:val="000000"/>
                  <w:sz w:val="22"/>
                  <w:szCs w:val="22"/>
                  <w:rPrChange w:id="2107" w:author="Cong" w:date="2020-10-02T19:21:00Z">
                    <w:rPr>
                      <w:rFonts w:asciiTheme="majorHAnsi" w:eastAsia="Times New Roman" w:hAnsiTheme="majorHAnsi" w:cstheme="majorHAnsi"/>
                      <w:color w:val="000000"/>
                      <w:sz w:val="22"/>
                      <w:szCs w:val="22"/>
                    </w:rPr>
                  </w:rPrChange>
                </w:rPr>
                <w:delText xml:space="preserve">: </w:delText>
              </w:r>
              <w:r w:rsidRPr="00637F62" w:rsidDel="003F6185">
                <w:rPr>
                  <w:rFonts w:asciiTheme="majorHAnsi" w:eastAsia="Times New Roman" w:hAnsiTheme="majorHAnsi" w:cstheme="majorHAnsi"/>
                  <w:i/>
                  <w:iCs/>
                  <w:color w:val="000000"/>
                  <w:sz w:val="22"/>
                  <w:szCs w:val="22"/>
                  <w:rPrChange w:id="2108" w:author="Cong" w:date="2020-10-02T19:21:00Z">
                    <w:rPr>
                      <w:rFonts w:asciiTheme="majorHAnsi" w:eastAsia="Times New Roman" w:hAnsiTheme="majorHAnsi" w:cstheme="majorHAnsi"/>
                      <w:i/>
                      <w:iCs/>
                      <w:color w:val="000000"/>
                      <w:sz w:val="22"/>
                      <w:szCs w:val="22"/>
                    </w:rPr>
                  </w:rPrChange>
                </w:rPr>
                <w:delText>0- niu</w:delText>
              </w:r>
              <w:r w:rsidRPr="00637F62" w:rsidDel="003F6185">
                <w:rPr>
                  <w:rFonts w:asciiTheme="majorHAnsi" w:eastAsia="Times New Roman" w:hAnsiTheme="majorHAnsi" w:cstheme="majorHAnsi"/>
                  <w:i/>
                  <w:iCs/>
                  <w:color w:val="000000"/>
                  <w:sz w:val="22"/>
                  <w:szCs w:val="22"/>
                  <w:rPrChange w:id="2109" w:author="Cong" w:date="2020-10-02T19:21:00Z">
                    <w:rPr>
                      <w:rFonts w:asciiTheme="majorHAnsi" w:eastAsia="Times New Roman" w:hAnsiTheme="majorHAnsi" w:cstheme="majorHAnsi"/>
                      <w:i/>
                      <w:iCs/>
                      <w:color w:val="000000"/>
                      <w:sz w:val="22"/>
                      <w:szCs w:val="22"/>
                    </w:rPr>
                  </w:rPrChange>
                </w:rPr>
                <w:br/>
                <w:delText>1- Yes</w:delText>
              </w:r>
              <w:r w:rsidRPr="00637F62" w:rsidDel="003F6185">
                <w:rPr>
                  <w:rFonts w:asciiTheme="majorHAnsi" w:eastAsia="Times New Roman" w:hAnsiTheme="majorHAnsi" w:cstheme="majorHAnsi"/>
                  <w:i/>
                  <w:iCs/>
                  <w:color w:val="000000"/>
                  <w:sz w:val="22"/>
                  <w:szCs w:val="22"/>
                  <w:rPrChange w:id="2110" w:author="Cong" w:date="2020-10-02T19:21:00Z">
                    <w:rPr>
                      <w:rFonts w:asciiTheme="majorHAnsi" w:eastAsia="Times New Roman" w:hAnsiTheme="majorHAnsi" w:cstheme="majorHAnsi"/>
                      <w:i/>
                      <w:iCs/>
                      <w:color w:val="000000"/>
                      <w:sz w:val="22"/>
                      <w:szCs w:val="22"/>
                    </w:rPr>
                  </w:rPrChange>
                </w:rPr>
                <w:br/>
                <w:delText>2- No</w:delText>
              </w:r>
              <w:r w:rsidRPr="00637F62" w:rsidDel="003F6185">
                <w:rPr>
                  <w:rFonts w:asciiTheme="majorHAnsi" w:eastAsia="Times New Roman" w:hAnsiTheme="majorHAnsi" w:cstheme="majorHAnsi"/>
                  <w:i/>
                  <w:iCs/>
                  <w:color w:val="000000"/>
                  <w:sz w:val="22"/>
                  <w:szCs w:val="22"/>
                  <w:rPrChange w:id="2111" w:author="Cong" w:date="2020-10-02T19:21:00Z">
                    <w:rPr>
                      <w:rFonts w:asciiTheme="majorHAnsi" w:eastAsia="Times New Roman" w:hAnsiTheme="majorHAnsi" w:cstheme="majorHAnsi"/>
                      <w:i/>
                      <w:iCs/>
                      <w:color w:val="000000"/>
                      <w:sz w:val="22"/>
                      <w:szCs w:val="22"/>
                    </w:rPr>
                  </w:rPrChange>
                </w:rPr>
                <w:br/>
                <w:delText>7- Unknown - Refused</w:delText>
              </w:r>
              <w:r w:rsidRPr="00637F62" w:rsidDel="003F6185">
                <w:rPr>
                  <w:rFonts w:asciiTheme="majorHAnsi" w:eastAsia="Times New Roman" w:hAnsiTheme="majorHAnsi" w:cstheme="majorHAnsi"/>
                  <w:i/>
                  <w:iCs/>
                  <w:color w:val="000000"/>
                  <w:sz w:val="22"/>
                  <w:szCs w:val="22"/>
                  <w:rPrChange w:id="2112" w:author="Cong" w:date="2020-10-02T19:21:00Z">
                    <w:rPr>
                      <w:rFonts w:asciiTheme="majorHAnsi" w:eastAsia="Times New Roman" w:hAnsiTheme="majorHAnsi" w:cstheme="majorHAnsi"/>
                      <w:i/>
                      <w:iCs/>
                      <w:color w:val="000000"/>
                      <w:sz w:val="22"/>
                      <w:szCs w:val="22"/>
                    </w:rPr>
                  </w:rPrChange>
                </w:rPr>
                <w:br/>
                <w:delText>8- Unknown- Not ascertained</w:delText>
              </w:r>
              <w:r w:rsidRPr="00637F62" w:rsidDel="003F6185">
                <w:rPr>
                  <w:rFonts w:asciiTheme="majorHAnsi" w:eastAsia="Times New Roman" w:hAnsiTheme="majorHAnsi" w:cstheme="majorHAnsi"/>
                  <w:i/>
                  <w:iCs/>
                  <w:color w:val="000000"/>
                  <w:sz w:val="22"/>
                  <w:szCs w:val="22"/>
                  <w:rPrChange w:id="2113" w:author="Cong" w:date="2020-10-02T19:21:00Z">
                    <w:rPr>
                      <w:rFonts w:asciiTheme="majorHAnsi" w:eastAsia="Times New Roman" w:hAnsiTheme="majorHAnsi" w:cstheme="majorHAnsi"/>
                      <w:i/>
                      <w:iCs/>
                      <w:color w:val="000000"/>
                      <w:sz w:val="22"/>
                      <w:szCs w:val="22"/>
                    </w:rPr>
                  </w:rPrChange>
                </w:rPr>
                <w:br/>
                <w:delText xml:space="preserve">9-  Unknown - Don't know </w:delText>
              </w:r>
              <w:r w:rsidRPr="00637F62" w:rsidDel="003F6185">
                <w:rPr>
                  <w:rFonts w:asciiTheme="majorHAnsi" w:eastAsia="Times New Roman" w:hAnsiTheme="majorHAnsi" w:cstheme="majorHAnsi"/>
                  <w:color w:val="000000"/>
                  <w:sz w:val="22"/>
                  <w:szCs w:val="22"/>
                  <w:rPrChange w:id="2114" w:author="Cong" w:date="2020-10-02T19:21:00Z">
                    <w:rPr>
                      <w:rFonts w:asciiTheme="majorHAnsi" w:eastAsia="Times New Roman" w:hAnsiTheme="majorHAnsi" w:cstheme="majorHAnsi"/>
                      <w:color w:val="000000"/>
                      <w:sz w:val="22"/>
                      <w:szCs w:val="22"/>
                    </w:rPr>
                  </w:rPrChange>
                </w:rPr>
                <w:br/>
              </w:r>
              <w:r w:rsidRPr="00637F62" w:rsidDel="003F6185">
                <w:rPr>
                  <w:rFonts w:asciiTheme="majorHAnsi" w:eastAsia="Times New Roman" w:hAnsiTheme="majorHAnsi" w:cstheme="majorHAnsi"/>
                  <w:b/>
                  <w:bCs/>
                  <w:color w:val="000000"/>
                  <w:sz w:val="22"/>
                  <w:szCs w:val="22"/>
                  <w:rPrChange w:id="2115" w:author="Cong" w:date="2020-10-02T19:21:00Z">
                    <w:rPr>
                      <w:rFonts w:asciiTheme="majorHAnsi" w:eastAsia="Times New Roman" w:hAnsiTheme="majorHAnsi" w:cstheme="majorHAnsi"/>
                      <w:b/>
                      <w:bCs/>
                      <w:color w:val="000000"/>
                      <w:sz w:val="22"/>
                      <w:szCs w:val="22"/>
                    </w:rPr>
                  </w:rPrChange>
                </w:rPr>
                <w:delText xml:space="preserve">Skin Cancer exclusion: </w:delText>
              </w:r>
              <w:r w:rsidRPr="00637F62" w:rsidDel="003F6185">
                <w:rPr>
                  <w:rFonts w:asciiTheme="majorHAnsi" w:eastAsia="Times New Roman" w:hAnsiTheme="majorHAnsi" w:cstheme="majorHAnsi"/>
                  <w:color w:val="000000"/>
                  <w:sz w:val="22"/>
                  <w:szCs w:val="22"/>
                  <w:rPrChange w:id="2116" w:author="Cong" w:date="2020-10-02T19:21:00Z">
                    <w:rPr>
                      <w:rFonts w:asciiTheme="majorHAnsi" w:eastAsia="Times New Roman" w:hAnsiTheme="majorHAnsi" w:cstheme="majorHAnsi"/>
                      <w:color w:val="000000"/>
                      <w:sz w:val="22"/>
                      <w:szCs w:val="22"/>
                    </w:rPr>
                  </w:rPrChange>
                </w:rPr>
                <w:delText>reliance on having skin cancer questions (</w:delText>
              </w:r>
              <w:r w:rsidRPr="00637F62" w:rsidDel="003F6185">
                <w:rPr>
                  <w:rFonts w:asciiTheme="majorHAnsi" w:eastAsia="Times New Roman" w:hAnsiTheme="majorHAnsi" w:cstheme="majorHAnsi"/>
                  <w:i/>
                  <w:iCs/>
                  <w:color w:val="000000"/>
                  <w:sz w:val="22"/>
                  <w:szCs w:val="22"/>
                  <w:rPrChange w:id="2117" w:author="Cong" w:date="2020-10-02T19:21:00Z">
                    <w:rPr>
                      <w:rFonts w:asciiTheme="majorHAnsi" w:eastAsia="Times New Roman" w:hAnsiTheme="majorHAnsi" w:cstheme="majorHAnsi"/>
                      <w:i/>
                      <w:iCs/>
                      <w:color w:val="000000"/>
                      <w:sz w:val="22"/>
                      <w:szCs w:val="22"/>
                    </w:rPr>
                  </w:rPrChange>
                </w:rPr>
                <w:delText>cnskdk  cnsknm  cnsoft</w:delText>
              </w:r>
              <w:r w:rsidRPr="00637F62" w:rsidDel="003F6185">
                <w:rPr>
                  <w:rFonts w:asciiTheme="majorHAnsi" w:eastAsia="Times New Roman" w:hAnsiTheme="majorHAnsi" w:cstheme="majorHAnsi"/>
                  <w:color w:val="000000"/>
                  <w:sz w:val="22"/>
                  <w:szCs w:val="22"/>
                  <w:rPrChange w:id="2118" w:author="Cong" w:date="2020-10-02T19:21:00Z">
                    <w:rPr>
                      <w:rFonts w:asciiTheme="majorHAnsi" w:eastAsia="Times New Roman" w:hAnsiTheme="majorHAnsi" w:cstheme="majorHAnsi"/>
                      <w:color w:val="000000"/>
                      <w:sz w:val="22"/>
                      <w:szCs w:val="22"/>
                    </w:rPr>
                  </w:rPrChange>
                </w:rPr>
                <w:delText xml:space="preserve">): ever </w:delText>
              </w:r>
              <w:r w:rsidRPr="00637F62" w:rsidDel="003F6185">
                <w:rPr>
                  <w:rFonts w:asciiTheme="majorHAnsi" w:eastAsia="Times New Roman" w:hAnsiTheme="majorHAnsi" w:cstheme="majorHAnsi"/>
                  <w:i/>
                  <w:iCs/>
                  <w:color w:val="000000"/>
                  <w:sz w:val="22"/>
                  <w:szCs w:val="22"/>
                  <w:rPrChange w:id="2119" w:author="Cong" w:date="2020-10-02T19:21:00Z">
                    <w:rPr>
                      <w:rFonts w:asciiTheme="majorHAnsi" w:eastAsia="Times New Roman" w:hAnsiTheme="majorHAnsi" w:cstheme="majorHAnsi"/>
                      <w:i/>
                      <w:iCs/>
                      <w:color w:val="000000"/>
                      <w:sz w:val="22"/>
                      <w:szCs w:val="22"/>
                    </w:rPr>
                  </w:rPrChange>
                </w:rPr>
                <w:delText>being told to have skin cancer, or non-melanoma, or soft tissue cancer</w:delText>
              </w:r>
              <w:r w:rsidRPr="00637F62" w:rsidDel="003F6185">
                <w:rPr>
                  <w:rFonts w:asciiTheme="majorHAnsi" w:eastAsia="Times New Roman" w:hAnsiTheme="majorHAnsi" w:cstheme="majorHAnsi"/>
                  <w:color w:val="000000"/>
                  <w:sz w:val="22"/>
                  <w:szCs w:val="22"/>
                  <w:rPrChange w:id="2120" w:author="Cong" w:date="2020-10-02T19:21:00Z">
                    <w:rPr>
                      <w:rFonts w:asciiTheme="majorHAnsi" w:eastAsia="Times New Roman" w:hAnsiTheme="majorHAnsi" w:cstheme="majorHAnsi"/>
                      <w:color w:val="000000"/>
                      <w:sz w:val="22"/>
                      <w:szCs w:val="22"/>
                    </w:rPr>
                  </w:rPrChange>
                </w:rPr>
                <w:delText xml:space="preserve">)  </w:delText>
              </w:r>
            </w:del>
          </w:p>
        </w:tc>
        <w:tc>
          <w:tcPr>
            <w:tcW w:w="2268" w:type="dxa"/>
            <w:tcBorders>
              <w:top w:val="nil"/>
              <w:left w:val="nil"/>
              <w:bottom w:val="single" w:sz="4" w:space="0" w:color="auto"/>
              <w:right w:val="nil"/>
            </w:tcBorders>
            <w:shd w:val="clear" w:color="auto" w:fill="auto"/>
            <w:vAlign w:val="bottom"/>
            <w:hideMark/>
          </w:tcPr>
          <w:p w14:paraId="127846A9" w14:textId="742609CB" w:rsidR="00784693" w:rsidRPr="00637F62" w:rsidDel="003F6185" w:rsidRDefault="00784693" w:rsidP="005068B2">
            <w:pPr>
              <w:ind w:firstLine="360"/>
              <w:jc w:val="center"/>
              <w:rPr>
                <w:del w:id="2121" w:author="Cong" w:date="2020-10-02T20:13:00Z"/>
                <w:rFonts w:asciiTheme="majorHAnsi" w:eastAsia="Times New Roman" w:hAnsiTheme="majorHAnsi" w:cstheme="majorHAnsi"/>
                <w:color w:val="000000"/>
                <w:sz w:val="22"/>
                <w:szCs w:val="22"/>
                <w:rPrChange w:id="2122" w:author="Cong" w:date="2020-10-02T19:21:00Z">
                  <w:rPr>
                    <w:del w:id="2123" w:author="Cong" w:date="2020-10-02T20:13:00Z"/>
                    <w:rFonts w:asciiTheme="majorHAnsi" w:eastAsia="Times New Roman" w:hAnsiTheme="majorHAnsi" w:cstheme="majorHAnsi"/>
                    <w:color w:val="000000"/>
                    <w:sz w:val="22"/>
                    <w:szCs w:val="22"/>
                  </w:rPr>
                </w:rPrChange>
              </w:rPr>
            </w:pPr>
            <w:del w:id="2124" w:author="Cong" w:date="2020-10-02T20:13:00Z">
              <w:r w:rsidRPr="00637F62" w:rsidDel="003F6185">
                <w:rPr>
                  <w:rFonts w:asciiTheme="majorHAnsi" w:eastAsia="Times New Roman" w:hAnsiTheme="majorHAnsi" w:cstheme="majorHAnsi"/>
                  <w:b/>
                  <w:bCs/>
                  <w:color w:val="000000"/>
                  <w:sz w:val="22"/>
                  <w:szCs w:val="22"/>
                  <w:rPrChange w:id="2125" w:author="Cong" w:date="2020-10-02T19:21:00Z">
                    <w:rPr>
                      <w:rFonts w:asciiTheme="majorHAnsi" w:eastAsia="Times New Roman" w:hAnsiTheme="majorHAnsi" w:cstheme="majorHAnsi"/>
                      <w:b/>
                      <w:bCs/>
                      <w:color w:val="000000"/>
                      <w:sz w:val="22"/>
                      <w:szCs w:val="22"/>
                    </w:rPr>
                  </w:rPrChange>
                </w:rPr>
                <w:delText>Variable/Question (</w:delText>
              </w:r>
              <w:r w:rsidRPr="00637F62" w:rsidDel="003F6185">
                <w:rPr>
                  <w:rFonts w:asciiTheme="majorHAnsi" w:eastAsia="Times New Roman" w:hAnsiTheme="majorHAnsi" w:cstheme="majorHAnsi"/>
                  <w:i/>
                  <w:iCs/>
                  <w:color w:val="000000"/>
                  <w:sz w:val="22"/>
                  <w:szCs w:val="22"/>
                  <w:rPrChange w:id="2126" w:author="Cong" w:date="2020-10-02T19:21:00Z">
                    <w:rPr>
                      <w:rFonts w:asciiTheme="majorHAnsi" w:eastAsia="Times New Roman" w:hAnsiTheme="majorHAnsi" w:cstheme="majorHAnsi"/>
                      <w:i/>
                      <w:iCs/>
                      <w:color w:val="000000"/>
                      <w:sz w:val="22"/>
                      <w:szCs w:val="22"/>
                    </w:rPr>
                  </w:rPrChange>
                </w:rPr>
                <w:delText>mcq220</w:delText>
              </w:r>
              <w:r w:rsidRPr="00637F62" w:rsidDel="003F6185">
                <w:rPr>
                  <w:rFonts w:asciiTheme="majorHAnsi" w:eastAsia="Times New Roman" w:hAnsiTheme="majorHAnsi" w:cstheme="majorHAnsi"/>
                  <w:b/>
                  <w:bCs/>
                  <w:color w:val="000000"/>
                  <w:sz w:val="22"/>
                  <w:szCs w:val="22"/>
                  <w:rPrChange w:id="2127" w:author="Cong" w:date="2020-10-02T19:21:00Z">
                    <w:rPr>
                      <w:rFonts w:asciiTheme="majorHAnsi" w:eastAsia="Times New Roman" w:hAnsiTheme="majorHAnsi" w:cstheme="majorHAnsi"/>
                      <w:b/>
                      <w:bCs/>
                      <w:color w:val="000000"/>
                      <w:sz w:val="22"/>
                      <w:szCs w:val="22"/>
                    </w:rPr>
                  </w:rPrChange>
                </w:rPr>
                <w:delText>)</w:delText>
              </w:r>
              <w:r w:rsidRPr="00637F62" w:rsidDel="003F6185">
                <w:rPr>
                  <w:rFonts w:asciiTheme="majorHAnsi" w:eastAsia="Times New Roman" w:hAnsiTheme="majorHAnsi" w:cstheme="majorHAnsi"/>
                  <w:color w:val="000000"/>
                  <w:sz w:val="22"/>
                  <w:szCs w:val="22"/>
                  <w:rPrChange w:id="2128" w:author="Cong" w:date="2020-10-02T19:21:00Z">
                    <w:rPr>
                      <w:rFonts w:asciiTheme="majorHAnsi" w:eastAsia="Times New Roman" w:hAnsiTheme="majorHAnsi" w:cstheme="majorHAnsi"/>
                      <w:color w:val="000000"/>
                      <w:sz w:val="22"/>
                      <w:szCs w:val="22"/>
                    </w:rPr>
                  </w:rPrChange>
                </w:rPr>
                <w:delText xml:space="preserve">  </w:delText>
              </w:r>
              <w:r w:rsidRPr="00637F62" w:rsidDel="003F6185">
                <w:rPr>
                  <w:rFonts w:asciiTheme="majorHAnsi" w:eastAsia="Times New Roman" w:hAnsiTheme="majorHAnsi" w:cstheme="majorHAnsi"/>
                  <w:i/>
                  <w:iCs/>
                  <w:color w:val="000000"/>
                  <w:sz w:val="22"/>
                  <w:szCs w:val="22"/>
                  <w:rPrChange w:id="2129" w:author="Cong" w:date="2020-10-02T19:21:00Z">
                    <w:rPr>
                      <w:rFonts w:asciiTheme="majorHAnsi" w:eastAsia="Times New Roman" w:hAnsiTheme="majorHAnsi" w:cstheme="majorHAnsi"/>
                      <w:i/>
                      <w:iCs/>
                      <w:color w:val="000000"/>
                      <w:sz w:val="22"/>
                      <w:szCs w:val="22"/>
                    </w:rPr>
                  </w:rPrChange>
                </w:rPr>
                <w:delText>Ever told you had cancer or malignancy?</w:delText>
              </w:r>
              <w:r w:rsidRPr="00637F62" w:rsidDel="003F6185">
                <w:rPr>
                  <w:rFonts w:asciiTheme="majorHAnsi" w:eastAsia="Times New Roman" w:hAnsiTheme="majorHAnsi" w:cstheme="majorHAnsi"/>
                  <w:color w:val="000000"/>
                  <w:sz w:val="22"/>
                  <w:szCs w:val="22"/>
                  <w:rPrChange w:id="2130" w:author="Cong" w:date="2020-10-02T19:21:00Z">
                    <w:rPr>
                      <w:rFonts w:asciiTheme="majorHAnsi" w:eastAsia="Times New Roman" w:hAnsiTheme="majorHAnsi" w:cstheme="majorHAnsi"/>
                      <w:color w:val="000000"/>
                      <w:sz w:val="22"/>
                      <w:szCs w:val="22"/>
                    </w:rPr>
                  </w:rPrChange>
                </w:rPr>
                <w:br/>
              </w:r>
              <w:r w:rsidRPr="00637F62" w:rsidDel="003F6185">
                <w:rPr>
                  <w:rFonts w:asciiTheme="majorHAnsi" w:eastAsia="Times New Roman" w:hAnsiTheme="majorHAnsi" w:cstheme="majorHAnsi"/>
                  <w:b/>
                  <w:bCs/>
                  <w:color w:val="000000"/>
                  <w:sz w:val="22"/>
                  <w:szCs w:val="22"/>
                  <w:rPrChange w:id="2131" w:author="Cong" w:date="2020-10-02T19:21:00Z">
                    <w:rPr>
                      <w:rFonts w:asciiTheme="majorHAnsi" w:eastAsia="Times New Roman" w:hAnsiTheme="majorHAnsi" w:cstheme="majorHAnsi"/>
                      <w:b/>
                      <w:bCs/>
                      <w:color w:val="000000"/>
                      <w:sz w:val="22"/>
                      <w:szCs w:val="22"/>
                    </w:rPr>
                  </w:rPrChange>
                </w:rPr>
                <w:delText>Categories</w:delText>
              </w:r>
              <w:r w:rsidRPr="00637F62" w:rsidDel="003F6185">
                <w:rPr>
                  <w:rFonts w:asciiTheme="majorHAnsi" w:eastAsia="Times New Roman" w:hAnsiTheme="majorHAnsi" w:cstheme="majorHAnsi"/>
                  <w:i/>
                  <w:iCs/>
                  <w:color w:val="000000"/>
                  <w:sz w:val="22"/>
                  <w:szCs w:val="22"/>
                  <w:rPrChange w:id="2132" w:author="Cong" w:date="2020-10-02T19:21:00Z">
                    <w:rPr>
                      <w:rFonts w:asciiTheme="majorHAnsi" w:eastAsia="Times New Roman" w:hAnsiTheme="majorHAnsi" w:cstheme="majorHAnsi"/>
                      <w:i/>
                      <w:iCs/>
                      <w:color w:val="000000"/>
                      <w:sz w:val="22"/>
                      <w:szCs w:val="22"/>
                    </w:rPr>
                  </w:rPrChange>
                </w:rPr>
                <w:delText>: 1 Yes</w:delText>
              </w:r>
              <w:r w:rsidRPr="00637F62" w:rsidDel="003F6185">
                <w:rPr>
                  <w:rFonts w:asciiTheme="majorHAnsi" w:eastAsia="Times New Roman" w:hAnsiTheme="majorHAnsi" w:cstheme="majorHAnsi"/>
                  <w:i/>
                  <w:iCs/>
                  <w:color w:val="000000"/>
                  <w:sz w:val="22"/>
                  <w:szCs w:val="22"/>
                  <w:rPrChange w:id="2133" w:author="Cong" w:date="2020-10-02T19:21:00Z">
                    <w:rPr>
                      <w:rFonts w:asciiTheme="majorHAnsi" w:eastAsia="Times New Roman" w:hAnsiTheme="majorHAnsi" w:cstheme="majorHAnsi"/>
                      <w:i/>
                      <w:iCs/>
                      <w:color w:val="000000"/>
                      <w:sz w:val="22"/>
                      <w:szCs w:val="22"/>
                    </w:rPr>
                  </w:rPrChange>
                </w:rPr>
                <w:br/>
                <w:delText>2 No</w:delText>
              </w:r>
              <w:r w:rsidRPr="00637F62" w:rsidDel="003F6185">
                <w:rPr>
                  <w:rFonts w:asciiTheme="majorHAnsi" w:eastAsia="Times New Roman" w:hAnsiTheme="majorHAnsi" w:cstheme="majorHAnsi"/>
                  <w:i/>
                  <w:iCs/>
                  <w:color w:val="000000"/>
                  <w:sz w:val="22"/>
                  <w:szCs w:val="22"/>
                  <w:rPrChange w:id="2134" w:author="Cong" w:date="2020-10-02T19:21:00Z">
                    <w:rPr>
                      <w:rFonts w:asciiTheme="majorHAnsi" w:eastAsia="Times New Roman" w:hAnsiTheme="majorHAnsi" w:cstheme="majorHAnsi"/>
                      <w:i/>
                      <w:iCs/>
                      <w:color w:val="000000"/>
                      <w:sz w:val="22"/>
                      <w:szCs w:val="22"/>
                    </w:rPr>
                  </w:rPrChange>
                </w:rPr>
                <w:br/>
                <w:delText>7 Refused</w:delText>
              </w:r>
              <w:r w:rsidRPr="00637F62" w:rsidDel="003F6185">
                <w:rPr>
                  <w:rFonts w:asciiTheme="majorHAnsi" w:eastAsia="Times New Roman" w:hAnsiTheme="majorHAnsi" w:cstheme="majorHAnsi"/>
                  <w:i/>
                  <w:iCs/>
                  <w:color w:val="000000"/>
                  <w:sz w:val="22"/>
                  <w:szCs w:val="22"/>
                  <w:rPrChange w:id="2135" w:author="Cong" w:date="2020-10-02T19:21:00Z">
                    <w:rPr>
                      <w:rFonts w:asciiTheme="majorHAnsi" w:eastAsia="Times New Roman" w:hAnsiTheme="majorHAnsi" w:cstheme="majorHAnsi"/>
                      <w:i/>
                      <w:iCs/>
                      <w:color w:val="000000"/>
                      <w:sz w:val="22"/>
                      <w:szCs w:val="22"/>
                    </w:rPr>
                  </w:rPrChange>
                </w:rPr>
                <w:br/>
                <w:delText xml:space="preserve">9 Don't know </w:delText>
              </w:r>
              <w:r w:rsidRPr="00637F62" w:rsidDel="003F6185">
                <w:rPr>
                  <w:rFonts w:asciiTheme="majorHAnsi" w:eastAsia="Times New Roman" w:hAnsiTheme="majorHAnsi" w:cstheme="majorHAnsi"/>
                  <w:i/>
                  <w:iCs/>
                  <w:color w:val="000000"/>
                  <w:sz w:val="22"/>
                  <w:szCs w:val="22"/>
                  <w:rPrChange w:id="2136" w:author="Cong" w:date="2020-10-02T19:21:00Z">
                    <w:rPr>
                      <w:rFonts w:asciiTheme="majorHAnsi" w:eastAsia="Times New Roman" w:hAnsiTheme="majorHAnsi" w:cstheme="majorHAnsi"/>
                      <w:i/>
                      <w:iCs/>
                      <w:color w:val="000000"/>
                      <w:sz w:val="22"/>
                      <w:szCs w:val="22"/>
                    </w:rPr>
                  </w:rPrChange>
                </w:rPr>
                <w:br/>
                <w:delText>. Missing</w:delText>
              </w:r>
              <w:r w:rsidRPr="00637F62" w:rsidDel="003F6185">
                <w:rPr>
                  <w:rFonts w:asciiTheme="majorHAnsi" w:eastAsia="Times New Roman" w:hAnsiTheme="majorHAnsi" w:cstheme="majorHAnsi"/>
                  <w:color w:val="000000"/>
                  <w:sz w:val="22"/>
                  <w:szCs w:val="22"/>
                  <w:rPrChange w:id="2137" w:author="Cong" w:date="2020-10-02T19:21:00Z">
                    <w:rPr>
                      <w:rFonts w:asciiTheme="majorHAnsi" w:eastAsia="Times New Roman" w:hAnsiTheme="majorHAnsi" w:cstheme="majorHAnsi"/>
                      <w:color w:val="000000"/>
                      <w:sz w:val="22"/>
                      <w:szCs w:val="22"/>
                    </w:rPr>
                  </w:rPrChange>
                </w:rPr>
                <w:br/>
              </w:r>
              <w:r w:rsidRPr="00637F62" w:rsidDel="003F6185">
                <w:rPr>
                  <w:rFonts w:asciiTheme="majorHAnsi" w:eastAsia="Times New Roman" w:hAnsiTheme="majorHAnsi" w:cstheme="majorHAnsi"/>
                  <w:b/>
                  <w:bCs/>
                  <w:color w:val="000000"/>
                  <w:sz w:val="22"/>
                  <w:szCs w:val="22"/>
                  <w:rPrChange w:id="2138" w:author="Cong" w:date="2020-10-02T19:21:00Z">
                    <w:rPr>
                      <w:rFonts w:asciiTheme="majorHAnsi" w:eastAsia="Times New Roman" w:hAnsiTheme="majorHAnsi" w:cstheme="majorHAnsi"/>
                      <w:b/>
                      <w:bCs/>
                      <w:color w:val="000000"/>
                      <w:sz w:val="22"/>
                      <w:szCs w:val="22"/>
                    </w:rPr>
                  </w:rPrChange>
                </w:rPr>
                <w:delText xml:space="preserve">Skin cancer exclusion: </w:delText>
              </w:r>
              <w:r w:rsidRPr="00637F62" w:rsidDel="003F6185">
                <w:rPr>
                  <w:rFonts w:asciiTheme="majorHAnsi" w:eastAsia="Times New Roman" w:hAnsiTheme="majorHAnsi" w:cstheme="majorHAnsi"/>
                  <w:color w:val="000000"/>
                  <w:sz w:val="22"/>
                  <w:szCs w:val="22"/>
                  <w:rPrChange w:id="2139" w:author="Cong" w:date="2020-10-02T19:21:00Z">
                    <w:rPr>
                      <w:rFonts w:asciiTheme="majorHAnsi" w:eastAsia="Times New Roman" w:hAnsiTheme="majorHAnsi" w:cstheme="majorHAnsi"/>
                      <w:color w:val="000000"/>
                      <w:sz w:val="22"/>
                      <w:szCs w:val="22"/>
                    </w:rPr>
                  </w:rPrChange>
                </w:rPr>
                <w:delText>Reliance on cancer type questions(</w:delText>
              </w:r>
              <w:r w:rsidRPr="00637F62" w:rsidDel="003F6185">
                <w:rPr>
                  <w:rFonts w:asciiTheme="majorHAnsi" w:eastAsia="Times New Roman" w:hAnsiTheme="majorHAnsi" w:cstheme="majorHAnsi"/>
                  <w:i/>
                  <w:iCs/>
                  <w:color w:val="000000"/>
                  <w:sz w:val="22"/>
                  <w:szCs w:val="22"/>
                  <w:rPrChange w:id="2140" w:author="Cong" w:date="2020-10-02T19:21:00Z">
                    <w:rPr>
                      <w:rFonts w:asciiTheme="majorHAnsi" w:eastAsia="Times New Roman" w:hAnsiTheme="majorHAnsi" w:cstheme="majorHAnsi"/>
                      <w:i/>
                      <w:iCs/>
                      <w:color w:val="000000"/>
                      <w:sz w:val="22"/>
                      <w:szCs w:val="22"/>
                    </w:rPr>
                  </w:rPrChange>
                </w:rPr>
                <w:delText xml:space="preserve"> mcq230a, mcq230b, mcq230c, mcq230d</w:delText>
              </w:r>
              <w:r w:rsidRPr="00637F62" w:rsidDel="003F6185">
                <w:rPr>
                  <w:rFonts w:asciiTheme="majorHAnsi" w:eastAsia="Times New Roman" w:hAnsiTheme="majorHAnsi" w:cstheme="majorHAnsi"/>
                  <w:color w:val="000000"/>
                  <w:sz w:val="22"/>
                  <w:szCs w:val="22"/>
                  <w:rPrChange w:id="2141" w:author="Cong" w:date="2020-10-02T19:21:00Z">
                    <w:rPr>
                      <w:rFonts w:asciiTheme="majorHAnsi" w:eastAsia="Times New Roman" w:hAnsiTheme="majorHAnsi" w:cstheme="majorHAnsi"/>
                      <w:color w:val="000000"/>
                      <w:sz w:val="22"/>
                      <w:szCs w:val="22"/>
                    </w:rPr>
                  </w:rPrChange>
                </w:rPr>
                <w:delText xml:space="preserve">). </w:delText>
              </w:r>
              <w:r w:rsidRPr="00637F62" w:rsidDel="003F6185">
                <w:rPr>
                  <w:rFonts w:asciiTheme="majorHAnsi" w:eastAsia="Times New Roman" w:hAnsiTheme="majorHAnsi" w:cstheme="majorHAnsi"/>
                  <w:i/>
                  <w:iCs/>
                  <w:color w:val="000000"/>
                  <w:sz w:val="22"/>
                  <w:szCs w:val="22"/>
                  <w:rPrChange w:id="2142" w:author="Cong" w:date="2020-10-02T19:21:00Z">
                    <w:rPr>
                      <w:rFonts w:asciiTheme="majorHAnsi" w:eastAsia="Times New Roman" w:hAnsiTheme="majorHAnsi" w:cstheme="majorHAnsi"/>
                      <w:i/>
                      <w:iCs/>
                      <w:color w:val="000000"/>
                      <w:sz w:val="22"/>
                      <w:szCs w:val="22"/>
                    </w:rPr>
                  </w:rPrChange>
                </w:rPr>
                <w:delText>Skin cancer categories-non-melanoma, soft tissue excluded</w:delText>
              </w:r>
            </w:del>
          </w:p>
        </w:tc>
        <w:tc>
          <w:tcPr>
            <w:tcW w:w="2977" w:type="dxa"/>
            <w:tcBorders>
              <w:top w:val="nil"/>
              <w:left w:val="nil"/>
              <w:bottom w:val="single" w:sz="4" w:space="0" w:color="auto"/>
              <w:right w:val="nil"/>
            </w:tcBorders>
            <w:shd w:val="clear" w:color="auto" w:fill="auto"/>
            <w:vAlign w:val="bottom"/>
            <w:hideMark/>
          </w:tcPr>
          <w:p w14:paraId="2B3B856E" w14:textId="43CE9D24" w:rsidR="00784693" w:rsidRPr="00637F62" w:rsidDel="003F6185" w:rsidRDefault="00784693" w:rsidP="005068B2">
            <w:pPr>
              <w:ind w:firstLine="360"/>
              <w:jc w:val="center"/>
              <w:rPr>
                <w:del w:id="2143" w:author="Cong" w:date="2020-10-02T20:13:00Z"/>
                <w:rFonts w:asciiTheme="majorHAnsi" w:eastAsia="Times New Roman" w:hAnsiTheme="majorHAnsi" w:cstheme="majorHAnsi"/>
                <w:color w:val="000000"/>
                <w:sz w:val="22"/>
                <w:szCs w:val="22"/>
                <w:rPrChange w:id="2144" w:author="Cong" w:date="2020-10-02T19:21:00Z">
                  <w:rPr>
                    <w:del w:id="2145" w:author="Cong" w:date="2020-10-02T20:13:00Z"/>
                    <w:rFonts w:asciiTheme="majorHAnsi" w:eastAsia="Times New Roman" w:hAnsiTheme="majorHAnsi" w:cstheme="majorHAnsi"/>
                    <w:color w:val="000000"/>
                    <w:sz w:val="22"/>
                    <w:szCs w:val="22"/>
                  </w:rPr>
                </w:rPrChange>
              </w:rPr>
            </w:pPr>
            <w:del w:id="2146" w:author="Cong" w:date="2020-10-02T20:13:00Z">
              <w:r w:rsidRPr="00637F62" w:rsidDel="003F6185">
                <w:rPr>
                  <w:rFonts w:asciiTheme="majorHAnsi" w:eastAsia="Times New Roman" w:hAnsiTheme="majorHAnsi" w:cstheme="majorHAnsi"/>
                  <w:b/>
                  <w:bCs/>
                  <w:color w:val="000000"/>
                  <w:sz w:val="22"/>
                  <w:szCs w:val="22"/>
                  <w:rPrChange w:id="2147" w:author="Cong" w:date="2020-10-02T19:21:00Z">
                    <w:rPr>
                      <w:rFonts w:asciiTheme="majorHAnsi" w:eastAsia="Times New Roman" w:hAnsiTheme="majorHAnsi" w:cstheme="majorHAnsi"/>
                      <w:b/>
                      <w:bCs/>
                      <w:color w:val="000000"/>
                      <w:sz w:val="22"/>
                      <w:szCs w:val="22"/>
                    </w:rPr>
                  </w:rPrChange>
                </w:rPr>
                <w:delText>Variable/Question (</w:delText>
              </w:r>
              <w:r w:rsidRPr="00637F62" w:rsidDel="003F6185">
                <w:rPr>
                  <w:rFonts w:asciiTheme="majorHAnsi" w:eastAsia="Times New Roman" w:hAnsiTheme="majorHAnsi" w:cstheme="majorHAnsi"/>
                  <w:i/>
                  <w:iCs/>
                  <w:color w:val="000000"/>
                  <w:sz w:val="22"/>
                  <w:szCs w:val="22"/>
                  <w:rPrChange w:id="2148" w:author="Cong" w:date="2020-10-02T19:21:00Z">
                    <w:rPr>
                      <w:rFonts w:asciiTheme="majorHAnsi" w:eastAsia="Times New Roman" w:hAnsiTheme="majorHAnsi" w:cstheme="majorHAnsi"/>
                      <w:i/>
                      <w:iCs/>
                      <w:color w:val="000000"/>
                      <w:sz w:val="22"/>
                      <w:szCs w:val="22"/>
                    </w:rPr>
                  </w:rPrChange>
                </w:rPr>
                <w:delText>cancerev</w:delText>
              </w:r>
              <w:r w:rsidRPr="00637F62" w:rsidDel="003F6185">
                <w:rPr>
                  <w:rFonts w:asciiTheme="majorHAnsi" w:eastAsia="Times New Roman" w:hAnsiTheme="majorHAnsi" w:cstheme="majorHAnsi"/>
                  <w:b/>
                  <w:bCs/>
                  <w:color w:val="000000"/>
                  <w:sz w:val="22"/>
                  <w:szCs w:val="22"/>
                  <w:rPrChange w:id="2149" w:author="Cong" w:date="2020-10-02T19:21:00Z">
                    <w:rPr>
                      <w:rFonts w:asciiTheme="majorHAnsi" w:eastAsia="Times New Roman" w:hAnsiTheme="majorHAnsi" w:cstheme="majorHAnsi"/>
                      <w:b/>
                      <w:bCs/>
                      <w:color w:val="000000"/>
                      <w:sz w:val="22"/>
                      <w:szCs w:val="22"/>
                    </w:rPr>
                  </w:rPrChange>
                </w:rPr>
                <w:delText>):</w:delText>
              </w:r>
              <w:r w:rsidRPr="00637F62" w:rsidDel="003F6185">
                <w:rPr>
                  <w:rFonts w:asciiTheme="majorHAnsi" w:eastAsia="Times New Roman" w:hAnsiTheme="majorHAnsi" w:cstheme="majorHAnsi"/>
                  <w:color w:val="000000"/>
                  <w:sz w:val="22"/>
                  <w:szCs w:val="22"/>
                  <w:rPrChange w:id="2150" w:author="Cong" w:date="2020-10-02T19:21:00Z">
                    <w:rPr>
                      <w:rFonts w:asciiTheme="majorHAnsi" w:eastAsia="Times New Roman" w:hAnsiTheme="majorHAnsi" w:cstheme="majorHAnsi"/>
                      <w:color w:val="000000"/>
                      <w:sz w:val="22"/>
                      <w:szCs w:val="22"/>
                    </w:rPr>
                  </w:rPrChange>
                </w:rPr>
                <w:delText xml:space="preserve"> </w:delText>
              </w:r>
              <w:r w:rsidRPr="00637F62" w:rsidDel="003F6185">
                <w:rPr>
                  <w:rFonts w:asciiTheme="majorHAnsi" w:eastAsia="Times New Roman" w:hAnsiTheme="majorHAnsi" w:cstheme="majorHAnsi"/>
                  <w:i/>
                  <w:iCs/>
                  <w:color w:val="000000"/>
                  <w:sz w:val="22"/>
                  <w:szCs w:val="22"/>
                  <w:rPrChange w:id="2151" w:author="Cong" w:date="2020-10-02T19:21:00Z">
                    <w:rPr>
                      <w:rFonts w:asciiTheme="majorHAnsi" w:eastAsia="Times New Roman" w:hAnsiTheme="majorHAnsi" w:cstheme="majorHAnsi"/>
                      <w:i/>
                      <w:iCs/>
                      <w:color w:val="000000"/>
                      <w:sz w:val="22"/>
                      <w:szCs w:val="22"/>
                    </w:rPr>
                  </w:rPrChange>
                </w:rPr>
                <w:delText>Ever told you had cancer before ?</w:delText>
              </w:r>
              <w:r w:rsidRPr="00637F62" w:rsidDel="003F6185">
                <w:rPr>
                  <w:rFonts w:asciiTheme="majorHAnsi" w:eastAsia="Times New Roman" w:hAnsiTheme="majorHAnsi" w:cstheme="majorHAnsi"/>
                  <w:color w:val="000000"/>
                  <w:sz w:val="22"/>
                  <w:szCs w:val="22"/>
                  <w:rPrChange w:id="2152" w:author="Cong" w:date="2020-10-02T19:21:00Z">
                    <w:rPr>
                      <w:rFonts w:asciiTheme="majorHAnsi" w:eastAsia="Times New Roman" w:hAnsiTheme="majorHAnsi" w:cstheme="majorHAnsi"/>
                      <w:color w:val="000000"/>
                      <w:sz w:val="22"/>
                      <w:szCs w:val="22"/>
                    </w:rPr>
                  </w:rPrChange>
                </w:rPr>
                <w:br/>
              </w:r>
              <w:r w:rsidRPr="00637F62" w:rsidDel="003F6185">
                <w:rPr>
                  <w:rFonts w:asciiTheme="majorHAnsi" w:eastAsia="Times New Roman" w:hAnsiTheme="majorHAnsi" w:cstheme="majorHAnsi"/>
                  <w:b/>
                  <w:bCs/>
                  <w:color w:val="000000"/>
                  <w:sz w:val="22"/>
                  <w:szCs w:val="22"/>
                  <w:rPrChange w:id="2153" w:author="Cong" w:date="2020-10-02T19:21:00Z">
                    <w:rPr>
                      <w:rFonts w:asciiTheme="majorHAnsi" w:eastAsia="Times New Roman" w:hAnsiTheme="majorHAnsi" w:cstheme="majorHAnsi"/>
                      <w:b/>
                      <w:bCs/>
                      <w:color w:val="000000"/>
                      <w:sz w:val="22"/>
                      <w:szCs w:val="22"/>
                    </w:rPr>
                  </w:rPrChange>
                </w:rPr>
                <w:delText>Categories</w:delText>
              </w:r>
              <w:r w:rsidRPr="00637F62" w:rsidDel="003F6185">
                <w:rPr>
                  <w:rFonts w:asciiTheme="majorHAnsi" w:eastAsia="Times New Roman" w:hAnsiTheme="majorHAnsi" w:cstheme="majorHAnsi"/>
                  <w:color w:val="000000"/>
                  <w:sz w:val="22"/>
                  <w:szCs w:val="22"/>
                  <w:rPrChange w:id="2154" w:author="Cong" w:date="2020-10-02T19:21:00Z">
                    <w:rPr>
                      <w:rFonts w:asciiTheme="majorHAnsi" w:eastAsia="Times New Roman" w:hAnsiTheme="majorHAnsi" w:cstheme="majorHAnsi"/>
                      <w:color w:val="000000"/>
                      <w:sz w:val="22"/>
                      <w:szCs w:val="22"/>
                    </w:rPr>
                  </w:rPrChange>
                </w:rPr>
                <w:delText>:</w:delText>
              </w:r>
              <w:r w:rsidRPr="00637F62" w:rsidDel="003F6185">
                <w:rPr>
                  <w:rFonts w:asciiTheme="majorHAnsi" w:eastAsia="Times New Roman" w:hAnsiTheme="majorHAnsi" w:cstheme="majorHAnsi"/>
                  <w:i/>
                  <w:iCs/>
                  <w:color w:val="000000"/>
                  <w:sz w:val="22"/>
                  <w:szCs w:val="22"/>
                  <w:rPrChange w:id="2155" w:author="Cong" w:date="2020-10-02T19:21:00Z">
                    <w:rPr>
                      <w:rFonts w:asciiTheme="majorHAnsi" w:eastAsia="Times New Roman" w:hAnsiTheme="majorHAnsi" w:cstheme="majorHAnsi"/>
                      <w:i/>
                      <w:iCs/>
                      <w:color w:val="000000"/>
                      <w:sz w:val="22"/>
                      <w:szCs w:val="22"/>
                    </w:rPr>
                  </w:rPrChange>
                </w:rPr>
                <w:delText xml:space="preserve"> 0- niu</w:delText>
              </w:r>
              <w:r w:rsidRPr="00637F62" w:rsidDel="003F6185">
                <w:rPr>
                  <w:rFonts w:asciiTheme="majorHAnsi" w:eastAsia="Times New Roman" w:hAnsiTheme="majorHAnsi" w:cstheme="majorHAnsi"/>
                  <w:i/>
                  <w:iCs/>
                  <w:color w:val="000000"/>
                  <w:sz w:val="22"/>
                  <w:szCs w:val="22"/>
                  <w:rPrChange w:id="2156" w:author="Cong" w:date="2020-10-02T19:21:00Z">
                    <w:rPr>
                      <w:rFonts w:asciiTheme="majorHAnsi" w:eastAsia="Times New Roman" w:hAnsiTheme="majorHAnsi" w:cstheme="majorHAnsi"/>
                      <w:i/>
                      <w:iCs/>
                      <w:color w:val="000000"/>
                      <w:sz w:val="22"/>
                      <w:szCs w:val="22"/>
                    </w:rPr>
                  </w:rPrChange>
                </w:rPr>
                <w:br/>
                <w:delText>1- Yes</w:delText>
              </w:r>
              <w:r w:rsidRPr="00637F62" w:rsidDel="003F6185">
                <w:rPr>
                  <w:rFonts w:asciiTheme="majorHAnsi" w:eastAsia="Times New Roman" w:hAnsiTheme="majorHAnsi" w:cstheme="majorHAnsi"/>
                  <w:i/>
                  <w:iCs/>
                  <w:color w:val="000000"/>
                  <w:sz w:val="22"/>
                  <w:szCs w:val="22"/>
                  <w:rPrChange w:id="2157" w:author="Cong" w:date="2020-10-02T19:21:00Z">
                    <w:rPr>
                      <w:rFonts w:asciiTheme="majorHAnsi" w:eastAsia="Times New Roman" w:hAnsiTheme="majorHAnsi" w:cstheme="majorHAnsi"/>
                      <w:i/>
                      <w:iCs/>
                      <w:color w:val="000000"/>
                      <w:sz w:val="22"/>
                      <w:szCs w:val="22"/>
                    </w:rPr>
                  </w:rPrChange>
                </w:rPr>
                <w:br/>
                <w:delText>2- No</w:delText>
              </w:r>
              <w:r w:rsidRPr="00637F62" w:rsidDel="003F6185">
                <w:rPr>
                  <w:rFonts w:asciiTheme="majorHAnsi" w:eastAsia="Times New Roman" w:hAnsiTheme="majorHAnsi" w:cstheme="majorHAnsi"/>
                  <w:i/>
                  <w:iCs/>
                  <w:color w:val="000000"/>
                  <w:sz w:val="22"/>
                  <w:szCs w:val="22"/>
                  <w:rPrChange w:id="2158" w:author="Cong" w:date="2020-10-02T19:21:00Z">
                    <w:rPr>
                      <w:rFonts w:asciiTheme="majorHAnsi" w:eastAsia="Times New Roman" w:hAnsiTheme="majorHAnsi" w:cstheme="majorHAnsi"/>
                      <w:i/>
                      <w:iCs/>
                      <w:color w:val="000000"/>
                      <w:sz w:val="22"/>
                      <w:szCs w:val="22"/>
                    </w:rPr>
                  </w:rPrChange>
                </w:rPr>
                <w:br/>
                <w:delText>7- Unknown - Refused</w:delText>
              </w:r>
              <w:r w:rsidRPr="00637F62" w:rsidDel="003F6185">
                <w:rPr>
                  <w:rFonts w:asciiTheme="majorHAnsi" w:eastAsia="Times New Roman" w:hAnsiTheme="majorHAnsi" w:cstheme="majorHAnsi"/>
                  <w:i/>
                  <w:iCs/>
                  <w:color w:val="000000"/>
                  <w:sz w:val="22"/>
                  <w:szCs w:val="22"/>
                  <w:rPrChange w:id="2159" w:author="Cong" w:date="2020-10-02T19:21:00Z">
                    <w:rPr>
                      <w:rFonts w:asciiTheme="majorHAnsi" w:eastAsia="Times New Roman" w:hAnsiTheme="majorHAnsi" w:cstheme="majorHAnsi"/>
                      <w:i/>
                      <w:iCs/>
                      <w:color w:val="000000"/>
                      <w:sz w:val="22"/>
                      <w:szCs w:val="22"/>
                    </w:rPr>
                  </w:rPrChange>
                </w:rPr>
                <w:br/>
                <w:delText>8- Unknown - Not ascertained</w:delText>
              </w:r>
              <w:r w:rsidRPr="00637F62" w:rsidDel="003F6185">
                <w:rPr>
                  <w:rFonts w:asciiTheme="majorHAnsi" w:eastAsia="Times New Roman" w:hAnsiTheme="majorHAnsi" w:cstheme="majorHAnsi"/>
                  <w:i/>
                  <w:iCs/>
                  <w:color w:val="000000"/>
                  <w:sz w:val="22"/>
                  <w:szCs w:val="22"/>
                  <w:rPrChange w:id="2160" w:author="Cong" w:date="2020-10-02T19:21:00Z">
                    <w:rPr>
                      <w:rFonts w:asciiTheme="majorHAnsi" w:eastAsia="Times New Roman" w:hAnsiTheme="majorHAnsi" w:cstheme="majorHAnsi"/>
                      <w:i/>
                      <w:iCs/>
                      <w:color w:val="000000"/>
                      <w:sz w:val="22"/>
                      <w:szCs w:val="22"/>
                    </w:rPr>
                  </w:rPrChange>
                </w:rPr>
                <w:br/>
                <w:delText xml:space="preserve">9-  Unknown- Don't know </w:delText>
              </w:r>
              <w:r w:rsidRPr="00637F62" w:rsidDel="003F6185">
                <w:rPr>
                  <w:rFonts w:asciiTheme="majorHAnsi" w:eastAsia="Times New Roman" w:hAnsiTheme="majorHAnsi" w:cstheme="majorHAnsi"/>
                  <w:color w:val="000000"/>
                  <w:sz w:val="22"/>
                  <w:szCs w:val="22"/>
                  <w:rPrChange w:id="2161" w:author="Cong" w:date="2020-10-02T19:21:00Z">
                    <w:rPr>
                      <w:rFonts w:asciiTheme="majorHAnsi" w:eastAsia="Times New Roman" w:hAnsiTheme="majorHAnsi" w:cstheme="majorHAnsi"/>
                      <w:color w:val="000000"/>
                      <w:sz w:val="22"/>
                      <w:szCs w:val="22"/>
                    </w:rPr>
                  </w:rPrChange>
                </w:rPr>
                <w:br/>
              </w:r>
              <w:r w:rsidRPr="00637F62" w:rsidDel="003F6185">
                <w:rPr>
                  <w:rFonts w:asciiTheme="majorHAnsi" w:eastAsia="Times New Roman" w:hAnsiTheme="majorHAnsi" w:cstheme="majorHAnsi"/>
                  <w:b/>
                  <w:bCs/>
                  <w:color w:val="000000"/>
                  <w:sz w:val="22"/>
                  <w:szCs w:val="22"/>
                  <w:rPrChange w:id="2162" w:author="Cong" w:date="2020-10-02T19:21:00Z">
                    <w:rPr>
                      <w:rFonts w:asciiTheme="majorHAnsi" w:eastAsia="Times New Roman" w:hAnsiTheme="majorHAnsi" w:cstheme="majorHAnsi"/>
                      <w:b/>
                      <w:bCs/>
                      <w:color w:val="000000"/>
                      <w:sz w:val="22"/>
                      <w:szCs w:val="22"/>
                    </w:rPr>
                  </w:rPrChange>
                </w:rPr>
                <w:delText xml:space="preserve">Skin Cancer exclusion: </w:delText>
              </w:r>
              <w:r w:rsidRPr="00637F62" w:rsidDel="003F6185">
                <w:rPr>
                  <w:rFonts w:asciiTheme="majorHAnsi" w:eastAsia="Times New Roman" w:hAnsiTheme="majorHAnsi" w:cstheme="majorHAnsi"/>
                  <w:color w:val="000000"/>
                  <w:sz w:val="22"/>
                  <w:szCs w:val="22"/>
                  <w:rPrChange w:id="2163" w:author="Cong" w:date="2020-10-02T19:21:00Z">
                    <w:rPr>
                      <w:rFonts w:asciiTheme="majorHAnsi" w:eastAsia="Times New Roman" w:hAnsiTheme="majorHAnsi" w:cstheme="majorHAnsi"/>
                      <w:color w:val="000000"/>
                      <w:sz w:val="22"/>
                      <w:szCs w:val="22"/>
                    </w:rPr>
                  </w:rPrChange>
                </w:rPr>
                <w:delText>reliance on having skin cancer questions (</w:delText>
              </w:r>
              <w:r w:rsidRPr="00637F62" w:rsidDel="003F6185">
                <w:rPr>
                  <w:rFonts w:asciiTheme="majorHAnsi" w:eastAsia="Times New Roman" w:hAnsiTheme="majorHAnsi" w:cstheme="majorHAnsi"/>
                  <w:i/>
                  <w:iCs/>
                  <w:color w:val="000000"/>
                  <w:sz w:val="22"/>
                  <w:szCs w:val="22"/>
                  <w:rPrChange w:id="2164" w:author="Cong" w:date="2020-10-02T19:21:00Z">
                    <w:rPr>
                      <w:rFonts w:asciiTheme="majorHAnsi" w:eastAsia="Times New Roman" w:hAnsiTheme="majorHAnsi" w:cstheme="majorHAnsi"/>
                      <w:i/>
                      <w:iCs/>
                      <w:color w:val="000000"/>
                      <w:sz w:val="22"/>
                      <w:szCs w:val="22"/>
                    </w:rPr>
                  </w:rPrChange>
                </w:rPr>
                <w:delText>cnskdk  cnsknmag  cnstom</w:delText>
              </w:r>
              <w:r w:rsidRPr="00637F62" w:rsidDel="003F6185">
                <w:rPr>
                  <w:rFonts w:asciiTheme="majorHAnsi" w:eastAsia="Times New Roman" w:hAnsiTheme="majorHAnsi" w:cstheme="majorHAnsi"/>
                  <w:color w:val="000000"/>
                  <w:sz w:val="22"/>
                  <w:szCs w:val="22"/>
                  <w:rPrChange w:id="2165" w:author="Cong" w:date="2020-10-02T19:21:00Z">
                    <w:rPr>
                      <w:rFonts w:asciiTheme="majorHAnsi" w:eastAsia="Times New Roman" w:hAnsiTheme="majorHAnsi" w:cstheme="majorHAnsi"/>
                      <w:color w:val="000000"/>
                      <w:sz w:val="22"/>
                      <w:szCs w:val="22"/>
                    </w:rPr>
                  </w:rPrChange>
                </w:rPr>
                <w:delText xml:space="preserve">): ever </w:delText>
              </w:r>
              <w:r w:rsidRPr="00637F62" w:rsidDel="003F6185">
                <w:rPr>
                  <w:rFonts w:asciiTheme="majorHAnsi" w:eastAsia="Times New Roman" w:hAnsiTheme="majorHAnsi" w:cstheme="majorHAnsi"/>
                  <w:i/>
                  <w:iCs/>
                  <w:color w:val="000000"/>
                  <w:sz w:val="22"/>
                  <w:szCs w:val="22"/>
                  <w:rPrChange w:id="2166" w:author="Cong" w:date="2020-10-02T19:21:00Z">
                    <w:rPr>
                      <w:rFonts w:asciiTheme="majorHAnsi" w:eastAsia="Times New Roman" w:hAnsiTheme="majorHAnsi" w:cstheme="majorHAnsi"/>
                      <w:i/>
                      <w:iCs/>
                      <w:color w:val="000000"/>
                      <w:sz w:val="22"/>
                      <w:szCs w:val="22"/>
                    </w:rPr>
                  </w:rPrChange>
                </w:rPr>
                <w:delText>being told to have skin cancer, or non-melanoma, or soft tissue cancer</w:delText>
              </w:r>
              <w:r w:rsidRPr="00637F62" w:rsidDel="003F6185">
                <w:rPr>
                  <w:rFonts w:asciiTheme="majorHAnsi" w:eastAsia="Times New Roman" w:hAnsiTheme="majorHAnsi" w:cstheme="majorHAnsi"/>
                  <w:color w:val="000000"/>
                  <w:sz w:val="22"/>
                  <w:szCs w:val="22"/>
                  <w:rPrChange w:id="2167" w:author="Cong" w:date="2020-10-02T19:21:00Z">
                    <w:rPr>
                      <w:rFonts w:asciiTheme="majorHAnsi" w:eastAsia="Times New Roman" w:hAnsiTheme="majorHAnsi" w:cstheme="majorHAnsi"/>
                      <w:color w:val="000000"/>
                      <w:sz w:val="22"/>
                      <w:szCs w:val="22"/>
                    </w:rPr>
                  </w:rPrChange>
                </w:rPr>
                <w:delText xml:space="preserve">))  </w:delText>
              </w:r>
            </w:del>
          </w:p>
        </w:tc>
      </w:tr>
      <w:tr w:rsidR="00784693" w:rsidRPr="00637F62" w:rsidDel="003F6185" w14:paraId="35362CE9" w14:textId="44759F84" w:rsidTr="001A5E58">
        <w:trPr>
          <w:trHeight w:val="3300"/>
          <w:del w:id="2168" w:author="Cong" w:date="2020-10-02T20:13:00Z"/>
        </w:trPr>
        <w:tc>
          <w:tcPr>
            <w:tcW w:w="1575" w:type="dxa"/>
            <w:tcBorders>
              <w:top w:val="nil"/>
              <w:left w:val="nil"/>
              <w:bottom w:val="single" w:sz="4" w:space="0" w:color="auto"/>
              <w:right w:val="nil"/>
            </w:tcBorders>
            <w:shd w:val="clear" w:color="auto" w:fill="auto"/>
            <w:vAlign w:val="center"/>
            <w:hideMark/>
          </w:tcPr>
          <w:p w14:paraId="6CF65CCC" w14:textId="305E5F41" w:rsidR="00784693" w:rsidRPr="00637F62" w:rsidDel="003F6185" w:rsidRDefault="00784693" w:rsidP="005068B2">
            <w:pPr>
              <w:ind w:firstLine="360"/>
              <w:rPr>
                <w:del w:id="2169" w:author="Cong" w:date="2020-10-02T20:13:00Z"/>
                <w:rFonts w:asciiTheme="majorHAnsi" w:eastAsia="Times New Roman" w:hAnsiTheme="majorHAnsi" w:cstheme="majorHAnsi"/>
                <w:color w:val="000000"/>
                <w:sz w:val="22"/>
                <w:szCs w:val="22"/>
                <w:rPrChange w:id="2170" w:author="Cong" w:date="2020-10-02T19:21:00Z">
                  <w:rPr>
                    <w:del w:id="2171" w:author="Cong" w:date="2020-10-02T20:13:00Z"/>
                    <w:rFonts w:asciiTheme="majorHAnsi" w:eastAsia="Times New Roman" w:hAnsiTheme="majorHAnsi" w:cstheme="majorHAnsi"/>
                    <w:color w:val="000000"/>
                    <w:sz w:val="22"/>
                    <w:szCs w:val="22"/>
                  </w:rPr>
                </w:rPrChange>
              </w:rPr>
            </w:pPr>
            <w:del w:id="2172" w:author="Cong" w:date="2020-10-02T20:13:00Z">
              <w:r w:rsidRPr="00637F62" w:rsidDel="003F6185">
                <w:rPr>
                  <w:rFonts w:asciiTheme="majorHAnsi" w:eastAsia="Times New Roman" w:hAnsiTheme="majorHAnsi" w:cstheme="majorHAnsi"/>
                  <w:color w:val="000000"/>
                  <w:sz w:val="22"/>
                  <w:szCs w:val="22"/>
                  <w:rPrChange w:id="2173" w:author="Cong" w:date="2020-10-02T19:21:00Z">
                    <w:rPr>
                      <w:rFonts w:asciiTheme="majorHAnsi" w:eastAsia="Times New Roman" w:hAnsiTheme="majorHAnsi" w:cstheme="majorHAnsi"/>
                      <w:color w:val="000000"/>
                      <w:sz w:val="22"/>
                      <w:szCs w:val="22"/>
                    </w:rPr>
                  </w:rPrChange>
                </w:rPr>
                <w:delText xml:space="preserve">Obesity </w:delText>
              </w:r>
            </w:del>
          </w:p>
        </w:tc>
        <w:tc>
          <w:tcPr>
            <w:tcW w:w="3402" w:type="dxa"/>
            <w:tcBorders>
              <w:top w:val="nil"/>
              <w:left w:val="nil"/>
              <w:bottom w:val="single" w:sz="4" w:space="0" w:color="auto"/>
              <w:right w:val="nil"/>
            </w:tcBorders>
            <w:shd w:val="clear" w:color="auto" w:fill="auto"/>
            <w:vAlign w:val="bottom"/>
            <w:hideMark/>
          </w:tcPr>
          <w:p w14:paraId="4252F8C4" w14:textId="183577ED" w:rsidR="00784693" w:rsidRPr="00637F62" w:rsidDel="003F6185" w:rsidRDefault="00784693" w:rsidP="005068B2">
            <w:pPr>
              <w:ind w:firstLine="360"/>
              <w:jc w:val="center"/>
              <w:rPr>
                <w:del w:id="2174" w:author="Cong" w:date="2020-10-02T20:13:00Z"/>
                <w:rFonts w:asciiTheme="majorHAnsi" w:eastAsia="Times New Roman" w:hAnsiTheme="majorHAnsi" w:cstheme="majorHAnsi"/>
                <w:color w:val="000000"/>
                <w:sz w:val="22"/>
                <w:szCs w:val="22"/>
                <w:rPrChange w:id="2175" w:author="Cong" w:date="2020-10-02T19:21:00Z">
                  <w:rPr>
                    <w:del w:id="2176" w:author="Cong" w:date="2020-10-02T20:13:00Z"/>
                    <w:rFonts w:asciiTheme="majorHAnsi" w:eastAsia="Times New Roman" w:hAnsiTheme="majorHAnsi" w:cstheme="majorHAnsi"/>
                    <w:color w:val="000000"/>
                    <w:sz w:val="22"/>
                    <w:szCs w:val="22"/>
                  </w:rPr>
                </w:rPrChange>
              </w:rPr>
            </w:pPr>
            <w:del w:id="2177" w:author="Cong" w:date="2020-10-02T20:13:00Z">
              <w:r w:rsidRPr="00637F62" w:rsidDel="003F6185">
                <w:rPr>
                  <w:rFonts w:asciiTheme="majorHAnsi" w:eastAsia="Times New Roman" w:hAnsiTheme="majorHAnsi" w:cstheme="majorHAnsi"/>
                  <w:b/>
                  <w:bCs/>
                  <w:color w:val="000000"/>
                  <w:sz w:val="22"/>
                  <w:szCs w:val="22"/>
                  <w:rPrChange w:id="2178" w:author="Cong" w:date="2020-10-02T19:21:00Z">
                    <w:rPr>
                      <w:rFonts w:asciiTheme="majorHAnsi" w:eastAsia="Times New Roman" w:hAnsiTheme="majorHAnsi" w:cstheme="majorHAnsi"/>
                      <w:b/>
                      <w:bCs/>
                      <w:color w:val="000000"/>
                      <w:sz w:val="22"/>
                      <w:szCs w:val="22"/>
                    </w:rPr>
                  </w:rPrChange>
                </w:rPr>
                <w:delText>Variable/Question</w:delText>
              </w:r>
              <w:r w:rsidRPr="00637F62" w:rsidDel="003F6185">
                <w:rPr>
                  <w:rFonts w:asciiTheme="majorHAnsi" w:eastAsia="Times New Roman" w:hAnsiTheme="majorHAnsi" w:cstheme="majorHAnsi"/>
                  <w:color w:val="000000"/>
                  <w:sz w:val="22"/>
                  <w:szCs w:val="22"/>
                  <w:rPrChange w:id="2179" w:author="Cong" w:date="2020-10-02T19:21:00Z">
                    <w:rPr>
                      <w:rFonts w:asciiTheme="majorHAnsi" w:eastAsia="Times New Roman" w:hAnsiTheme="majorHAnsi" w:cstheme="majorHAnsi"/>
                      <w:color w:val="000000"/>
                      <w:sz w:val="22"/>
                      <w:szCs w:val="22"/>
                    </w:rPr>
                  </w:rPrChange>
                </w:rPr>
                <w:delText xml:space="preserve"> </w:delText>
              </w:r>
              <w:r w:rsidRPr="00637F62" w:rsidDel="003F6185">
                <w:rPr>
                  <w:rFonts w:asciiTheme="majorHAnsi" w:eastAsia="Times New Roman" w:hAnsiTheme="majorHAnsi" w:cstheme="majorHAnsi"/>
                  <w:i/>
                  <w:iCs/>
                  <w:color w:val="000000"/>
                  <w:sz w:val="22"/>
                  <w:szCs w:val="22"/>
                  <w:rPrChange w:id="2180" w:author="Cong" w:date="2020-10-02T19:21:00Z">
                    <w:rPr>
                      <w:rFonts w:asciiTheme="majorHAnsi" w:eastAsia="Times New Roman" w:hAnsiTheme="majorHAnsi" w:cstheme="majorHAnsi"/>
                      <w:i/>
                      <w:iCs/>
                      <w:color w:val="000000"/>
                      <w:sz w:val="22"/>
                      <w:szCs w:val="22"/>
                    </w:rPr>
                  </w:rPrChange>
                </w:rPr>
                <w:delText>(diabete2)</w:delText>
              </w:r>
              <w:r w:rsidRPr="00637F62" w:rsidDel="003F6185">
                <w:rPr>
                  <w:rFonts w:asciiTheme="majorHAnsi" w:eastAsia="Times New Roman" w:hAnsiTheme="majorHAnsi" w:cstheme="majorHAnsi"/>
                  <w:color w:val="000000"/>
                  <w:sz w:val="22"/>
                  <w:szCs w:val="22"/>
                  <w:rPrChange w:id="2181" w:author="Cong" w:date="2020-10-02T19:21:00Z">
                    <w:rPr>
                      <w:rFonts w:asciiTheme="majorHAnsi" w:eastAsia="Times New Roman" w:hAnsiTheme="majorHAnsi" w:cstheme="majorHAnsi"/>
                      <w:color w:val="000000"/>
                      <w:sz w:val="22"/>
                      <w:szCs w:val="22"/>
                    </w:rPr>
                  </w:rPrChange>
                </w:rPr>
                <w:delText>: Have you ever been told by a doctor that you have diabetes?   </w:delText>
              </w:r>
              <w:r w:rsidRPr="00637F62" w:rsidDel="003F6185">
                <w:rPr>
                  <w:rFonts w:asciiTheme="majorHAnsi" w:eastAsia="Times New Roman" w:hAnsiTheme="majorHAnsi" w:cstheme="majorHAnsi"/>
                  <w:color w:val="000000"/>
                  <w:sz w:val="22"/>
                  <w:szCs w:val="22"/>
                  <w:rPrChange w:id="2182" w:author="Cong" w:date="2020-10-02T19:21:00Z">
                    <w:rPr>
                      <w:rFonts w:asciiTheme="majorHAnsi" w:eastAsia="Times New Roman" w:hAnsiTheme="majorHAnsi" w:cstheme="majorHAnsi"/>
                      <w:color w:val="000000"/>
                      <w:sz w:val="22"/>
                      <w:szCs w:val="22"/>
                    </w:rPr>
                  </w:rPrChange>
                </w:rPr>
                <w:br/>
              </w:r>
              <w:r w:rsidRPr="00637F62" w:rsidDel="003F6185">
                <w:rPr>
                  <w:rFonts w:asciiTheme="majorHAnsi" w:eastAsia="Times New Roman" w:hAnsiTheme="majorHAnsi" w:cstheme="majorHAnsi"/>
                  <w:b/>
                  <w:bCs/>
                  <w:color w:val="000000"/>
                  <w:sz w:val="22"/>
                  <w:szCs w:val="22"/>
                  <w:rPrChange w:id="2183" w:author="Cong" w:date="2020-10-02T19:21:00Z">
                    <w:rPr>
                      <w:rFonts w:asciiTheme="majorHAnsi" w:eastAsia="Times New Roman" w:hAnsiTheme="majorHAnsi" w:cstheme="majorHAnsi"/>
                      <w:b/>
                      <w:bCs/>
                      <w:color w:val="000000"/>
                      <w:sz w:val="22"/>
                      <w:szCs w:val="22"/>
                    </w:rPr>
                  </w:rPrChange>
                </w:rPr>
                <w:delText>Categorie</w:delText>
              </w:r>
              <w:r w:rsidRPr="00637F62" w:rsidDel="003F6185">
                <w:rPr>
                  <w:rFonts w:asciiTheme="majorHAnsi" w:eastAsia="Times New Roman" w:hAnsiTheme="majorHAnsi" w:cstheme="majorHAnsi"/>
                  <w:color w:val="000000"/>
                  <w:sz w:val="22"/>
                  <w:szCs w:val="22"/>
                  <w:rPrChange w:id="2184" w:author="Cong" w:date="2020-10-02T19:21:00Z">
                    <w:rPr>
                      <w:rFonts w:asciiTheme="majorHAnsi" w:eastAsia="Times New Roman" w:hAnsiTheme="majorHAnsi" w:cstheme="majorHAnsi"/>
                      <w:color w:val="000000"/>
                      <w:sz w:val="22"/>
                      <w:szCs w:val="22"/>
                    </w:rPr>
                  </w:rPrChange>
                </w:rPr>
                <w:delText>s: 1- Yes</w:delText>
              </w:r>
              <w:r w:rsidRPr="00637F62" w:rsidDel="003F6185">
                <w:rPr>
                  <w:rFonts w:asciiTheme="majorHAnsi" w:eastAsia="Times New Roman" w:hAnsiTheme="majorHAnsi" w:cstheme="majorHAnsi"/>
                  <w:color w:val="000000"/>
                  <w:sz w:val="22"/>
                  <w:szCs w:val="22"/>
                  <w:rPrChange w:id="2185" w:author="Cong" w:date="2020-10-02T19:21:00Z">
                    <w:rPr>
                      <w:rFonts w:asciiTheme="majorHAnsi" w:eastAsia="Times New Roman" w:hAnsiTheme="majorHAnsi" w:cstheme="majorHAnsi"/>
                      <w:color w:val="000000"/>
                      <w:sz w:val="22"/>
                      <w:szCs w:val="22"/>
                    </w:rPr>
                  </w:rPrChange>
                </w:rPr>
                <w:br/>
                <w:delText>2- Yes, but female told only during pregnancy</w:delText>
              </w:r>
              <w:r w:rsidRPr="00637F62" w:rsidDel="003F6185">
                <w:rPr>
                  <w:rFonts w:asciiTheme="majorHAnsi" w:eastAsia="Times New Roman" w:hAnsiTheme="majorHAnsi" w:cstheme="majorHAnsi"/>
                  <w:color w:val="000000"/>
                  <w:sz w:val="22"/>
                  <w:szCs w:val="22"/>
                  <w:rPrChange w:id="2186" w:author="Cong" w:date="2020-10-02T19:21:00Z">
                    <w:rPr>
                      <w:rFonts w:asciiTheme="majorHAnsi" w:eastAsia="Times New Roman" w:hAnsiTheme="majorHAnsi" w:cstheme="majorHAnsi"/>
                      <w:color w:val="000000"/>
                      <w:sz w:val="22"/>
                      <w:szCs w:val="22"/>
                    </w:rPr>
                  </w:rPrChange>
                </w:rPr>
                <w:br/>
                <w:delText>3- No</w:delText>
              </w:r>
              <w:r w:rsidRPr="00637F62" w:rsidDel="003F6185">
                <w:rPr>
                  <w:rFonts w:asciiTheme="majorHAnsi" w:eastAsia="Times New Roman" w:hAnsiTheme="majorHAnsi" w:cstheme="majorHAnsi"/>
                  <w:color w:val="000000"/>
                  <w:sz w:val="22"/>
                  <w:szCs w:val="22"/>
                  <w:rPrChange w:id="2187" w:author="Cong" w:date="2020-10-02T19:21:00Z">
                    <w:rPr>
                      <w:rFonts w:asciiTheme="majorHAnsi" w:eastAsia="Times New Roman" w:hAnsiTheme="majorHAnsi" w:cstheme="majorHAnsi"/>
                      <w:color w:val="000000"/>
                      <w:sz w:val="22"/>
                      <w:szCs w:val="22"/>
                    </w:rPr>
                  </w:rPrChange>
                </w:rPr>
                <w:br/>
                <w:delText>4- No, pre-diabetes or borderline diabetes</w:delText>
              </w:r>
              <w:r w:rsidRPr="00637F62" w:rsidDel="003F6185">
                <w:rPr>
                  <w:rFonts w:asciiTheme="majorHAnsi" w:eastAsia="Times New Roman" w:hAnsiTheme="majorHAnsi" w:cstheme="majorHAnsi"/>
                  <w:color w:val="000000"/>
                  <w:sz w:val="22"/>
                  <w:szCs w:val="22"/>
                  <w:rPrChange w:id="2188" w:author="Cong" w:date="2020-10-02T19:21:00Z">
                    <w:rPr>
                      <w:rFonts w:asciiTheme="majorHAnsi" w:eastAsia="Times New Roman" w:hAnsiTheme="majorHAnsi" w:cstheme="majorHAnsi"/>
                      <w:color w:val="000000"/>
                      <w:sz w:val="22"/>
                      <w:szCs w:val="22"/>
                    </w:rPr>
                  </w:rPrChange>
                </w:rPr>
                <w:br/>
                <w:delText>7-Don’t know</w:delText>
              </w:r>
              <w:r w:rsidRPr="00637F62" w:rsidDel="003F6185">
                <w:rPr>
                  <w:rFonts w:asciiTheme="majorHAnsi" w:eastAsia="Times New Roman" w:hAnsiTheme="majorHAnsi" w:cstheme="majorHAnsi"/>
                  <w:color w:val="000000"/>
                  <w:sz w:val="22"/>
                  <w:szCs w:val="22"/>
                  <w:rPrChange w:id="2189" w:author="Cong" w:date="2020-10-02T19:21:00Z">
                    <w:rPr>
                      <w:rFonts w:asciiTheme="majorHAnsi" w:eastAsia="Times New Roman" w:hAnsiTheme="majorHAnsi" w:cstheme="majorHAnsi"/>
                      <w:color w:val="000000"/>
                      <w:sz w:val="22"/>
                      <w:szCs w:val="22"/>
                    </w:rPr>
                  </w:rPrChange>
                </w:rPr>
                <w:br/>
                <w:delText>9- Not Sure</w:delText>
              </w:r>
            </w:del>
          </w:p>
        </w:tc>
        <w:tc>
          <w:tcPr>
            <w:tcW w:w="3247" w:type="dxa"/>
            <w:tcBorders>
              <w:top w:val="nil"/>
              <w:left w:val="nil"/>
              <w:bottom w:val="single" w:sz="4" w:space="0" w:color="auto"/>
              <w:right w:val="nil"/>
            </w:tcBorders>
            <w:shd w:val="clear" w:color="auto" w:fill="auto"/>
            <w:vAlign w:val="bottom"/>
            <w:hideMark/>
          </w:tcPr>
          <w:p w14:paraId="041E5E62" w14:textId="0DEB01C5" w:rsidR="00784693" w:rsidRPr="00637F62" w:rsidDel="003F6185" w:rsidRDefault="00784693" w:rsidP="005068B2">
            <w:pPr>
              <w:ind w:firstLine="360"/>
              <w:jc w:val="center"/>
              <w:rPr>
                <w:del w:id="2190" w:author="Cong" w:date="2020-10-02T20:13:00Z"/>
                <w:rFonts w:asciiTheme="majorHAnsi" w:eastAsia="Times New Roman" w:hAnsiTheme="majorHAnsi" w:cstheme="majorHAnsi"/>
                <w:color w:val="000000"/>
                <w:sz w:val="22"/>
                <w:szCs w:val="22"/>
                <w:rPrChange w:id="2191" w:author="Cong" w:date="2020-10-02T19:21:00Z">
                  <w:rPr>
                    <w:del w:id="2192" w:author="Cong" w:date="2020-10-02T20:13:00Z"/>
                    <w:rFonts w:asciiTheme="majorHAnsi" w:eastAsia="Times New Roman" w:hAnsiTheme="majorHAnsi" w:cstheme="majorHAnsi"/>
                    <w:color w:val="000000"/>
                    <w:sz w:val="22"/>
                    <w:szCs w:val="22"/>
                  </w:rPr>
                </w:rPrChange>
              </w:rPr>
            </w:pPr>
            <w:del w:id="2193" w:author="Cong" w:date="2020-10-02T20:13:00Z">
              <w:r w:rsidRPr="00637F62" w:rsidDel="003F6185">
                <w:rPr>
                  <w:rFonts w:asciiTheme="majorHAnsi" w:eastAsia="Times New Roman" w:hAnsiTheme="majorHAnsi" w:cstheme="majorHAnsi"/>
                  <w:b/>
                  <w:bCs/>
                  <w:color w:val="000000"/>
                  <w:sz w:val="22"/>
                  <w:szCs w:val="22"/>
                  <w:rPrChange w:id="2194" w:author="Cong" w:date="2020-10-02T19:21:00Z">
                    <w:rPr>
                      <w:rFonts w:asciiTheme="majorHAnsi" w:eastAsia="Times New Roman" w:hAnsiTheme="majorHAnsi" w:cstheme="majorHAnsi"/>
                      <w:b/>
                      <w:bCs/>
                      <w:color w:val="000000"/>
                      <w:sz w:val="22"/>
                      <w:szCs w:val="22"/>
                    </w:rPr>
                  </w:rPrChange>
                </w:rPr>
                <w:delText xml:space="preserve">Variable/Question </w:delText>
              </w:r>
              <w:r w:rsidRPr="00637F62" w:rsidDel="003F6185">
                <w:rPr>
                  <w:rFonts w:asciiTheme="majorHAnsi" w:eastAsia="Times New Roman" w:hAnsiTheme="majorHAnsi" w:cstheme="majorHAnsi"/>
                  <w:color w:val="000000"/>
                  <w:sz w:val="22"/>
                  <w:szCs w:val="22"/>
                  <w:rPrChange w:id="2195" w:author="Cong" w:date="2020-10-02T19:21:00Z">
                    <w:rPr>
                      <w:rFonts w:asciiTheme="majorHAnsi" w:eastAsia="Times New Roman" w:hAnsiTheme="majorHAnsi" w:cstheme="majorHAnsi"/>
                      <w:color w:val="000000"/>
                      <w:sz w:val="22"/>
                      <w:szCs w:val="22"/>
                    </w:rPr>
                  </w:rPrChange>
                </w:rPr>
                <w:delText>(</w:delText>
              </w:r>
              <w:r w:rsidRPr="00637F62" w:rsidDel="003F6185">
                <w:rPr>
                  <w:rFonts w:asciiTheme="majorHAnsi" w:eastAsia="Times New Roman" w:hAnsiTheme="majorHAnsi" w:cstheme="majorHAnsi"/>
                  <w:i/>
                  <w:iCs/>
                  <w:color w:val="000000"/>
                  <w:sz w:val="22"/>
                  <w:szCs w:val="22"/>
                  <w:rPrChange w:id="2196" w:author="Cong" w:date="2020-10-02T19:21:00Z">
                    <w:rPr>
                      <w:rFonts w:asciiTheme="majorHAnsi" w:eastAsia="Times New Roman" w:hAnsiTheme="majorHAnsi" w:cstheme="majorHAnsi"/>
                      <w:i/>
                      <w:iCs/>
                      <w:color w:val="000000"/>
                      <w:sz w:val="22"/>
                      <w:szCs w:val="22"/>
                    </w:rPr>
                  </w:rPrChange>
                </w:rPr>
                <w:delText xml:space="preserve">diabeticev) : </w:delText>
              </w:r>
              <w:r w:rsidRPr="00637F62" w:rsidDel="003F6185">
                <w:rPr>
                  <w:rFonts w:asciiTheme="majorHAnsi" w:eastAsia="Times New Roman" w:hAnsiTheme="majorHAnsi" w:cstheme="majorHAnsi"/>
                  <w:color w:val="000000"/>
                  <w:sz w:val="22"/>
                  <w:szCs w:val="22"/>
                  <w:rPrChange w:id="2197" w:author="Cong" w:date="2020-10-02T19:21:00Z">
                    <w:rPr>
                      <w:rFonts w:asciiTheme="majorHAnsi" w:eastAsia="Times New Roman" w:hAnsiTheme="majorHAnsi" w:cstheme="majorHAnsi"/>
                      <w:color w:val="000000"/>
                      <w:sz w:val="22"/>
                      <w:szCs w:val="22"/>
                    </w:rPr>
                  </w:rPrChange>
                </w:rPr>
                <w:delText>Ever told to have diabetes before  </w:delText>
              </w:r>
              <w:r w:rsidRPr="00637F62" w:rsidDel="003F6185">
                <w:rPr>
                  <w:rFonts w:asciiTheme="majorHAnsi" w:eastAsia="Times New Roman" w:hAnsiTheme="majorHAnsi" w:cstheme="majorHAnsi"/>
                  <w:color w:val="000000"/>
                  <w:sz w:val="22"/>
                  <w:szCs w:val="22"/>
                  <w:rPrChange w:id="2198" w:author="Cong" w:date="2020-10-02T19:21:00Z">
                    <w:rPr>
                      <w:rFonts w:asciiTheme="majorHAnsi" w:eastAsia="Times New Roman" w:hAnsiTheme="majorHAnsi" w:cstheme="majorHAnsi"/>
                      <w:color w:val="000000"/>
                      <w:sz w:val="22"/>
                      <w:szCs w:val="22"/>
                    </w:rPr>
                  </w:rPrChange>
                </w:rPr>
                <w:br/>
              </w:r>
              <w:r w:rsidRPr="00637F62" w:rsidDel="003F6185">
                <w:rPr>
                  <w:rFonts w:asciiTheme="majorHAnsi" w:eastAsia="Times New Roman" w:hAnsiTheme="majorHAnsi" w:cstheme="majorHAnsi"/>
                  <w:b/>
                  <w:bCs/>
                  <w:color w:val="000000"/>
                  <w:sz w:val="22"/>
                  <w:szCs w:val="22"/>
                  <w:rPrChange w:id="2199" w:author="Cong" w:date="2020-10-02T19:21:00Z">
                    <w:rPr>
                      <w:rFonts w:asciiTheme="majorHAnsi" w:eastAsia="Times New Roman" w:hAnsiTheme="majorHAnsi" w:cstheme="majorHAnsi"/>
                      <w:b/>
                      <w:bCs/>
                      <w:color w:val="000000"/>
                      <w:sz w:val="22"/>
                      <w:szCs w:val="22"/>
                    </w:rPr>
                  </w:rPrChange>
                </w:rPr>
                <w:delText>Categorie</w:delText>
              </w:r>
              <w:r w:rsidRPr="00637F62" w:rsidDel="003F6185">
                <w:rPr>
                  <w:rFonts w:asciiTheme="majorHAnsi" w:eastAsia="Times New Roman" w:hAnsiTheme="majorHAnsi" w:cstheme="majorHAnsi"/>
                  <w:b/>
                  <w:bCs/>
                  <w:i/>
                  <w:iCs/>
                  <w:color w:val="000000"/>
                  <w:sz w:val="22"/>
                  <w:szCs w:val="22"/>
                  <w:rPrChange w:id="2200" w:author="Cong" w:date="2020-10-02T19:21:00Z">
                    <w:rPr>
                      <w:rFonts w:asciiTheme="majorHAnsi" w:eastAsia="Times New Roman" w:hAnsiTheme="majorHAnsi" w:cstheme="majorHAnsi"/>
                      <w:b/>
                      <w:bCs/>
                      <w:i/>
                      <w:iCs/>
                      <w:color w:val="000000"/>
                      <w:sz w:val="22"/>
                      <w:szCs w:val="22"/>
                    </w:rPr>
                  </w:rPrChange>
                </w:rPr>
                <w:delText>s</w:delText>
              </w:r>
              <w:r w:rsidRPr="00637F62" w:rsidDel="003F6185">
                <w:rPr>
                  <w:rFonts w:asciiTheme="majorHAnsi" w:eastAsia="Times New Roman" w:hAnsiTheme="majorHAnsi" w:cstheme="majorHAnsi"/>
                  <w:i/>
                  <w:iCs/>
                  <w:color w:val="000000"/>
                  <w:sz w:val="22"/>
                  <w:szCs w:val="22"/>
                  <w:rPrChange w:id="2201" w:author="Cong" w:date="2020-10-02T19:21:00Z">
                    <w:rPr>
                      <w:rFonts w:asciiTheme="majorHAnsi" w:eastAsia="Times New Roman" w:hAnsiTheme="majorHAnsi" w:cstheme="majorHAnsi"/>
                      <w:i/>
                      <w:iCs/>
                      <w:color w:val="000000"/>
                      <w:sz w:val="22"/>
                      <w:szCs w:val="22"/>
                    </w:rPr>
                  </w:rPrChange>
                </w:rPr>
                <w:delText xml:space="preserve"> 0-niu</w:delText>
              </w:r>
              <w:r w:rsidRPr="00637F62" w:rsidDel="003F6185">
                <w:rPr>
                  <w:rFonts w:asciiTheme="majorHAnsi" w:eastAsia="Times New Roman" w:hAnsiTheme="majorHAnsi" w:cstheme="majorHAnsi"/>
                  <w:i/>
                  <w:iCs/>
                  <w:color w:val="000000"/>
                  <w:sz w:val="22"/>
                  <w:szCs w:val="22"/>
                  <w:rPrChange w:id="2202" w:author="Cong" w:date="2020-10-02T19:21:00Z">
                    <w:rPr>
                      <w:rFonts w:asciiTheme="majorHAnsi" w:eastAsia="Times New Roman" w:hAnsiTheme="majorHAnsi" w:cstheme="majorHAnsi"/>
                      <w:i/>
                      <w:iCs/>
                      <w:color w:val="000000"/>
                      <w:sz w:val="22"/>
                      <w:szCs w:val="22"/>
                    </w:rPr>
                  </w:rPrChange>
                </w:rPr>
                <w:br/>
                <w:delText>1- no or not mentioned</w:delText>
              </w:r>
              <w:r w:rsidRPr="00637F62" w:rsidDel="003F6185">
                <w:rPr>
                  <w:rFonts w:asciiTheme="majorHAnsi" w:eastAsia="Times New Roman" w:hAnsiTheme="majorHAnsi" w:cstheme="majorHAnsi"/>
                  <w:i/>
                  <w:iCs/>
                  <w:color w:val="000000"/>
                  <w:sz w:val="22"/>
                  <w:szCs w:val="22"/>
                  <w:rPrChange w:id="2203" w:author="Cong" w:date="2020-10-02T19:21:00Z">
                    <w:rPr>
                      <w:rFonts w:asciiTheme="majorHAnsi" w:eastAsia="Times New Roman" w:hAnsiTheme="majorHAnsi" w:cstheme="majorHAnsi"/>
                      <w:i/>
                      <w:iCs/>
                      <w:color w:val="000000"/>
                      <w:sz w:val="22"/>
                      <w:szCs w:val="22"/>
                    </w:rPr>
                  </w:rPrChange>
                </w:rPr>
                <w:br/>
                <w:delText>2-- Yes</w:delText>
              </w:r>
              <w:r w:rsidRPr="00637F62" w:rsidDel="003F6185">
                <w:rPr>
                  <w:rFonts w:asciiTheme="majorHAnsi" w:eastAsia="Times New Roman" w:hAnsiTheme="majorHAnsi" w:cstheme="majorHAnsi"/>
                  <w:i/>
                  <w:iCs/>
                  <w:color w:val="000000"/>
                  <w:sz w:val="22"/>
                  <w:szCs w:val="22"/>
                  <w:rPrChange w:id="2204" w:author="Cong" w:date="2020-10-02T19:21:00Z">
                    <w:rPr>
                      <w:rFonts w:asciiTheme="majorHAnsi" w:eastAsia="Times New Roman" w:hAnsiTheme="majorHAnsi" w:cstheme="majorHAnsi"/>
                      <w:i/>
                      <w:iCs/>
                      <w:color w:val="000000"/>
                      <w:sz w:val="22"/>
                      <w:szCs w:val="22"/>
                    </w:rPr>
                  </w:rPrChange>
                </w:rPr>
                <w:br/>
                <w:delText>3- Borderline</w:delText>
              </w:r>
              <w:r w:rsidRPr="00637F62" w:rsidDel="003F6185">
                <w:rPr>
                  <w:rFonts w:asciiTheme="majorHAnsi" w:eastAsia="Times New Roman" w:hAnsiTheme="majorHAnsi" w:cstheme="majorHAnsi"/>
                  <w:i/>
                  <w:iCs/>
                  <w:color w:val="000000"/>
                  <w:sz w:val="22"/>
                  <w:szCs w:val="22"/>
                  <w:rPrChange w:id="2205" w:author="Cong" w:date="2020-10-02T19:21:00Z">
                    <w:rPr>
                      <w:rFonts w:asciiTheme="majorHAnsi" w:eastAsia="Times New Roman" w:hAnsiTheme="majorHAnsi" w:cstheme="majorHAnsi"/>
                      <w:i/>
                      <w:iCs/>
                      <w:color w:val="000000"/>
                      <w:sz w:val="22"/>
                      <w:szCs w:val="22"/>
                    </w:rPr>
                  </w:rPrChange>
                </w:rPr>
                <w:br/>
                <w:delText>7-Unknowned- Refused</w:delText>
              </w:r>
              <w:r w:rsidRPr="00637F62" w:rsidDel="003F6185">
                <w:rPr>
                  <w:rFonts w:asciiTheme="majorHAnsi" w:eastAsia="Times New Roman" w:hAnsiTheme="majorHAnsi" w:cstheme="majorHAnsi"/>
                  <w:i/>
                  <w:iCs/>
                  <w:color w:val="000000"/>
                  <w:sz w:val="22"/>
                  <w:szCs w:val="22"/>
                  <w:rPrChange w:id="2206" w:author="Cong" w:date="2020-10-02T19:21:00Z">
                    <w:rPr>
                      <w:rFonts w:asciiTheme="majorHAnsi" w:eastAsia="Times New Roman" w:hAnsiTheme="majorHAnsi" w:cstheme="majorHAnsi"/>
                      <w:i/>
                      <w:iCs/>
                      <w:color w:val="000000"/>
                      <w:sz w:val="22"/>
                      <w:szCs w:val="22"/>
                    </w:rPr>
                  </w:rPrChange>
                </w:rPr>
                <w:br/>
                <w:delText>8-Unknowned- Not certained</w:delText>
              </w:r>
              <w:r w:rsidRPr="00637F62" w:rsidDel="003F6185">
                <w:rPr>
                  <w:rFonts w:asciiTheme="majorHAnsi" w:eastAsia="Times New Roman" w:hAnsiTheme="majorHAnsi" w:cstheme="majorHAnsi"/>
                  <w:i/>
                  <w:iCs/>
                  <w:color w:val="000000"/>
                  <w:sz w:val="22"/>
                  <w:szCs w:val="22"/>
                  <w:rPrChange w:id="2207" w:author="Cong" w:date="2020-10-02T19:21:00Z">
                    <w:rPr>
                      <w:rFonts w:asciiTheme="majorHAnsi" w:eastAsia="Times New Roman" w:hAnsiTheme="majorHAnsi" w:cstheme="majorHAnsi"/>
                      <w:i/>
                      <w:iCs/>
                      <w:color w:val="000000"/>
                      <w:sz w:val="22"/>
                      <w:szCs w:val="22"/>
                    </w:rPr>
                  </w:rPrChange>
                </w:rPr>
                <w:br/>
                <w:delText>9- Unknowned- Don’t know</w:delText>
              </w:r>
            </w:del>
          </w:p>
        </w:tc>
        <w:tc>
          <w:tcPr>
            <w:tcW w:w="2268" w:type="dxa"/>
            <w:tcBorders>
              <w:top w:val="nil"/>
              <w:left w:val="nil"/>
              <w:bottom w:val="single" w:sz="4" w:space="0" w:color="auto"/>
              <w:right w:val="nil"/>
            </w:tcBorders>
            <w:shd w:val="clear" w:color="auto" w:fill="auto"/>
            <w:vAlign w:val="bottom"/>
            <w:hideMark/>
          </w:tcPr>
          <w:p w14:paraId="1C178DA7" w14:textId="308883DA" w:rsidR="00784693" w:rsidRPr="00637F62" w:rsidDel="003F6185" w:rsidRDefault="00784693" w:rsidP="005068B2">
            <w:pPr>
              <w:ind w:firstLine="360"/>
              <w:jc w:val="center"/>
              <w:rPr>
                <w:del w:id="2208" w:author="Cong" w:date="2020-10-02T20:13:00Z"/>
                <w:rFonts w:asciiTheme="majorHAnsi" w:eastAsia="Times New Roman" w:hAnsiTheme="majorHAnsi" w:cstheme="majorHAnsi"/>
                <w:color w:val="000000"/>
                <w:sz w:val="22"/>
                <w:szCs w:val="22"/>
                <w:rPrChange w:id="2209" w:author="Cong" w:date="2020-10-02T19:21:00Z">
                  <w:rPr>
                    <w:del w:id="2210" w:author="Cong" w:date="2020-10-02T20:13:00Z"/>
                    <w:rFonts w:asciiTheme="majorHAnsi" w:eastAsia="Times New Roman" w:hAnsiTheme="majorHAnsi" w:cstheme="majorHAnsi"/>
                    <w:color w:val="000000"/>
                    <w:sz w:val="22"/>
                    <w:szCs w:val="22"/>
                  </w:rPr>
                </w:rPrChange>
              </w:rPr>
            </w:pPr>
            <w:del w:id="2211" w:author="Cong" w:date="2020-10-02T20:13:00Z">
              <w:r w:rsidRPr="00637F62" w:rsidDel="003F6185">
                <w:rPr>
                  <w:rFonts w:asciiTheme="majorHAnsi" w:eastAsia="Times New Roman" w:hAnsiTheme="majorHAnsi" w:cstheme="majorHAnsi"/>
                  <w:b/>
                  <w:bCs/>
                  <w:color w:val="000000"/>
                  <w:sz w:val="22"/>
                  <w:szCs w:val="22"/>
                  <w:rPrChange w:id="2212" w:author="Cong" w:date="2020-10-02T19:21:00Z">
                    <w:rPr>
                      <w:rFonts w:asciiTheme="majorHAnsi" w:eastAsia="Times New Roman" w:hAnsiTheme="majorHAnsi" w:cstheme="majorHAnsi"/>
                      <w:b/>
                      <w:bCs/>
                      <w:color w:val="000000"/>
                      <w:sz w:val="22"/>
                      <w:szCs w:val="22"/>
                    </w:rPr>
                  </w:rPrChange>
                </w:rPr>
                <w:delText>Variable/Question</w:delText>
              </w:r>
              <w:r w:rsidRPr="00637F62" w:rsidDel="003F6185">
                <w:rPr>
                  <w:rFonts w:asciiTheme="majorHAnsi" w:eastAsia="Times New Roman" w:hAnsiTheme="majorHAnsi" w:cstheme="majorHAnsi"/>
                  <w:color w:val="000000"/>
                  <w:sz w:val="22"/>
                  <w:szCs w:val="22"/>
                  <w:rPrChange w:id="2213" w:author="Cong" w:date="2020-10-02T19:21:00Z">
                    <w:rPr>
                      <w:rFonts w:asciiTheme="majorHAnsi" w:eastAsia="Times New Roman" w:hAnsiTheme="majorHAnsi" w:cstheme="majorHAnsi"/>
                      <w:color w:val="000000"/>
                      <w:sz w:val="22"/>
                      <w:szCs w:val="22"/>
                    </w:rPr>
                  </w:rPrChange>
                </w:rPr>
                <w:delText>(</w:delText>
              </w:r>
              <w:r w:rsidRPr="00637F62" w:rsidDel="003F6185">
                <w:rPr>
                  <w:rFonts w:asciiTheme="majorHAnsi" w:eastAsia="Times New Roman" w:hAnsiTheme="majorHAnsi" w:cstheme="majorHAnsi"/>
                  <w:i/>
                  <w:iCs/>
                  <w:color w:val="000000"/>
                  <w:sz w:val="22"/>
                  <w:szCs w:val="22"/>
                  <w:rPrChange w:id="2214" w:author="Cong" w:date="2020-10-02T19:21:00Z">
                    <w:rPr>
                      <w:rFonts w:asciiTheme="majorHAnsi" w:eastAsia="Times New Roman" w:hAnsiTheme="majorHAnsi" w:cstheme="majorHAnsi"/>
                      <w:i/>
                      <w:iCs/>
                      <w:color w:val="000000"/>
                      <w:sz w:val="22"/>
                      <w:szCs w:val="22"/>
                    </w:rPr>
                  </w:rPrChange>
                </w:rPr>
                <w:delText>DIQ010</w:delText>
              </w:r>
              <w:r w:rsidRPr="00637F62" w:rsidDel="003F6185">
                <w:rPr>
                  <w:rFonts w:asciiTheme="majorHAnsi" w:eastAsia="Times New Roman" w:hAnsiTheme="majorHAnsi" w:cstheme="majorHAnsi"/>
                  <w:color w:val="000000"/>
                  <w:sz w:val="22"/>
                  <w:szCs w:val="22"/>
                  <w:rPrChange w:id="2215" w:author="Cong" w:date="2020-10-02T19:21:00Z">
                    <w:rPr>
                      <w:rFonts w:asciiTheme="majorHAnsi" w:eastAsia="Times New Roman" w:hAnsiTheme="majorHAnsi" w:cstheme="majorHAnsi"/>
                      <w:color w:val="000000"/>
                      <w:sz w:val="22"/>
                      <w:szCs w:val="22"/>
                    </w:rPr>
                  </w:rPrChange>
                </w:rPr>
                <w:delText>): </w:delText>
              </w:r>
              <w:r w:rsidRPr="00637F62" w:rsidDel="003F6185">
                <w:rPr>
                  <w:rFonts w:asciiTheme="majorHAnsi" w:eastAsia="Times New Roman" w:hAnsiTheme="majorHAnsi" w:cstheme="majorHAnsi"/>
                  <w:i/>
                  <w:iCs/>
                  <w:color w:val="000000"/>
                  <w:sz w:val="22"/>
                  <w:szCs w:val="22"/>
                  <w:rPrChange w:id="2216" w:author="Cong" w:date="2020-10-02T19:21:00Z">
                    <w:rPr>
                      <w:rFonts w:asciiTheme="majorHAnsi" w:eastAsia="Times New Roman" w:hAnsiTheme="majorHAnsi" w:cstheme="majorHAnsi"/>
                      <w:i/>
                      <w:iCs/>
                      <w:color w:val="000000"/>
                      <w:sz w:val="22"/>
                      <w:szCs w:val="22"/>
                    </w:rPr>
                  </w:rPrChange>
                </w:rPr>
                <w:delText>Doctor told you have diabetes?</w:delText>
              </w:r>
              <w:r w:rsidRPr="00637F62" w:rsidDel="003F6185">
                <w:rPr>
                  <w:rFonts w:asciiTheme="majorHAnsi" w:eastAsia="Times New Roman" w:hAnsiTheme="majorHAnsi" w:cstheme="majorHAnsi"/>
                  <w:color w:val="000000"/>
                  <w:sz w:val="22"/>
                  <w:szCs w:val="22"/>
                  <w:rPrChange w:id="2217" w:author="Cong" w:date="2020-10-02T19:21:00Z">
                    <w:rPr>
                      <w:rFonts w:asciiTheme="majorHAnsi" w:eastAsia="Times New Roman" w:hAnsiTheme="majorHAnsi" w:cstheme="majorHAnsi"/>
                      <w:color w:val="000000"/>
                      <w:sz w:val="22"/>
                      <w:szCs w:val="22"/>
                    </w:rPr>
                  </w:rPrChange>
                </w:rPr>
                <w:br/>
              </w:r>
              <w:r w:rsidRPr="00637F62" w:rsidDel="003F6185">
                <w:rPr>
                  <w:rFonts w:asciiTheme="majorHAnsi" w:eastAsia="Times New Roman" w:hAnsiTheme="majorHAnsi" w:cstheme="majorHAnsi"/>
                  <w:b/>
                  <w:bCs/>
                  <w:color w:val="000000"/>
                  <w:sz w:val="22"/>
                  <w:szCs w:val="22"/>
                  <w:rPrChange w:id="2218" w:author="Cong" w:date="2020-10-02T19:21:00Z">
                    <w:rPr>
                      <w:rFonts w:asciiTheme="majorHAnsi" w:eastAsia="Times New Roman" w:hAnsiTheme="majorHAnsi" w:cstheme="majorHAnsi"/>
                      <w:b/>
                      <w:bCs/>
                      <w:color w:val="000000"/>
                      <w:sz w:val="22"/>
                      <w:szCs w:val="22"/>
                    </w:rPr>
                  </w:rPrChange>
                </w:rPr>
                <w:delText>Categories:</w:delText>
              </w:r>
              <w:r w:rsidRPr="00637F62" w:rsidDel="003F6185">
                <w:rPr>
                  <w:rFonts w:asciiTheme="majorHAnsi" w:eastAsia="Times New Roman" w:hAnsiTheme="majorHAnsi" w:cstheme="majorHAnsi"/>
                  <w:i/>
                  <w:iCs/>
                  <w:color w:val="000000"/>
                  <w:sz w:val="22"/>
                  <w:szCs w:val="22"/>
                  <w:rPrChange w:id="2219" w:author="Cong" w:date="2020-10-02T19:21:00Z">
                    <w:rPr>
                      <w:rFonts w:asciiTheme="majorHAnsi" w:eastAsia="Times New Roman" w:hAnsiTheme="majorHAnsi" w:cstheme="majorHAnsi"/>
                      <w:i/>
                      <w:iCs/>
                      <w:color w:val="000000"/>
                      <w:sz w:val="22"/>
                      <w:szCs w:val="22"/>
                    </w:rPr>
                  </w:rPrChange>
                </w:rPr>
                <w:delText xml:space="preserve">1-Yes  </w:delText>
              </w:r>
              <w:r w:rsidRPr="00637F62" w:rsidDel="003F6185">
                <w:rPr>
                  <w:rFonts w:asciiTheme="majorHAnsi" w:eastAsia="Times New Roman" w:hAnsiTheme="majorHAnsi" w:cstheme="majorHAnsi"/>
                  <w:i/>
                  <w:iCs/>
                  <w:color w:val="000000"/>
                  <w:sz w:val="22"/>
                  <w:szCs w:val="22"/>
                  <w:rPrChange w:id="2220" w:author="Cong" w:date="2020-10-02T19:21:00Z">
                    <w:rPr>
                      <w:rFonts w:asciiTheme="majorHAnsi" w:eastAsia="Times New Roman" w:hAnsiTheme="majorHAnsi" w:cstheme="majorHAnsi"/>
                      <w:i/>
                      <w:iCs/>
                      <w:color w:val="000000"/>
                      <w:sz w:val="22"/>
                      <w:szCs w:val="22"/>
                    </w:rPr>
                  </w:rPrChange>
                </w:rPr>
                <w:br/>
                <w:delText>2-No</w:delText>
              </w:r>
              <w:r w:rsidRPr="00637F62" w:rsidDel="003F6185">
                <w:rPr>
                  <w:rFonts w:asciiTheme="majorHAnsi" w:eastAsia="Times New Roman" w:hAnsiTheme="majorHAnsi" w:cstheme="majorHAnsi"/>
                  <w:i/>
                  <w:iCs/>
                  <w:color w:val="000000"/>
                  <w:sz w:val="22"/>
                  <w:szCs w:val="22"/>
                  <w:rPrChange w:id="2221" w:author="Cong" w:date="2020-10-02T19:21:00Z">
                    <w:rPr>
                      <w:rFonts w:asciiTheme="majorHAnsi" w:eastAsia="Times New Roman" w:hAnsiTheme="majorHAnsi" w:cstheme="majorHAnsi"/>
                      <w:i/>
                      <w:iCs/>
                      <w:color w:val="000000"/>
                      <w:sz w:val="22"/>
                      <w:szCs w:val="22"/>
                    </w:rPr>
                  </w:rPrChange>
                </w:rPr>
                <w:br/>
                <w:delText xml:space="preserve">3-Borderline </w:delText>
              </w:r>
              <w:r w:rsidRPr="00637F62" w:rsidDel="003F6185">
                <w:rPr>
                  <w:rFonts w:asciiTheme="majorHAnsi" w:eastAsia="Times New Roman" w:hAnsiTheme="majorHAnsi" w:cstheme="majorHAnsi"/>
                  <w:i/>
                  <w:iCs/>
                  <w:color w:val="000000"/>
                  <w:sz w:val="22"/>
                  <w:szCs w:val="22"/>
                  <w:rPrChange w:id="2222" w:author="Cong" w:date="2020-10-02T19:21:00Z">
                    <w:rPr>
                      <w:rFonts w:asciiTheme="majorHAnsi" w:eastAsia="Times New Roman" w:hAnsiTheme="majorHAnsi" w:cstheme="majorHAnsi"/>
                      <w:i/>
                      <w:iCs/>
                      <w:color w:val="000000"/>
                      <w:sz w:val="22"/>
                      <w:szCs w:val="22"/>
                    </w:rPr>
                  </w:rPrChange>
                </w:rPr>
                <w:br/>
                <w:delText xml:space="preserve">7-Refused </w:delText>
              </w:r>
              <w:r w:rsidRPr="00637F62" w:rsidDel="003F6185">
                <w:rPr>
                  <w:rFonts w:asciiTheme="majorHAnsi" w:eastAsia="Times New Roman" w:hAnsiTheme="majorHAnsi" w:cstheme="majorHAnsi"/>
                  <w:i/>
                  <w:iCs/>
                  <w:color w:val="000000"/>
                  <w:sz w:val="22"/>
                  <w:szCs w:val="22"/>
                  <w:rPrChange w:id="2223" w:author="Cong" w:date="2020-10-02T19:21:00Z">
                    <w:rPr>
                      <w:rFonts w:asciiTheme="majorHAnsi" w:eastAsia="Times New Roman" w:hAnsiTheme="majorHAnsi" w:cstheme="majorHAnsi"/>
                      <w:i/>
                      <w:iCs/>
                      <w:color w:val="000000"/>
                      <w:sz w:val="22"/>
                      <w:szCs w:val="22"/>
                    </w:rPr>
                  </w:rPrChange>
                </w:rPr>
                <w:br/>
                <w:delText>9-Don't know</w:delText>
              </w:r>
              <w:r w:rsidRPr="00637F62" w:rsidDel="003F6185">
                <w:rPr>
                  <w:rFonts w:asciiTheme="majorHAnsi" w:eastAsia="Times New Roman" w:hAnsiTheme="majorHAnsi" w:cstheme="majorHAnsi"/>
                  <w:i/>
                  <w:iCs/>
                  <w:color w:val="000000"/>
                  <w:sz w:val="22"/>
                  <w:szCs w:val="22"/>
                  <w:rPrChange w:id="2224" w:author="Cong" w:date="2020-10-02T19:21:00Z">
                    <w:rPr>
                      <w:rFonts w:asciiTheme="majorHAnsi" w:eastAsia="Times New Roman" w:hAnsiTheme="majorHAnsi" w:cstheme="majorHAnsi"/>
                      <w:i/>
                      <w:iCs/>
                      <w:color w:val="000000"/>
                      <w:sz w:val="22"/>
                      <w:szCs w:val="22"/>
                    </w:rPr>
                  </w:rPrChange>
                </w:rPr>
                <w:br/>
                <w:delText xml:space="preserve">. Missing </w:delText>
              </w:r>
            </w:del>
          </w:p>
        </w:tc>
        <w:tc>
          <w:tcPr>
            <w:tcW w:w="2977" w:type="dxa"/>
            <w:tcBorders>
              <w:top w:val="nil"/>
              <w:left w:val="nil"/>
              <w:bottom w:val="single" w:sz="4" w:space="0" w:color="auto"/>
              <w:right w:val="nil"/>
            </w:tcBorders>
            <w:shd w:val="clear" w:color="auto" w:fill="auto"/>
            <w:vAlign w:val="bottom"/>
            <w:hideMark/>
          </w:tcPr>
          <w:p w14:paraId="4EA1EE0C" w14:textId="0F1C1C48" w:rsidR="00784693" w:rsidRPr="00637F62" w:rsidDel="003F6185" w:rsidRDefault="00784693" w:rsidP="005068B2">
            <w:pPr>
              <w:ind w:firstLine="360"/>
              <w:jc w:val="center"/>
              <w:rPr>
                <w:del w:id="2225" w:author="Cong" w:date="2020-10-02T20:13:00Z"/>
                <w:rFonts w:asciiTheme="majorHAnsi" w:eastAsia="Times New Roman" w:hAnsiTheme="majorHAnsi" w:cstheme="majorHAnsi"/>
                <w:color w:val="000000"/>
                <w:sz w:val="22"/>
                <w:szCs w:val="22"/>
                <w:rPrChange w:id="2226" w:author="Cong" w:date="2020-10-02T19:21:00Z">
                  <w:rPr>
                    <w:del w:id="2227" w:author="Cong" w:date="2020-10-02T20:13:00Z"/>
                    <w:rFonts w:asciiTheme="majorHAnsi" w:eastAsia="Times New Roman" w:hAnsiTheme="majorHAnsi" w:cstheme="majorHAnsi"/>
                    <w:color w:val="000000"/>
                    <w:sz w:val="22"/>
                    <w:szCs w:val="22"/>
                  </w:rPr>
                </w:rPrChange>
              </w:rPr>
            </w:pPr>
            <w:del w:id="2228" w:author="Cong" w:date="2020-10-02T20:13:00Z">
              <w:r w:rsidRPr="00637F62" w:rsidDel="003F6185">
                <w:rPr>
                  <w:rFonts w:asciiTheme="majorHAnsi" w:eastAsia="Times New Roman" w:hAnsiTheme="majorHAnsi" w:cstheme="majorHAnsi"/>
                  <w:b/>
                  <w:bCs/>
                  <w:color w:val="000000"/>
                  <w:sz w:val="22"/>
                  <w:szCs w:val="22"/>
                  <w:rPrChange w:id="2229" w:author="Cong" w:date="2020-10-02T19:21:00Z">
                    <w:rPr>
                      <w:rFonts w:asciiTheme="majorHAnsi" w:eastAsia="Times New Roman" w:hAnsiTheme="majorHAnsi" w:cstheme="majorHAnsi"/>
                      <w:b/>
                      <w:bCs/>
                      <w:color w:val="000000"/>
                      <w:sz w:val="22"/>
                      <w:szCs w:val="22"/>
                    </w:rPr>
                  </w:rPrChange>
                </w:rPr>
                <w:delText xml:space="preserve">Variable/Question </w:delText>
              </w:r>
              <w:r w:rsidRPr="00637F62" w:rsidDel="003F6185">
                <w:rPr>
                  <w:rFonts w:asciiTheme="majorHAnsi" w:eastAsia="Times New Roman" w:hAnsiTheme="majorHAnsi" w:cstheme="majorHAnsi"/>
                  <w:color w:val="000000"/>
                  <w:sz w:val="22"/>
                  <w:szCs w:val="22"/>
                  <w:rPrChange w:id="2230" w:author="Cong" w:date="2020-10-02T19:21:00Z">
                    <w:rPr>
                      <w:rFonts w:asciiTheme="majorHAnsi" w:eastAsia="Times New Roman" w:hAnsiTheme="majorHAnsi" w:cstheme="majorHAnsi"/>
                      <w:color w:val="000000"/>
                      <w:sz w:val="22"/>
                      <w:szCs w:val="22"/>
                    </w:rPr>
                  </w:rPrChange>
                </w:rPr>
                <w:delText>(</w:delText>
              </w:r>
              <w:r w:rsidRPr="00637F62" w:rsidDel="003F6185">
                <w:rPr>
                  <w:rFonts w:asciiTheme="majorHAnsi" w:eastAsia="Times New Roman" w:hAnsiTheme="majorHAnsi" w:cstheme="majorHAnsi"/>
                  <w:i/>
                  <w:iCs/>
                  <w:color w:val="000000"/>
                  <w:sz w:val="22"/>
                  <w:szCs w:val="22"/>
                  <w:rPrChange w:id="2231" w:author="Cong" w:date="2020-10-02T19:21:00Z">
                    <w:rPr>
                      <w:rFonts w:asciiTheme="majorHAnsi" w:eastAsia="Times New Roman" w:hAnsiTheme="majorHAnsi" w:cstheme="majorHAnsi"/>
                      <w:i/>
                      <w:iCs/>
                      <w:color w:val="000000"/>
                      <w:sz w:val="22"/>
                      <w:szCs w:val="22"/>
                    </w:rPr>
                  </w:rPrChange>
                </w:rPr>
                <w:delText xml:space="preserve">diabeticev) : </w:delText>
              </w:r>
              <w:r w:rsidRPr="00637F62" w:rsidDel="003F6185">
                <w:rPr>
                  <w:rFonts w:asciiTheme="majorHAnsi" w:eastAsia="Times New Roman" w:hAnsiTheme="majorHAnsi" w:cstheme="majorHAnsi"/>
                  <w:color w:val="000000"/>
                  <w:sz w:val="22"/>
                  <w:szCs w:val="22"/>
                  <w:rPrChange w:id="2232" w:author="Cong" w:date="2020-10-02T19:21:00Z">
                    <w:rPr>
                      <w:rFonts w:asciiTheme="majorHAnsi" w:eastAsia="Times New Roman" w:hAnsiTheme="majorHAnsi" w:cstheme="majorHAnsi"/>
                      <w:color w:val="000000"/>
                      <w:sz w:val="22"/>
                      <w:szCs w:val="22"/>
                    </w:rPr>
                  </w:rPrChange>
                </w:rPr>
                <w:delText>Ever told to have diabetes before  </w:delText>
              </w:r>
              <w:r w:rsidRPr="00637F62" w:rsidDel="003F6185">
                <w:rPr>
                  <w:rFonts w:asciiTheme="majorHAnsi" w:eastAsia="Times New Roman" w:hAnsiTheme="majorHAnsi" w:cstheme="majorHAnsi"/>
                  <w:color w:val="000000"/>
                  <w:sz w:val="22"/>
                  <w:szCs w:val="22"/>
                  <w:rPrChange w:id="2233" w:author="Cong" w:date="2020-10-02T19:21:00Z">
                    <w:rPr>
                      <w:rFonts w:asciiTheme="majorHAnsi" w:eastAsia="Times New Roman" w:hAnsiTheme="majorHAnsi" w:cstheme="majorHAnsi"/>
                      <w:color w:val="000000"/>
                      <w:sz w:val="22"/>
                      <w:szCs w:val="22"/>
                    </w:rPr>
                  </w:rPrChange>
                </w:rPr>
                <w:br/>
              </w:r>
              <w:r w:rsidRPr="00637F62" w:rsidDel="003F6185">
                <w:rPr>
                  <w:rFonts w:asciiTheme="majorHAnsi" w:eastAsia="Times New Roman" w:hAnsiTheme="majorHAnsi" w:cstheme="majorHAnsi"/>
                  <w:b/>
                  <w:bCs/>
                  <w:color w:val="000000"/>
                  <w:sz w:val="22"/>
                  <w:szCs w:val="22"/>
                  <w:rPrChange w:id="2234" w:author="Cong" w:date="2020-10-02T19:21:00Z">
                    <w:rPr>
                      <w:rFonts w:asciiTheme="majorHAnsi" w:eastAsia="Times New Roman" w:hAnsiTheme="majorHAnsi" w:cstheme="majorHAnsi"/>
                      <w:b/>
                      <w:bCs/>
                      <w:color w:val="000000"/>
                      <w:sz w:val="22"/>
                      <w:szCs w:val="22"/>
                    </w:rPr>
                  </w:rPrChange>
                </w:rPr>
                <w:delText>Categorie</w:delText>
              </w:r>
              <w:r w:rsidRPr="00637F62" w:rsidDel="003F6185">
                <w:rPr>
                  <w:rFonts w:asciiTheme="majorHAnsi" w:eastAsia="Times New Roman" w:hAnsiTheme="majorHAnsi" w:cstheme="majorHAnsi"/>
                  <w:b/>
                  <w:bCs/>
                  <w:i/>
                  <w:iCs/>
                  <w:color w:val="000000"/>
                  <w:sz w:val="22"/>
                  <w:szCs w:val="22"/>
                  <w:rPrChange w:id="2235" w:author="Cong" w:date="2020-10-02T19:21:00Z">
                    <w:rPr>
                      <w:rFonts w:asciiTheme="majorHAnsi" w:eastAsia="Times New Roman" w:hAnsiTheme="majorHAnsi" w:cstheme="majorHAnsi"/>
                      <w:b/>
                      <w:bCs/>
                      <w:i/>
                      <w:iCs/>
                      <w:color w:val="000000"/>
                      <w:sz w:val="22"/>
                      <w:szCs w:val="22"/>
                    </w:rPr>
                  </w:rPrChange>
                </w:rPr>
                <w:delText>s</w:delText>
              </w:r>
              <w:r w:rsidRPr="00637F62" w:rsidDel="003F6185">
                <w:rPr>
                  <w:rFonts w:asciiTheme="majorHAnsi" w:eastAsia="Times New Roman" w:hAnsiTheme="majorHAnsi" w:cstheme="majorHAnsi"/>
                  <w:i/>
                  <w:iCs/>
                  <w:color w:val="000000"/>
                  <w:sz w:val="22"/>
                  <w:szCs w:val="22"/>
                  <w:rPrChange w:id="2236" w:author="Cong" w:date="2020-10-02T19:21:00Z">
                    <w:rPr>
                      <w:rFonts w:asciiTheme="majorHAnsi" w:eastAsia="Times New Roman" w:hAnsiTheme="majorHAnsi" w:cstheme="majorHAnsi"/>
                      <w:i/>
                      <w:iCs/>
                      <w:color w:val="000000"/>
                      <w:sz w:val="22"/>
                      <w:szCs w:val="22"/>
                    </w:rPr>
                  </w:rPrChange>
                </w:rPr>
                <w:delText xml:space="preserve"> 0-niu</w:delText>
              </w:r>
              <w:r w:rsidRPr="00637F62" w:rsidDel="003F6185">
                <w:rPr>
                  <w:rFonts w:asciiTheme="majorHAnsi" w:eastAsia="Times New Roman" w:hAnsiTheme="majorHAnsi" w:cstheme="majorHAnsi"/>
                  <w:i/>
                  <w:iCs/>
                  <w:color w:val="000000"/>
                  <w:sz w:val="22"/>
                  <w:szCs w:val="22"/>
                  <w:rPrChange w:id="2237" w:author="Cong" w:date="2020-10-02T19:21:00Z">
                    <w:rPr>
                      <w:rFonts w:asciiTheme="majorHAnsi" w:eastAsia="Times New Roman" w:hAnsiTheme="majorHAnsi" w:cstheme="majorHAnsi"/>
                      <w:i/>
                      <w:iCs/>
                      <w:color w:val="000000"/>
                      <w:sz w:val="22"/>
                      <w:szCs w:val="22"/>
                    </w:rPr>
                  </w:rPrChange>
                </w:rPr>
                <w:br/>
                <w:delText>1- no or not mentioned</w:delText>
              </w:r>
              <w:r w:rsidRPr="00637F62" w:rsidDel="003F6185">
                <w:rPr>
                  <w:rFonts w:asciiTheme="majorHAnsi" w:eastAsia="Times New Roman" w:hAnsiTheme="majorHAnsi" w:cstheme="majorHAnsi"/>
                  <w:i/>
                  <w:iCs/>
                  <w:color w:val="000000"/>
                  <w:sz w:val="22"/>
                  <w:szCs w:val="22"/>
                  <w:rPrChange w:id="2238" w:author="Cong" w:date="2020-10-02T19:21:00Z">
                    <w:rPr>
                      <w:rFonts w:asciiTheme="majorHAnsi" w:eastAsia="Times New Roman" w:hAnsiTheme="majorHAnsi" w:cstheme="majorHAnsi"/>
                      <w:i/>
                      <w:iCs/>
                      <w:color w:val="000000"/>
                      <w:sz w:val="22"/>
                      <w:szCs w:val="22"/>
                    </w:rPr>
                  </w:rPrChange>
                </w:rPr>
                <w:br/>
                <w:delText>2-- Yes</w:delText>
              </w:r>
              <w:r w:rsidRPr="00637F62" w:rsidDel="003F6185">
                <w:rPr>
                  <w:rFonts w:asciiTheme="majorHAnsi" w:eastAsia="Times New Roman" w:hAnsiTheme="majorHAnsi" w:cstheme="majorHAnsi"/>
                  <w:i/>
                  <w:iCs/>
                  <w:color w:val="000000"/>
                  <w:sz w:val="22"/>
                  <w:szCs w:val="22"/>
                  <w:rPrChange w:id="2239" w:author="Cong" w:date="2020-10-02T19:21:00Z">
                    <w:rPr>
                      <w:rFonts w:asciiTheme="majorHAnsi" w:eastAsia="Times New Roman" w:hAnsiTheme="majorHAnsi" w:cstheme="majorHAnsi"/>
                      <w:i/>
                      <w:iCs/>
                      <w:color w:val="000000"/>
                      <w:sz w:val="22"/>
                      <w:szCs w:val="22"/>
                    </w:rPr>
                  </w:rPrChange>
                </w:rPr>
                <w:br/>
                <w:delText>3- Borderline</w:delText>
              </w:r>
              <w:r w:rsidRPr="00637F62" w:rsidDel="003F6185">
                <w:rPr>
                  <w:rFonts w:asciiTheme="majorHAnsi" w:eastAsia="Times New Roman" w:hAnsiTheme="majorHAnsi" w:cstheme="majorHAnsi"/>
                  <w:i/>
                  <w:iCs/>
                  <w:color w:val="000000"/>
                  <w:sz w:val="22"/>
                  <w:szCs w:val="22"/>
                  <w:rPrChange w:id="2240" w:author="Cong" w:date="2020-10-02T19:21:00Z">
                    <w:rPr>
                      <w:rFonts w:asciiTheme="majorHAnsi" w:eastAsia="Times New Roman" w:hAnsiTheme="majorHAnsi" w:cstheme="majorHAnsi"/>
                      <w:i/>
                      <w:iCs/>
                      <w:color w:val="000000"/>
                      <w:sz w:val="22"/>
                      <w:szCs w:val="22"/>
                    </w:rPr>
                  </w:rPrChange>
                </w:rPr>
                <w:br/>
                <w:delText>7-Unknowned- Refused</w:delText>
              </w:r>
              <w:r w:rsidRPr="00637F62" w:rsidDel="003F6185">
                <w:rPr>
                  <w:rFonts w:asciiTheme="majorHAnsi" w:eastAsia="Times New Roman" w:hAnsiTheme="majorHAnsi" w:cstheme="majorHAnsi"/>
                  <w:i/>
                  <w:iCs/>
                  <w:color w:val="000000"/>
                  <w:sz w:val="22"/>
                  <w:szCs w:val="22"/>
                  <w:rPrChange w:id="2241" w:author="Cong" w:date="2020-10-02T19:21:00Z">
                    <w:rPr>
                      <w:rFonts w:asciiTheme="majorHAnsi" w:eastAsia="Times New Roman" w:hAnsiTheme="majorHAnsi" w:cstheme="majorHAnsi"/>
                      <w:i/>
                      <w:iCs/>
                      <w:color w:val="000000"/>
                      <w:sz w:val="22"/>
                      <w:szCs w:val="22"/>
                    </w:rPr>
                  </w:rPrChange>
                </w:rPr>
                <w:br/>
                <w:delText>8-Unknowned- Not certained</w:delText>
              </w:r>
              <w:r w:rsidRPr="00637F62" w:rsidDel="003F6185">
                <w:rPr>
                  <w:rFonts w:asciiTheme="majorHAnsi" w:eastAsia="Times New Roman" w:hAnsiTheme="majorHAnsi" w:cstheme="majorHAnsi"/>
                  <w:i/>
                  <w:iCs/>
                  <w:color w:val="000000"/>
                  <w:sz w:val="22"/>
                  <w:szCs w:val="22"/>
                  <w:rPrChange w:id="2242" w:author="Cong" w:date="2020-10-02T19:21:00Z">
                    <w:rPr>
                      <w:rFonts w:asciiTheme="majorHAnsi" w:eastAsia="Times New Roman" w:hAnsiTheme="majorHAnsi" w:cstheme="majorHAnsi"/>
                      <w:i/>
                      <w:iCs/>
                      <w:color w:val="000000"/>
                      <w:sz w:val="22"/>
                      <w:szCs w:val="22"/>
                    </w:rPr>
                  </w:rPrChange>
                </w:rPr>
                <w:br/>
                <w:delText>9- Unknowned- Don’t know</w:delText>
              </w:r>
            </w:del>
          </w:p>
        </w:tc>
      </w:tr>
      <w:tr w:rsidR="00784693" w:rsidRPr="00637F62" w:rsidDel="003F6185" w14:paraId="56979BAB" w14:textId="6132264A" w:rsidTr="001A5E58">
        <w:trPr>
          <w:trHeight w:val="3000"/>
          <w:del w:id="2243" w:author="Cong" w:date="2020-10-02T20:13:00Z"/>
        </w:trPr>
        <w:tc>
          <w:tcPr>
            <w:tcW w:w="1575" w:type="dxa"/>
            <w:tcBorders>
              <w:top w:val="nil"/>
              <w:left w:val="nil"/>
              <w:bottom w:val="nil"/>
              <w:right w:val="nil"/>
            </w:tcBorders>
            <w:shd w:val="clear" w:color="auto" w:fill="auto"/>
            <w:vAlign w:val="center"/>
            <w:hideMark/>
          </w:tcPr>
          <w:p w14:paraId="7A65A55B" w14:textId="072F7FD5" w:rsidR="00784693" w:rsidRPr="00637F62" w:rsidDel="003F6185" w:rsidRDefault="00784693" w:rsidP="005068B2">
            <w:pPr>
              <w:ind w:firstLine="360"/>
              <w:rPr>
                <w:del w:id="2244" w:author="Cong" w:date="2020-10-02T20:13:00Z"/>
                <w:rFonts w:asciiTheme="majorHAnsi" w:eastAsia="Times New Roman" w:hAnsiTheme="majorHAnsi" w:cstheme="majorHAnsi"/>
                <w:color w:val="000000"/>
                <w:sz w:val="22"/>
                <w:szCs w:val="22"/>
                <w:rPrChange w:id="2245" w:author="Cong" w:date="2020-10-02T19:21:00Z">
                  <w:rPr>
                    <w:del w:id="2246" w:author="Cong" w:date="2020-10-02T20:13:00Z"/>
                    <w:rFonts w:asciiTheme="majorHAnsi" w:eastAsia="Times New Roman" w:hAnsiTheme="majorHAnsi" w:cstheme="majorHAnsi"/>
                    <w:color w:val="000000"/>
                    <w:sz w:val="22"/>
                    <w:szCs w:val="22"/>
                  </w:rPr>
                </w:rPrChange>
              </w:rPr>
            </w:pPr>
            <w:del w:id="2247" w:author="Cong" w:date="2020-10-02T20:13:00Z">
              <w:r w:rsidRPr="00637F62" w:rsidDel="003F6185">
                <w:rPr>
                  <w:rFonts w:asciiTheme="majorHAnsi" w:eastAsia="Times New Roman" w:hAnsiTheme="majorHAnsi" w:cstheme="majorHAnsi"/>
                  <w:color w:val="000000"/>
                  <w:sz w:val="22"/>
                  <w:szCs w:val="22"/>
                  <w:rPrChange w:id="2248" w:author="Cong" w:date="2020-10-02T19:21:00Z">
                    <w:rPr>
                      <w:rFonts w:asciiTheme="majorHAnsi" w:eastAsia="Times New Roman" w:hAnsiTheme="majorHAnsi" w:cstheme="majorHAnsi"/>
                      <w:color w:val="000000"/>
                      <w:sz w:val="22"/>
                      <w:szCs w:val="22"/>
                    </w:rPr>
                  </w:rPrChange>
                </w:rPr>
                <w:delText xml:space="preserve">Heart Disease </w:delText>
              </w:r>
            </w:del>
          </w:p>
        </w:tc>
        <w:tc>
          <w:tcPr>
            <w:tcW w:w="3402" w:type="dxa"/>
            <w:tcBorders>
              <w:top w:val="nil"/>
              <w:left w:val="nil"/>
              <w:bottom w:val="nil"/>
              <w:right w:val="nil"/>
            </w:tcBorders>
            <w:shd w:val="clear" w:color="auto" w:fill="auto"/>
            <w:vAlign w:val="bottom"/>
            <w:hideMark/>
          </w:tcPr>
          <w:p w14:paraId="28859589" w14:textId="7F71DFD3" w:rsidR="00784693" w:rsidRPr="00637F62" w:rsidDel="003F6185" w:rsidRDefault="00784693" w:rsidP="005068B2">
            <w:pPr>
              <w:ind w:firstLine="360"/>
              <w:jc w:val="center"/>
              <w:rPr>
                <w:del w:id="2249" w:author="Cong" w:date="2020-10-02T20:13:00Z"/>
                <w:rFonts w:asciiTheme="majorHAnsi" w:eastAsia="Times New Roman" w:hAnsiTheme="majorHAnsi" w:cstheme="majorHAnsi"/>
                <w:color w:val="000000"/>
                <w:sz w:val="22"/>
                <w:szCs w:val="22"/>
                <w:rPrChange w:id="2250" w:author="Cong" w:date="2020-10-02T19:21:00Z">
                  <w:rPr>
                    <w:del w:id="2251" w:author="Cong" w:date="2020-10-02T20:13:00Z"/>
                    <w:rFonts w:asciiTheme="majorHAnsi" w:eastAsia="Times New Roman" w:hAnsiTheme="majorHAnsi" w:cstheme="majorHAnsi"/>
                    <w:color w:val="000000"/>
                    <w:sz w:val="22"/>
                    <w:szCs w:val="22"/>
                  </w:rPr>
                </w:rPrChange>
              </w:rPr>
            </w:pPr>
            <w:del w:id="2252" w:author="Cong" w:date="2020-10-02T20:13:00Z">
              <w:r w:rsidRPr="00637F62" w:rsidDel="003F6185">
                <w:rPr>
                  <w:rFonts w:asciiTheme="majorHAnsi" w:eastAsia="Times New Roman" w:hAnsiTheme="majorHAnsi" w:cstheme="majorHAnsi"/>
                  <w:b/>
                  <w:bCs/>
                  <w:color w:val="000000"/>
                  <w:sz w:val="22"/>
                  <w:szCs w:val="22"/>
                  <w:rPrChange w:id="2253" w:author="Cong" w:date="2020-10-02T19:21:00Z">
                    <w:rPr>
                      <w:rFonts w:asciiTheme="majorHAnsi" w:eastAsia="Times New Roman" w:hAnsiTheme="majorHAnsi" w:cstheme="majorHAnsi"/>
                      <w:b/>
                      <w:bCs/>
                      <w:color w:val="000000"/>
                      <w:sz w:val="22"/>
                      <w:szCs w:val="22"/>
                    </w:rPr>
                  </w:rPrChange>
                </w:rPr>
                <w:delText>Variable/Question</w:delText>
              </w:r>
              <w:r w:rsidRPr="00637F62" w:rsidDel="003F6185">
                <w:rPr>
                  <w:rFonts w:asciiTheme="majorHAnsi" w:eastAsia="Times New Roman" w:hAnsiTheme="majorHAnsi" w:cstheme="majorHAnsi"/>
                  <w:color w:val="000000"/>
                  <w:sz w:val="22"/>
                  <w:szCs w:val="22"/>
                  <w:rPrChange w:id="2254" w:author="Cong" w:date="2020-10-02T19:21:00Z">
                    <w:rPr>
                      <w:rFonts w:asciiTheme="majorHAnsi" w:eastAsia="Times New Roman" w:hAnsiTheme="majorHAnsi" w:cstheme="majorHAnsi"/>
                      <w:color w:val="000000"/>
                      <w:sz w:val="22"/>
                      <w:szCs w:val="22"/>
                    </w:rPr>
                  </w:rPrChange>
                </w:rPr>
                <w:delText xml:space="preserve"> (</w:delText>
              </w:r>
              <w:r w:rsidRPr="00637F62" w:rsidDel="003F6185">
                <w:rPr>
                  <w:rFonts w:asciiTheme="majorHAnsi" w:eastAsia="Times New Roman" w:hAnsiTheme="majorHAnsi" w:cstheme="majorHAnsi"/>
                  <w:i/>
                  <w:iCs/>
                  <w:color w:val="000000"/>
                  <w:sz w:val="22"/>
                  <w:szCs w:val="22"/>
                  <w:rPrChange w:id="2255" w:author="Cong" w:date="2020-10-02T19:21:00Z">
                    <w:rPr>
                      <w:rFonts w:asciiTheme="majorHAnsi" w:eastAsia="Times New Roman" w:hAnsiTheme="majorHAnsi" w:cstheme="majorHAnsi"/>
                      <w:i/>
                      <w:iCs/>
                      <w:color w:val="000000"/>
                      <w:sz w:val="22"/>
                      <w:szCs w:val="22"/>
                    </w:rPr>
                  </w:rPrChange>
                </w:rPr>
                <w:delText>CVDCRHD4):</w:delText>
              </w:r>
              <w:r w:rsidRPr="00637F62" w:rsidDel="003F6185">
                <w:rPr>
                  <w:rFonts w:asciiTheme="majorHAnsi" w:eastAsia="Times New Roman" w:hAnsiTheme="majorHAnsi" w:cstheme="majorHAnsi"/>
                  <w:color w:val="000000"/>
                  <w:sz w:val="22"/>
                  <w:szCs w:val="22"/>
                  <w:rPrChange w:id="2256" w:author="Cong" w:date="2020-10-02T19:21:00Z">
                    <w:rPr>
                      <w:rFonts w:asciiTheme="majorHAnsi" w:eastAsia="Times New Roman" w:hAnsiTheme="majorHAnsi" w:cstheme="majorHAnsi"/>
                      <w:color w:val="000000"/>
                      <w:sz w:val="22"/>
                      <w:szCs w:val="22"/>
                    </w:rPr>
                  </w:rPrChange>
                </w:rPr>
                <w:delText> Has a doctor, nurse, or other health professional ever told you had angina or coronary heart disease?</w:delText>
              </w:r>
              <w:r w:rsidRPr="00637F62" w:rsidDel="003F6185">
                <w:rPr>
                  <w:rFonts w:asciiTheme="majorHAnsi" w:eastAsia="Times New Roman" w:hAnsiTheme="majorHAnsi" w:cstheme="majorHAnsi"/>
                  <w:color w:val="000000"/>
                  <w:sz w:val="22"/>
                  <w:szCs w:val="22"/>
                  <w:rPrChange w:id="2257" w:author="Cong" w:date="2020-10-02T19:21:00Z">
                    <w:rPr>
                      <w:rFonts w:asciiTheme="majorHAnsi" w:eastAsia="Times New Roman" w:hAnsiTheme="majorHAnsi" w:cstheme="majorHAnsi"/>
                      <w:color w:val="000000"/>
                      <w:sz w:val="22"/>
                      <w:szCs w:val="22"/>
                    </w:rPr>
                  </w:rPrChange>
                </w:rPr>
                <w:br/>
              </w:r>
              <w:r w:rsidRPr="00637F62" w:rsidDel="003F6185">
                <w:rPr>
                  <w:rFonts w:asciiTheme="majorHAnsi" w:eastAsia="Times New Roman" w:hAnsiTheme="majorHAnsi" w:cstheme="majorHAnsi"/>
                  <w:b/>
                  <w:bCs/>
                  <w:color w:val="000000"/>
                  <w:sz w:val="22"/>
                  <w:szCs w:val="22"/>
                  <w:rPrChange w:id="2258" w:author="Cong" w:date="2020-10-02T19:21:00Z">
                    <w:rPr>
                      <w:rFonts w:asciiTheme="majorHAnsi" w:eastAsia="Times New Roman" w:hAnsiTheme="majorHAnsi" w:cstheme="majorHAnsi"/>
                      <w:b/>
                      <w:bCs/>
                      <w:color w:val="000000"/>
                      <w:sz w:val="22"/>
                      <w:szCs w:val="22"/>
                    </w:rPr>
                  </w:rPrChange>
                </w:rPr>
                <w:delText>Categories</w:delText>
              </w:r>
              <w:r w:rsidRPr="00637F62" w:rsidDel="003F6185">
                <w:rPr>
                  <w:rFonts w:asciiTheme="majorHAnsi" w:eastAsia="Times New Roman" w:hAnsiTheme="majorHAnsi" w:cstheme="majorHAnsi"/>
                  <w:color w:val="000000"/>
                  <w:sz w:val="22"/>
                  <w:szCs w:val="22"/>
                  <w:rPrChange w:id="2259" w:author="Cong" w:date="2020-10-02T19:21:00Z">
                    <w:rPr>
                      <w:rFonts w:asciiTheme="majorHAnsi" w:eastAsia="Times New Roman" w:hAnsiTheme="majorHAnsi" w:cstheme="majorHAnsi"/>
                      <w:color w:val="000000"/>
                      <w:sz w:val="22"/>
                      <w:szCs w:val="22"/>
                    </w:rPr>
                  </w:rPrChange>
                </w:rPr>
                <w:delText xml:space="preserve">: </w:delText>
              </w:r>
              <w:r w:rsidRPr="00637F62" w:rsidDel="003F6185">
                <w:rPr>
                  <w:rFonts w:asciiTheme="majorHAnsi" w:eastAsia="Times New Roman" w:hAnsiTheme="majorHAnsi" w:cstheme="majorHAnsi"/>
                  <w:i/>
                  <w:iCs/>
                  <w:color w:val="000000"/>
                  <w:sz w:val="22"/>
                  <w:szCs w:val="22"/>
                  <w:rPrChange w:id="2260" w:author="Cong" w:date="2020-10-02T19:21:00Z">
                    <w:rPr>
                      <w:rFonts w:asciiTheme="majorHAnsi" w:eastAsia="Times New Roman" w:hAnsiTheme="majorHAnsi" w:cstheme="majorHAnsi"/>
                      <w:i/>
                      <w:iCs/>
                      <w:color w:val="000000"/>
                      <w:sz w:val="22"/>
                      <w:szCs w:val="22"/>
                    </w:rPr>
                  </w:rPrChange>
                </w:rPr>
                <w:delText>1-Yes</w:delText>
              </w:r>
              <w:r w:rsidRPr="00637F62" w:rsidDel="003F6185">
                <w:rPr>
                  <w:rFonts w:asciiTheme="majorHAnsi" w:eastAsia="Times New Roman" w:hAnsiTheme="majorHAnsi" w:cstheme="majorHAnsi"/>
                  <w:i/>
                  <w:iCs/>
                  <w:color w:val="000000"/>
                  <w:sz w:val="22"/>
                  <w:szCs w:val="22"/>
                  <w:rPrChange w:id="2261" w:author="Cong" w:date="2020-10-02T19:21:00Z">
                    <w:rPr>
                      <w:rFonts w:asciiTheme="majorHAnsi" w:eastAsia="Times New Roman" w:hAnsiTheme="majorHAnsi" w:cstheme="majorHAnsi"/>
                      <w:i/>
                      <w:iCs/>
                      <w:color w:val="000000"/>
                      <w:sz w:val="22"/>
                      <w:szCs w:val="22"/>
                    </w:rPr>
                  </w:rPrChange>
                </w:rPr>
                <w:br/>
                <w:delText>2- No</w:delText>
              </w:r>
              <w:r w:rsidRPr="00637F62" w:rsidDel="003F6185">
                <w:rPr>
                  <w:rFonts w:asciiTheme="majorHAnsi" w:eastAsia="Times New Roman" w:hAnsiTheme="majorHAnsi" w:cstheme="majorHAnsi"/>
                  <w:i/>
                  <w:iCs/>
                  <w:color w:val="000000"/>
                  <w:sz w:val="22"/>
                  <w:szCs w:val="22"/>
                  <w:rPrChange w:id="2262" w:author="Cong" w:date="2020-10-02T19:21:00Z">
                    <w:rPr>
                      <w:rFonts w:asciiTheme="majorHAnsi" w:eastAsia="Times New Roman" w:hAnsiTheme="majorHAnsi" w:cstheme="majorHAnsi"/>
                      <w:i/>
                      <w:iCs/>
                      <w:color w:val="000000"/>
                      <w:sz w:val="22"/>
                      <w:szCs w:val="22"/>
                    </w:rPr>
                  </w:rPrChange>
                </w:rPr>
                <w:br/>
                <w:delText>7- Don't know/Not Sure</w:delText>
              </w:r>
              <w:r w:rsidRPr="00637F62" w:rsidDel="003F6185">
                <w:rPr>
                  <w:rFonts w:asciiTheme="majorHAnsi" w:eastAsia="Times New Roman" w:hAnsiTheme="majorHAnsi" w:cstheme="majorHAnsi"/>
                  <w:i/>
                  <w:iCs/>
                  <w:color w:val="000000"/>
                  <w:sz w:val="22"/>
                  <w:szCs w:val="22"/>
                  <w:rPrChange w:id="2263" w:author="Cong" w:date="2020-10-02T19:21:00Z">
                    <w:rPr>
                      <w:rFonts w:asciiTheme="majorHAnsi" w:eastAsia="Times New Roman" w:hAnsiTheme="majorHAnsi" w:cstheme="majorHAnsi"/>
                      <w:i/>
                      <w:iCs/>
                      <w:color w:val="000000"/>
                      <w:sz w:val="22"/>
                      <w:szCs w:val="22"/>
                    </w:rPr>
                  </w:rPrChange>
                </w:rPr>
                <w:br/>
                <w:delText>9- Refused</w:delText>
              </w:r>
            </w:del>
          </w:p>
        </w:tc>
        <w:tc>
          <w:tcPr>
            <w:tcW w:w="3247" w:type="dxa"/>
            <w:tcBorders>
              <w:top w:val="nil"/>
              <w:left w:val="nil"/>
              <w:bottom w:val="nil"/>
              <w:right w:val="nil"/>
            </w:tcBorders>
            <w:shd w:val="clear" w:color="auto" w:fill="auto"/>
            <w:vAlign w:val="bottom"/>
            <w:hideMark/>
          </w:tcPr>
          <w:p w14:paraId="27C67DD1" w14:textId="608B3EF0" w:rsidR="00784693" w:rsidRPr="00637F62" w:rsidDel="003F6185" w:rsidRDefault="00784693" w:rsidP="005068B2">
            <w:pPr>
              <w:ind w:firstLine="360"/>
              <w:jc w:val="center"/>
              <w:rPr>
                <w:del w:id="2264" w:author="Cong" w:date="2020-10-02T20:13:00Z"/>
                <w:rFonts w:asciiTheme="majorHAnsi" w:eastAsia="Times New Roman" w:hAnsiTheme="majorHAnsi" w:cstheme="majorHAnsi"/>
                <w:color w:val="000000"/>
                <w:sz w:val="22"/>
                <w:szCs w:val="22"/>
                <w:rPrChange w:id="2265" w:author="Cong" w:date="2020-10-02T19:21:00Z">
                  <w:rPr>
                    <w:del w:id="2266" w:author="Cong" w:date="2020-10-02T20:13:00Z"/>
                    <w:rFonts w:asciiTheme="majorHAnsi" w:eastAsia="Times New Roman" w:hAnsiTheme="majorHAnsi" w:cstheme="majorHAnsi"/>
                    <w:color w:val="000000"/>
                    <w:sz w:val="22"/>
                    <w:szCs w:val="22"/>
                  </w:rPr>
                </w:rPrChange>
              </w:rPr>
            </w:pPr>
            <w:del w:id="2267" w:author="Cong" w:date="2020-10-02T20:13:00Z">
              <w:r w:rsidRPr="00637F62" w:rsidDel="003F6185">
                <w:rPr>
                  <w:rFonts w:asciiTheme="majorHAnsi" w:eastAsia="Times New Roman" w:hAnsiTheme="majorHAnsi" w:cstheme="majorHAnsi"/>
                  <w:b/>
                  <w:bCs/>
                  <w:color w:val="000000"/>
                  <w:sz w:val="22"/>
                  <w:szCs w:val="22"/>
                  <w:rPrChange w:id="2268" w:author="Cong" w:date="2020-10-02T19:21:00Z">
                    <w:rPr>
                      <w:rFonts w:asciiTheme="majorHAnsi" w:eastAsia="Times New Roman" w:hAnsiTheme="majorHAnsi" w:cstheme="majorHAnsi"/>
                      <w:b/>
                      <w:bCs/>
                      <w:color w:val="000000"/>
                      <w:sz w:val="22"/>
                      <w:szCs w:val="22"/>
                    </w:rPr>
                  </w:rPrChange>
                </w:rPr>
                <w:delText xml:space="preserve">Variable/Question </w:delText>
              </w:r>
              <w:r w:rsidRPr="00637F62" w:rsidDel="003F6185">
                <w:rPr>
                  <w:rFonts w:asciiTheme="majorHAnsi" w:eastAsia="Times New Roman" w:hAnsiTheme="majorHAnsi" w:cstheme="majorHAnsi"/>
                  <w:color w:val="000000"/>
                  <w:sz w:val="22"/>
                  <w:szCs w:val="22"/>
                  <w:rPrChange w:id="2269" w:author="Cong" w:date="2020-10-02T19:21:00Z">
                    <w:rPr>
                      <w:rFonts w:asciiTheme="majorHAnsi" w:eastAsia="Times New Roman" w:hAnsiTheme="majorHAnsi" w:cstheme="majorHAnsi"/>
                      <w:color w:val="000000"/>
                      <w:sz w:val="22"/>
                      <w:szCs w:val="22"/>
                    </w:rPr>
                  </w:rPrChange>
                </w:rPr>
                <w:delText>(</w:delText>
              </w:r>
              <w:r w:rsidRPr="00637F62" w:rsidDel="003F6185">
                <w:rPr>
                  <w:rFonts w:asciiTheme="majorHAnsi" w:eastAsia="Times New Roman" w:hAnsiTheme="majorHAnsi" w:cstheme="majorHAnsi"/>
                  <w:i/>
                  <w:iCs/>
                  <w:color w:val="000000"/>
                  <w:sz w:val="22"/>
                  <w:szCs w:val="22"/>
                  <w:rPrChange w:id="2270" w:author="Cong" w:date="2020-10-02T19:21:00Z">
                    <w:rPr>
                      <w:rFonts w:asciiTheme="majorHAnsi" w:eastAsia="Times New Roman" w:hAnsiTheme="majorHAnsi" w:cstheme="majorHAnsi"/>
                      <w:i/>
                      <w:iCs/>
                      <w:color w:val="000000"/>
                      <w:sz w:val="22"/>
                      <w:szCs w:val="22"/>
                    </w:rPr>
                  </w:rPrChange>
                </w:rPr>
                <w:delText xml:space="preserve">cheartdiev) : </w:delText>
              </w:r>
              <w:r w:rsidRPr="00637F62" w:rsidDel="003F6185">
                <w:rPr>
                  <w:rFonts w:asciiTheme="majorHAnsi" w:eastAsia="Times New Roman" w:hAnsiTheme="majorHAnsi" w:cstheme="majorHAnsi"/>
                  <w:color w:val="000000"/>
                  <w:sz w:val="22"/>
                  <w:szCs w:val="22"/>
                  <w:rPrChange w:id="2271" w:author="Cong" w:date="2020-10-02T19:21:00Z">
                    <w:rPr>
                      <w:rFonts w:asciiTheme="majorHAnsi" w:eastAsia="Times New Roman" w:hAnsiTheme="majorHAnsi" w:cstheme="majorHAnsi"/>
                      <w:color w:val="000000"/>
                      <w:sz w:val="22"/>
                      <w:szCs w:val="22"/>
                    </w:rPr>
                  </w:rPrChange>
                </w:rPr>
                <w:delText>Ever told to have corona heart disease before  </w:delText>
              </w:r>
              <w:r w:rsidRPr="00637F62" w:rsidDel="003F6185">
                <w:rPr>
                  <w:rFonts w:asciiTheme="majorHAnsi" w:eastAsia="Times New Roman" w:hAnsiTheme="majorHAnsi" w:cstheme="majorHAnsi"/>
                  <w:color w:val="000000"/>
                  <w:sz w:val="22"/>
                  <w:szCs w:val="22"/>
                  <w:rPrChange w:id="2272" w:author="Cong" w:date="2020-10-02T19:21:00Z">
                    <w:rPr>
                      <w:rFonts w:asciiTheme="majorHAnsi" w:eastAsia="Times New Roman" w:hAnsiTheme="majorHAnsi" w:cstheme="majorHAnsi"/>
                      <w:color w:val="000000"/>
                      <w:sz w:val="22"/>
                      <w:szCs w:val="22"/>
                    </w:rPr>
                  </w:rPrChange>
                </w:rPr>
                <w:br/>
              </w:r>
              <w:r w:rsidRPr="00637F62" w:rsidDel="003F6185">
                <w:rPr>
                  <w:rFonts w:asciiTheme="majorHAnsi" w:eastAsia="Times New Roman" w:hAnsiTheme="majorHAnsi" w:cstheme="majorHAnsi"/>
                  <w:b/>
                  <w:bCs/>
                  <w:color w:val="000000"/>
                  <w:sz w:val="22"/>
                  <w:szCs w:val="22"/>
                  <w:rPrChange w:id="2273" w:author="Cong" w:date="2020-10-02T19:21:00Z">
                    <w:rPr>
                      <w:rFonts w:asciiTheme="majorHAnsi" w:eastAsia="Times New Roman" w:hAnsiTheme="majorHAnsi" w:cstheme="majorHAnsi"/>
                      <w:b/>
                      <w:bCs/>
                      <w:color w:val="000000"/>
                      <w:sz w:val="22"/>
                      <w:szCs w:val="22"/>
                    </w:rPr>
                  </w:rPrChange>
                </w:rPr>
                <w:delText>Categorie</w:delText>
              </w:r>
              <w:r w:rsidRPr="00637F62" w:rsidDel="003F6185">
                <w:rPr>
                  <w:rFonts w:asciiTheme="majorHAnsi" w:eastAsia="Times New Roman" w:hAnsiTheme="majorHAnsi" w:cstheme="majorHAnsi"/>
                  <w:b/>
                  <w:bCs/>
                  <w:i/>
                  <w:iCs/>
                  <w:color w:val="000000"/>
                  <w:sz w:val="22"/>
                  <w:szCs w:val="22"/>
                  <w:rPrChange w:id="2274" w:author="Cong" w:date="2020-10-02T19:21:00Z">
                    <w:rPr>
                      <w:rFonts w:asciiTheme="majorHAnsi" w:eastAsia="Times New Roman" w:hAnsiTheme="majorHAnsi" w:cstheme="majorHAnsi"/>
                      <w:b/>
                      <w:bCs/>
                      <w:i/>
                      <w:iCs/>
                      <w:color w:val="000000"/>
                      <w:sz w:val="22"/>
                      <w:szCs w:val="22"/>
                    </w:rPr>
                  </w:rPrChange>
                </w:rPr>
                <w:delText>s</w:delText>
              </w:r>
              <w:r w:rsidRPr="00637F62" w:rsidDel="003F6185">
                <w:rPr>
                  <w:rFonts w:asciiTheme="majorHAnsi" w:eastAsia="Times New Roman" w:hAnsiTheme="majorHAnsi" w:cstheme="majorHAnsi"/>
                  <w:i/>
                  <w:iCs/>
                  <w:color w:val="000000"/>
                  <w:sz w:val="22"/>
                  <w:szCs w:val="22"/>
                  <w:rPrChange w:id="2275" w:author="Cong" w:date="2020-10-02T19:21:00Z">
                    <w:rPr>
                      <w:rFonts w:asciiTheme="majorHAnsi" w:eastAsia="Times New Roman" w:hAnsiTheme="majorHAnsi" w:cstheme="majorHAnsi"/>
                      <w:i/>
                      <w:iCs/>
                      <w:color w:val="000000"/>
                      <w:sz w:val="22"/>
                      <w:szCs w:val="22"/>
                    </w:rPr>
                  </w:rPrChange>
                </w:rPr>
                <w:delText xml:space="preserve"> 0-niu</w:delText>
              </w:r>
              <w:r w:rsidRPr="00637F62" w:rsidDel="003F6185">
                <w:rPr>
                  <w:rFonts w:asciiTheme="majorHAnsi" w:eastAsia="Times New Roman" w:hAnsiTheme="majorHAnsi" w:cstheme="majorHAnsi"/>
                  <w:i/>
                  <w:iCs/>
                  <w:color w:val="000000"/>
                  <w:sz w:val="22"/>
                  <w:szCs w:val="22"/>
                  <w:rPrChange w:id="2276" w:author="Cong" w:date="2020-10-02T19:21:00Z">
                    <w:rPr>
                      <w:rFonts w:asciiTheme="majorHAnsi" w:eastAsia="Times New Roman" w:hAnsiTheme="majorHAnsi" w:cstheme="majorHAnsi"/>
                      <w:i/>
                      <w:iCs/>
                      <w:color w:val="000000"/>
                      <w:sz w:val="22"/>
                      <w:szCs w:val="22"/>
                    </w:rPr>
                  </w:rPrChange>
                </w:rPr>
                <w:br/>
                <w:delText>1- no or not mentioned</w:delText>
              </w:r>
              <w:r w:rsidRPr="00637F62" w:rsidDel="003F6185">
                <w:rPr>
                  <w:rFonts w:asciiTheme="majorHAnsi" w:eastAsia="Times New Roman" w:hAnsiTheme="majorHAnsi" w:cstheme="majorHAnsi"/>
                  <w:i/>
                  <w:iCs/>
                  <w:color w:val="000000"/>
                  <w:sz w:val="22"/>
                  <w:szCs w:val="22"/>
                  <w:rPrChange w:id="2277" w:author="Cong" w:date="2020-10-02T19:21:00Z">
                    <w:rPr>
                      <w:rFonts w:asciiTheme="majorHAnsi" w:eastAsia="Times New Roman" w:hAnsiTheme="majorHAnsi" w:cstheme="majorHAnsi"/>
                      <w:i/>
                      <w:iCs/>
                      <w:color w:val="000000"/>
                      <w:sz w:val="22"/>
                      <w:szCs w:val="22"/>
                    </w:rPr>
                  </w:rPrChange>
                </w:rPr>
                <w:br/>
                <w:delText>2-- Yes</w:delText>
              </w:r>
              <w:r w:rsidRPr="00637F62" w:rsidDel="003F6185">
                <w:rPr>
                  <w:rFonts w:asciiTheme="majorHAnsi" w:eastAsia="Times New Roman" w:hAnsiTheme="majorHAnsi" w:cstheme="majorHAnsi"/>
                  <w:i/>
                  <w:iCs/>
                  <w:color w:val="000000"/>
                  <w:sz w:val="22"/>
                  <w:szCs w:val="22"/>
                  <w:rPrChange w:id="2278" w:author="Cong" w:date="2020-10-02T19:21:00Z">
                    <w:rPr>
                      <w:rFonts w:asciiTheme="majorHAnsi" w:eastAsia="Times New Roman" w:hAnsiTheme="majorHAnsi" w:cstheme="majorHAnsi"/>
                      <w:i/>
                      <w:iCs/>
                      <w:color w:val="000000"/>
                      <w:sz w:val="22"/>
                      <w:szCs w:val="22"/>
                    </w:rPr>
                  </w:rPrChange>
                </w:rPr>
                <w:br/>
                <w:delText>3- Borderline</w:delText>
              </w:r>
              <w:r w:rsidRPr="00637F62" w:rsidDel="003F6185">
                <w:rPr>
                  <w:rFonts w:asciiTheme="majorHAnsi" w:eastAsia="Times New Roman" w:hAnsiTheme="majorHAnsi" w:cstheme="majorHAnsi"/>
                  <w:i/>
                  <w:iCs/>
                  <w:color w:val="000000"/>
                  <w:sz w:val="22"/>
                  <w:szCs w:val="22"/>
                  <w:rPrChange w:id="2279" w:author="Cong" w:date="2020-10-02T19:21:00Z">
                    <w:rPr>
                      <w:rFonts w:asciiTheme="majorHAnsi" w:eastAsia="Times New Roman" w:hAnsiTheme="majorHAnsi" w:cstheme="majorHAnsi"/>
                      <w:i/>
                      <w:iCs/>
                      <w:color w:val="000000"/>
                      <w:sz w:val="22"/>
                      <w:szCs w:val="22"/>
                    </w:rPr>
                  </w:rPrChange>
                </w:rPr>
                <w:br/>
                <w:delText>7-Unknowned- Refused</w:delText>
              </w:r>
              <w:r w:rsidRPr="00637F62" w:rsidDel="003F6185">
                <w:rPr>
                  <w:rFonts w:asciiTheme="majorHAnsi" w:eastAsia="Times New Roman" w:hAnsiTheme="majorHAnsi" w:cstheme="majorHAnsi"/>
                  <w:i/>
                  <w:iCs/>
                  <w:color w:val="000000"/>
                  <w:sz w:val="22"/>
                  <w:szCs w:val="22"/>
                  <w:rPrChange w:id="2280" w:author="Cong" w:date="2020-10-02T19:21:00Z">
                    <w:rPr>
                      <w:rFonts w:asciiTheme="majorHAnsi" w:eastAsia="Times New Roman" w:hAnsiTheme="majorHAnsi" w:cstheme="majorHAnsi"/>
                      <w:i/>
                      <w:iCs/>
                      <w:color w:val="000000"/>
                      <w:sz w:val="22"/>
                      <w:szCs w:val="22"/>
                    </w:rPr>
                  </w:rPrChange>
                </w:rPr>
                <w:br/>
                <w:delText>8-Unknowned- Not certain</w:delText>
              </w:r>
              <w:r w:rsidRPr="00637F62" w:rsidDel="003F6185">
                <w:rPr>
                  <w:rFonts w:asciiTheme="majorHAnsi" w:eastAsia="Times New Roman" w:hAnsiTheme="majorHAnsi" w:cstheme="majorHAnsi"/>
                  <w:i/>
                  <w:iCs/>
                  <w:color w:val="000000"/>
                  <w:sz w:val="22"/>
                  <w:szCs w:val="22"/>
                  <w:rPrChange w:id="2281" w:author="Cong" w:date="2020-10-02T19:21:00Z">
                    <w:rPr>
                      <w:rFonts w:asciiTheme="majorHAnsi" w:eastAsia="Times New Roman" w:hAnsiTheme="majorHAnsi" w:cstheme="majorHAnsi"/>
                      <w:i/>
                      <w:iCs/>
                      <w:color w:val="000000"/>
                      <w:sz w:val="22"/>
                      <w:szCs w:val="22"/>
                    </w:rPr>
                  </w:rPrChange>
                </w:rPr>
                <w:br/>
                <w:delText>9- Unknown- Don’t know</w:delText>
              </w:r>
            </w:del>
          </w:p>
        </w:tc>
        <w:tc>
          <w:tcPr>
            <w:tcW w:w="2268" w:type="dxa"/>
            <w:tcBorders>
              <w:top w:val="nil"/>
              <w:left w:val="nil"/>
              <w:bottom w:val="nil"/>
              <w:right w:val="nil"/>
            </w:tcBorders>
            <w:shd w:val="clear" w:color="auto" w:fill="auto"/>
            <w:vAlign w:val="bottom"/>
            <w:hideMark/>
          </w:tcPr>
          <w:p w14:paraId="04D574A0" w14:textId="3D55022F" w:rsidR="00784693" w:rsidRPr="00637F62" w:rsidDel="003F6185" w:rsidRDefault="00784693" w:rsidP="005068B2">
            <w:pPr>
              <w:ind w:firstLine="360"/>
              <w:jc w:val="center"/>
              <w:rPr>
                <w:del w:id="2282" w:author="Cong" w:date="2020-10-02T20:13:00Z"/>
                <w:rFonts w:asciiTheme="majorHAnsi" w:eastAsia="Times New Roman" w:hAnsiTheme="majorHAnsi" w:cstheme="majorHAnsi"/>
                <w:color w:val="000000"/>
                <w:sz w:val="22"/>
                <w:szCs w:val="22"/>
                <w:rPrChange w:id="2283" w:author="Cong" w:date="2020-10-02T19:21:00Z">
                  <w:rPr>
                    <w:del w:id="2284" w:author="Cong" w:date="2020-10-02T20:13:00Z"/>
                    <w:rFonts w:asciiTheme="majorHAnsi" w:eastAsia="Times New Roman" w:hAnsiTheme="majorHAnsi" w:cstheme="majorHAnsi"/>
                    <w:color w:val="000000"/>
                    <w:sz w:val="22"/>
                    <w:szCs w:val="22"/>
                  </w:rPr>
                </w:rPrChange>
              </w:rPr>
            </w:pPr>
            <w:del w:id="2285" w:author="Cong" w:date="2020-10-02T20:13:00Z">
              <w:r w:rsidRPr="00637F62" w:rsidDel="003F6185">
                <w:rPr>
                  <w:rFonts w:asciiTheme="majorHAnsi" w:eastAsia="Times New Roman" w:hAnsiTheme="majorHAnsi" w:cstheme="majorHAnsi"/>
                  <w:b/>
                  <w:bCs/>
                  <w:color w:val="000000"/>
                  <w:sz w:val="22"/>
                  <w:szCs w:val="22"/>
                  <w:rPrChange w:id="2286" w:author="Cong" w:date="2020-10-02T19:21:00Z">
                    <w:rPr>
                      <w:rFonts w:asciiTheme="majorHAnsi" w:eastAsia="Times New Roman" w:hAnsiTheme="majorHAnsi" w:cstheme="majorHAnsi"/>
                      <w:b/>
                      <w:bCs/>
                      <w:color w:val="000000"/>
                      <w:sz w:val="22"/>
                      <w:szCs w:val="22"/>
                    </w:rPr>
                  </w:rPrChange>
                </w:rPr>
                <w:delText>Variable/Question (</w:delText>
              </w:r>
              <w:r w:rsidRPr="00637F62" w:rsidDel="003F6185">
                <w:rPr>
                  <w:rFonts w:asciiTheme="majorHAnsi" w:eastAsia="Times New Roman" w:hAnsiTheme="majorHAnsi" w:cstheme="majorHAnsi"/>
                  <w:i/>
                  <w:iCs/>
                  <w:color w:val="000000"/>
                  <w:sz w:val="22"/>
                  <w:szCs w:val="22"/>
                  <w:rPrChange w:id="2287" w:author="Cong" w:date="2020-10-02T19:21:00Z">
                    <w:rPr>
                      <w:rFonts w:asciiTheme="majorHAnsi" w:eastAsia="Times New Roman" w:hAnsiTheme="majorHAnsi" w:cstheme="majorHAnsi"/>
                      <w:i/>
                      <w:iCs/>
                      <w:color w:val="000000"/>
                      <w:sz w:val="22"/>
                      <w:szCs w:val="22"/>
                    </w:rPr>
                  </w:rPrChange>
                </w:rPr>
                <w:delText>MCQ160c)</w:delText>
              </w:r>
              <w:r w:rsidRPr="00637F62" w:rsidDel="003F6185">
                <w:rPr>
                  <w:rFonts w:asciiTheme="majorHAnsi" w:eastAsia="Times New Roman" w:hAnsiTheme="majorHAnsi" w:cstheme="majorHAnsi"/>
                  <w:color w:val="000000"/>
                  <w:sz w:val="22"/>
                  <w:szCs w:val="22"/>
                  <w:rPrChange w:id="2288" w:author="Cong" w:date="2020-10-02T19:21:00Z">
                    <w:rPr>
                      <w:rFonts w:asciiTheme="majorHAnsi" w:eastAsia="Times New Roman" w:hAnsiTheme="majorHAnsi" w:cstheme="majorHAnsi"/>
                      <w:color w:val="000000"/>
                      <w:sz w:val="22"/>
                      <w:szCs w:val="22"/>
                    </w:rPr>
                  </w:rPrChange>
                </w:rPr>
                <w:delText xml:space="preserve"> - Ever told you had coronary heart disease  </w:delText>
              </w:r>
              <w:r w:rsidRPr="00637F62" w:rsidDel="003F6185">
                <w:rPr>
                  <w:rFonts w:asciiTheme="majorHAnsi" w:eastAsia="Times New Roman" w:hAnsiTheme="majorHAnsi" w:cstheme="majorHAnsi"/>
                  <w:color w:val="000000"/>
                  <w:sz w:val="22"/>
                  <w:szCs w:val="22"/>
                  <w:rPrChange w:id="2289" w:author="Cong" w:date="2020-10-02T19:21:00Z">
                    <w:rPr>
                      <w:rFonts w:asciiTheme="majorHAnsi" w:eastAsia="Times New Roman" w:hAnsiTheme="majorHAnsi" w:cstheme="majorHAnsi"/>
                      <w:color w:val="000000"/>
                      <w:sz w:val="22"/>
                      <w:szCs w:val="22"/>
                    </w:rPr>
                  </w:rPrChange>
                </w:rPr>
                <w:br/>
              </w:r>
              <w:r w:rsidRPr="00637F62" w:rsidDel="003F6185">
                <w:rPr>
                  <w:rFonts w:asciiTheme="majorHAnsi" w:eastAsia="Times New Roman" w:hAnsiTheme="majorHAnsi" w:cstheme="majorHAnsi"/>
                  <w:b/>
                  <w:bCs/>
                  <w:color w:val="000000"/>
                  <w:sz w:val="22"/>
                  <w:szCs w:val="22"/>
                  <w:rPrChange w:id="2290" w:author="Cong" w:date="2020-10-02T19:21:00Z">
                    <w:rPr>
                      <w:rFonts w:asciiTheme="majorHAnsi" w:eastAsia="Times New Roman" w:hAnsiTheme="majorHAnsi" w:cstheme="majorHAnsi"/>
                      <w:b/>
                      <w:bCs/>
                      <w:color w:val="000000"/>
                      <w:sz w:val="22"/>
                      <w:szCs w:val="22"/>
                    </w:rPr>
                  </w:rPrChange>
                </w:rPr>
                <w:delText>Categorie</w:delText>
              </w:r>
              <w:r w:rsidRPr="00637F62" w:rsidDel="003F6185">
                <w:rPr>
                  <w:rFonts w:asciiTheme="majorHAnsi" w:eastAsia="Times New Roman" w:hAnsiTheme="majorHAnsi" w:cstheme="majorHAnsi"/>
                  <w:color w:val="000000"/>
                  <w:sz w:val="22"/>
                  <w:szCs w:val="22"/>
                  <w:rPrChange w:id="2291" w:author="Cong" w:date="2020-10-02T19:21:00Z">
                    <w:rPr>
                      <w:rFonts w:asciiTheme="majorHAnsi" w:eastAsia="Times New Roman" w:hAnsiTheme="majorHAnsi" w:cstheme="majorHAnsi"/>
                      <w:color w:val="000000"/>
                      <w:sz w:val="22"/>
                      <w:szCs w:val="22"/>
                    </w:rPr>
                  </w:rPrChange>
                </w:rPr>
                <w:delText>s:</w:delText>
              </w:r>
              <w:r w:rsidRPr="00637F62" w:rsidDel="003F6185">
                <w:rPr>
                  <w:rFonts w:asciiTheme="majorHAnsi" w:eastAsia="Times New Roman" w:hAnsiTheme="majorHAnsi" w:cstheme="majorHAnsi"/>
                  <w:i/>
                  <w:iCs/>
                  <w:color w:val="000000"/>
                  <w:sz w:val="22"/>
                  <w:szCs w:val="22"/>
                  <w:rPrChange w:id="2292" w:author="Cong" w:date="2020-10-02T19:21:00Z">
                    <w:rPr>
                      <w:rFonts w:asciiTheme="majorHAnsi" w:eastAsia="Times New Roman" w:hAnsiTheme="majorHAnsi" w:cstheme="majorHAnsi"/>
                      <w:i/>
                      <w:iCs/>
                      <w:color w:val="000000"/>
                      <w:sz w:val="22"/>
                      <w:szCs w:val="22"/>
                    </w:rPr>
                  </w:rPrChange>
                </w:rPr>
                <w:delText xml:space="preserve">1 Yes  </w:delText>
              </w:r>
              <w:r w:rsidRPr="00637F62" w:rsidDel="003F6185">
                <w:rPr>
                  <w:rFonts w:asciiTheme="majorHAnsi" w:eastAsia="Times New Roman" w:hAnsiTheme="majorHAnsi" w:cstheme="majorHAnsi"/>
                  <w:i/>
                  <w:iCs/>
                  <w:color w:val="000000"/>
                  <w:sz w:val="22"/>
                  <w:szCs w:val="22"/>
                  <w:rPrChange w:id="2293" w:author="Cong" w:date="2020-10-02T19:21:00Z">
                    <w:rPr>
                      <w:rFonts w:asciiTheme="majorHAnsi" w:eastAsia="Times New Roman" w:hAnsiTheme="majorHAnsi" w:cstheme="majorHAnsi"/>
                      <w:i/>
                      <w:iCs/>
                      <w:color w:val="000000"/>
                      <w:sz w:val="22"/>
                      <w:szCs w:val="22"/>
                    </w:rPr>
                  </w:rPrChange>
                </w:rPr>
                <w:br/>
                <w:delText xml:space="preserve">2 No </w:delText>
              </w:r>
              <w:r w:rsidRPr="00637F62" w:rsidDel="003F6185">
                <w:rPr>
                  <w:rFonts w:asciiTheme="majorHAnsi" w:eastAsia="Times New Roman" w:hAnsiTheme="majorHAnsi" w:cstheme="majorHAnsi"/>
                  <w:i/>
                  <w:iCs/>
                  <w:color w:val="000000"/>
                  <w:sz w:val="22"/>
                  <w:szCs w:val="22"/>
                  <w:rPrChange w:id="2294" w:author="Cong" w:date="2020-10-02T19:21:00Z">
                    <w:rPr>
                      <w:rFonts w:asciiTheme="majorHAnsi" w:eastAsia="Times New Roman" w:hAnsiTheme="majorHAnsi" w:cstheme="majorHAnsi"/>
                      <w:i/>
                      <w:iCs/>
                      <w:color w:val="000000"/>
                      <w:sz w:val="22"/>
                      <w:szCs w:val="22"/>
                    </w:rPr>
                  </w:rPrChange>
                </w:rPr>
                <w:br/>
                <w:delText xml:space="preserve">7 Refused </w:delText>
              </w:r>
              <w:r w:rsidRPr="00637F62" w:rsidDel="003F6185">
                <w:rPr>
                  <w:rFonts w:asciiTheme="majorHAnsi" w:eastAsia="Times New Roman" w:hAnsiTheme="majorHAnsi" w:cstheme="majorHAnsi"/>
                  <w:i/>
                  <w:iCs/>
                  <w:color w:val="000000"/>
                  <w:sz w:val="22"/>
                  <w:szCs w:val="22"/>
                  <w:rPrChange w:id="2295" w:author="Cong" w:date="2020-10-02T19:21:00Z">
                    <w:rPr>
                      <w:rFonts w:asciiTheme="majorHAnsi" w:eastAsia="Times New Roman" w:hAnsiTheme="majorHAnsi" w:cstheme="majorHAnsi"/>
                      <w:i/>
                      <w:iCs/>
                      <w:color w:val="000000"/>
                      <w:sz w:val="22"/>
                      <w:szCs w:val="22"/>
                    </w:rPr>
                  </w:rPrChange>
                </w:rPr>
                <w:br/>
                <w:delText>9 Don't know</w:delText>
              </w:r>
              <w:r w:rsidRPr="00637F62" w:rsidDel="003F6185">
                <w:rPr>
                  <w:rFonts w:asciiTheme="majorHAnsi" w:eastAsia="Times New Roman" w:hAnsiTheme="majorHAnsi" w:cstheme="majorHAnsi"/>
                  <w:i/>
                  <w:iCs/>
                  <w:color w:val="000000"/>
                  <w:sz w:val="22"/>
                  <w:szCs w:val="22"/>
                  <w:rPrChange w:id="2296" w:author="Cong" w:date="2020-10-02T19:21:00Z">
                    <w:rPr>
                      <w:rFonts w:asciiTheme="majorHAnsi" w:eastAsia="Times New Roman" w:hAnsiTheme="majorHAnsi" w:cstheme="majorHAnsi"/>
                      <w:i/>
                      <w:iCs/>
                      <w:color w:val="000000"/>
                      <w:sz w:val="22"/>
                      <w:szCs w:val="22"/>
                    </w:rPr>
                  </w:rPrChange>
                </w:rPr>
                <w:br/>
                <w:delText xml:space="preserve">. Missing </w:delText>
              </w:r>
            </w:del>
          </w:p>
        </w:tc>
        <w:tc>
          <w:tcPr>
            <w:tcW w:w="2977" w:type="dxa"/>
            <w:tcBorders>
              <w:top w:val="nil"/>
              <w:left w:val="nil"/>
              <w:bottom w:val="nil"/>
              <w:right w:val="nil"/>
            </w:tcBorders>
            <w:shd w:val="clear" w:color="auto" w:fill="auto"/>
            <w:vAlign w:val="bottom"/>
            <w:hideMark/>
          </w:tcPr>
          <w:p w14:paraId="0BE7CC5C" w14:textId="36B88E26" w:rsidR="00784693" w:rsidRPr="00637F62" w:rsidDel="003F6185" w:rsidRDefault="00784693" w:rsidP="005068B2">
            <w:pPr>
              <w:ind w:firstLine="360"/>
              <w:jc w:val="center"/>
              <w:rPr>
                <w:del w:id="2297" w:author="Cong" w:date="2020-10-02T20:13:00Z"/>
                <w:rFonts w:asciiTheme="majorHAnsi" w:eastAsia="Times New Roman" w:hAnsiTheme="majorHAnsi" w:cstheme="majorHAnsi"/>
                <w:color w:val="000000"/>
                <w:sz w:val="22"/>
                <w:szCs w:val="22"/>
                <w:rPrChange w:id="2298" w:author="Cong" w:date="2020-10-02T19:21:00Z">
                  <w:rPr>
                    <w:del w:id="2299" w:author="Cong" w:date="2020-10-02T20:13:00Z"/>
                    <w:rFonts w:asciiTheme="majorHAnsi" w:eastAsia="Times New Roman" w:hAnsiTheme="majorHAnsi" w:cstheme="majorHAnsi"/>
                    <w:color w:val="000000"/>
                    <w:sz w:val="22"/>
                    <w:szCs w:val="22"/>
                  </w:rPr>
                </w:rPrChange>
              </w:rPr>
            </w:pPr>
            <w:del w:id="2300" w:author="Cong" w:date="2020-10-02T20:13:00Z">
              <w:r w:rsidRPr="00637F62" w:rsidDel="003F6185">
                <w:rPr>
                  <w:rFonts w:asciiTheme="majorHAnsi" w:eastAsia="Times New Roman" w:hAnsiTheme="majorHAnsi" w:cstheme="majorHAnsi"/>
                  <w:b/>
                  <w:bCs/>
                  <w:color w:val="000000"/>
                  <w:sz w:val="22"/>
                  <w:szCs w:val="22"/>
                  <w:rPrChange w:id="2301" w:author="Cong" w:date="2020-10-02T19:21:00Z">
                    <w:rPr>
                      <w:rFonts w:asciiTheme="majorHAnsi" w:eastAsia="Times New Roman" w:hAnsiTheme="majorHAnsi" w:cstheme="majorHAnsi"/>
                      <w:b/>
                      <w:bCs/>
                      <w:color w:val="000000"/>
                      <w:sz w:val="22"/>
                      <w:szCs w:val="22"/>
                    </w:rPr>
                  </w:rPrChange>
                </w:rPr>
                <w:delText xml:space="preserve">Variable/Question </w:delText>
              </w:r>
              <w:r w:rsidRPr="00637F62" w:rsidDel="003F6185">
                <w:rPr>
                  <w:rFonts w:asciiTheme="majorHAnsi" w:eastAsia="Times New Roman" w:hAnsiTheme="majorHAnsi" w:cstheme="majorHAnsi"/>
                  <w:color w:val="000000"/>
                  <w:sz w:val="22"/>
                  <w:szCs w:val="22"/>
                  <w:rPrChange w:id="2302" w:author="Cong" w:date="2020-10-02T19:21:00Z">
                    <w:rPr>
                      <w:rFonts w:asciiTheme="majorHAnsi" w:eastAsia="Times New Roman" w:hAnsiTheme="majorHAnsi" w:cstheme="majorHAnsi"/>
                      <w:color w:val="000000"/>
                      <w:sz w:val="22"/>
                      <w:szCs w:val="22"/>
                    </w:rPr>
                  </w:rPrChange>
                </w:rPr>
                <w:delText>(</w:delText>
              </w:r>
              <w:r w:rsidRPr="00637F62" w:rsidDel="003F6185">
                <w:rPr>
                  <w:rFonts w:asciiTheme="majorHAnsi" w:eastAsia="Times New Roman" w:hAnsiTheme="majorHAnsi" w:cstheme="majorHAnsi"/>
                  <w:i/>
                  <w:iCs/>
                  <w:color w:val="000000"/>
                  <w:sz w:val="22"/>
                  <w:szCs w:val="22"/>
                  <w:rPrChange w:id="2303" w:author="Cong" w:date="2020-10-02T19:21:00Z">
                    <w:rPr>
                      <w:rFonts w:asciiTheme="majorHAnsi" w:eastAsia="Times New Roman" w:hAnsiTheme="majorHAnsi" w:cstheme="majorHAnsi"/>
                      <w:i/>
                      <w:iCs/>
                      <w:color w:val="000000"/>
                      <w:sz w:val="22"/>
                      <w:szCs w:val="22"/>
                    </w:rPr>
                  </w:rPrChange>
                </w:rPr>
                <w:delText xml:space="preserve">cheartdiev) : </w:delText>
              </w:r>
              <w:r w:rsidRPr="00637F62" w:rsidDel="003F6185">
                <w:rPr>
                  <w:rFonts w:asciiTheme="majorHAnsi" w:eastAsia="Times New Roman" w:hAnsiTheme="majorHAnsi" w:cstheme="majorHAnsi"/>
                  <w:color w:val="000000"/>
                  <w:sz w:val="22"/>
                  <w:szCs w:val="22"/>
                  <w:rPrChange w:id="2304" w:author="Cong" w:date="2020-10-02T19:21:00Z">
                    <w:rPr>
                      <w:rFonts w:asciiTheme="majorHAnsi" w:eastAsia="Times New Roman" w:hAnsiTheme="majorHAnsi" w:cstheme="majorHAnsi"/>
                      <w:color w:val="000000"/>
                      <w:sz w:val="22"/>
                      <w:szCs w:val="22"/>
                    </w:rPr>
                  </w:rPrChange>
                </w:rPr>
                <w:delText>Ever told to have corona heart disease before  </w:delText>
              </w:r>
              <w:r w:rsidRPr="00637F62" w:rsidDel="003F6185">
                <w:rPr>
                  <w:rFonts w:asciiTheme="majorHAnsi" w:eastAsia="Times New Roman" w:hAnsiTheme="majorHAnsi" w:cstheme="majorHAnsi"/>
                  <w:color w:val="000000"/>
                  <w:sz w:val="22"/>
                  <w:szCs w:val="22"/>
                  <w:rPrChange w:id="2305" w:author="Cong" w:date="2020-10-02T19:21:00Z">
                    <w:rPr>
                      <w:rFonts w:asciiTheme="majorHAnsi" w:eastAsia="Times New Roman" w:hAnsiTheme="majorHAnsi" w:cstheme="majorHAnsi"/>
                      <w:color w:val="000000"/>
                      <w:sz w:val="22"/>
                      <w:szCs w:val="22"/>
                    </w:rPr>
                  </w:rPrChange>
                </w:rPr>
                <w:br/>
              </w:r>
              <w:r w:rsidRPr="00637F62" w:rsidDel="003F6185">
                <w:rPr>
                  <w:rFonts w:asciiTheme="majorHAnsi" w:eastAsia="Times New Roman" w:hAnsiTheme="majorHAnsi" w:cstheme="majorHAnsi"/>
                  <w:b/>
                  <w:bCs/>
                  <w:color w:val="000000"/>
                  <w:sz w:val="22"/>
                  <w:szCs w:val="22"/>
                  <w:rPrChange w:id="2306" w:author="Cong" w:date="2020-10-02T19:21:00Z">
                    <w:rPr>
                      <w:rFonts w:asciiTheme="majorHAnsi" w:eastAsia="Times New Roman" w:hAnsiTheme="majorHAnsi" w:cstheme="majorHAnsi"/>
                      <w:b/>
                      <w:bCs/>
                      <w:color w:val="000000"/>
                      <w:sz w:val="22"/>
                      <w:szCs w:val="22"/>
                    </w:rPr>
                  </w:rPrChange>
                </w:rPr>
                <w:delText>Categorie</w:delText>
              </w:r>
              <w:r w:rsidRPr="00637F62" w:rsidDel="003F6185">
                <w:rPr>
                  <w:rFonts w:asciiTheme="majorHAnsi" w:eastAsia="Times New Roman" w:hAnsiTheme="majorHAnsi" w:cstheme="majorHAnsi"/>
                  <w:b/>
                  <w:bCs/>
                  <w:i/>
                  <w:iCs/>
                  <w:color w:val="000000"/>
                  <w:sz w:val="22"/>
                  <w:szCs w:val="22"/>
                  <w:rPrChange w:id="2307" w:author="Cong" w:date="2020-10-02T19:21:00Z">
                    <w:rPr>
                      <w:rFonts w:asciiTheme="majorHAnsi" w:eastAsia="Times New Roman" w:hAnsiTheme="majorHAnsi" w:cstheme="majorHAnsi"/>
                      <w:b/>
                      <w:bCs/>
                      <w:i/>
                      <w:iCs/>
                      <w:color w:val="000000"/>
                      <w:sz w:val="22"/>
                      <w:szCs w:val="22"/>
                    </w:rPr>
                  </w:rPrChange>
                </w:rPr>
                <w:delText>s</w:delText>
              </w:r>
              <w:r w:rsidRPr="00637F62" w:rsidDel="003F6185">
                <w:rPr>
                  <w:rFonts w:asciiTheme="majorHAnsi" w:eastAsia="Times New Roman" w:hAnsiTheme="majorHAnsi" w:cstheme="majorHAnsi"/>
                  <w:i/>
                  <w:iCs/>
                  <w:color w:val="000000"/>
                  <w:sz w:val="22"/>
                  <w:szCs w:val="22"/>
                  <w:rPrChange w:id="2308" w:author="Cong" w:date="2020-10-02T19:21:00Z">
                    <w:rPr>
                      <w:rFonts w:asciiTheme="majorHAnsi" w:eastAsia="Times New Roman" w:hAnsiTheme="majorHAnsi" w:cstheme="majorHAnsi"/>
                      <w:i/>
                      <w:iCs/>
                      <w:color w:val="000000"/>
                      <w:sz w:val="22"/>
                      <w:szCs w:val="22"/>
                    </w:rPr>
                  </w:rPrChange>
                </w:rPr>
                <w:delText xml:space="preserve"> 0-niu</w:delText>
              </w:r>
              <w:r w:rsidRPr="00637F62" w:rsidDel="003F6185">
                <w:rPr>
                  <w:rFonts w:asciiTheme="majorHAnsi" w:eastAsia="Times New Roman" w:hAnsiTheme="majorHAnsi" w:cstheme="majorHAnsi"/>
                  <w:i/>
                  <w:iCs/>
                  <w:color w:val="000000"/>
                  <w:sz w:val="22"/>
                  <w:szCs w:val="22"/>
                  <w:rPrChange w:id="2309" w:author="Cong" w:date="2020-10-02T19:21:00Z">
                    <w:rPr>
                      <w:rFonts w:asciiTheme="majorHAnsi" w:eastAsia="Times New Roman" w:hAnsiTheme="majorHAnsi" w:cstheme="majorHAnsi"/>
                      <w:i/>
                      <w:iCs/>
                      <w:color w:val="000000"/>
                      <w:sz w:val="22"/>
                      <w:szCs w:val="22"/>
                    </w:rPr>
                  </w:rPrChange>
                </w:rPr>
                <w:br/>
                <w:delText>1- no or not mentioned</w:delText>
              </w:r>
              <w:r w:rsidRPr="00637F62" w:rsidDel="003F6185">
                <w:rPr>
                  <w:rFonts w:asciiTheme="majorHAnsi" w:eastAsia="Times New Roman" w:hAnsiTheme="majorHAnsi" w:cstheme="majorHAnsi"/>
                  <w:i/>
                  <w:iCs/>
                  <w:color w:val="000000"/>
                  <w:sz w:val="22"/>
                  <w:szCs w:val="22"/>
                  <w:rPrChange w:id="2310" w:author="Cong" w:date="2020-10-02T19:21:00Z">
                    <w:rPr>
                      <w:rFonts w:asciiTheme="majorHAnsi" w:eastAsia="Times New Roman" w:hAnsiTheme="majorHAnsi" w:cstheme="majorHAnsi"/>
                      <w:i/>
                      <w:iCs/>
                      <w:color w:val="000000"/>
                      <w:sz w:val="22"/>
                      <w:szCs w:val="22"/>
                    </w:rPr>
                  </w:rPrChange>
                </w:rPr>
                <w:br/>
                <w:delText>2-- Yes</w:delText>
              </w:r>
              <w:r w:rsidRPr="00637F62" w:rsidDel="003F6185">
                <w:rPr>
                  <w:rFonts w:asciiTheme="majorHAnsi" w:eastAsia="Times New Roman" w:hAnsiTheme="majorHAnsi" w:cstheme="majorHAnsi"/>
                  <w:i/>
                  <w:iCs/>
                  <w:color w:val="000000"/>
                  <w:sz w:val="22"/>
                  <w:szCs w:val="22"/>
                  <w:rPrChange w:id="2311" w:author="Cong" w:date="2020-10-02T19:21:00Z">
                    <w:rPr>
                      <w:rFonts w:asciiTheme="majorHAnsi" w:eastAsia="Times New Roman" w:hAnsiTheme="majorHAnsi" w:cstheme="majorHAnsi"/>
                      <w:i/>
                      <w:iCs/>
                      <w:color w:val="000000"/>
                      <w:sz w:val="22"/>
                      <w:szCs w:val="22"/>
                    </w:rPr>
                  </w:rPrChange>
                </w:rPr>
                <w:br/>
                <w:delText>3- Borderline</w:delText>
              </w:r>
              <w:r w:rsidRPr="00637F62" w:rsidDel="003F6185">
                <w:rPr>
                  <w:rFonts w:asciiTheme="majorHAnsi" w:eastAsia="Times New Roman" w:hAnsiTheme="majorHAnsi" w:cstheme="majorHAnsi"/>
                  <w:i/>
                  <w:iCs/>
                  <w:color w:val="000000"/>
                  <w:sz w:val="22"/>
                  <w:szCs w:val="22"/>
                  <w:rPrChange w:id="2312" w:author="Cong" w:date="2020-10-02T19:21:00Z">
                    <w:rPr>
                      <w:rFonts w:asciiTheme="majorHAnsi" w:eastAsia="Times New Roman" w:hAnsiTheme="majorHAnsi" w:cstheme="majorHAnsi"/>
                      <w:i/>
                      <w:iCs/>
                      <w:color w:val="000000"/>
                      <w:sz w:val="22"/>
                      <w:szCs w:val="22"/>
                    </w:rPr>
                  </w:rPrChange>
                </w:rPr>
                <w:br/>
                <w:delText>7-Unknowned- Refused</w:delText>
              </w:r>
              <w:r w:rsidRPr="00637F62" w:rsidDel="003F6185">
                <w:rPr>
                  <w:rFonts w:asciiTheme="majorHAnsi" w:eastAsia="Times New Roman" w:hAnsiTheme="majorHAnsi" w:cstheme="majorHAnsi"/>
                  <w:i/>
                  <w:iCs/>
                  <w:color w:val="000000"/>
                  <w:sz w:val="22"/>
                  <w:szCs w:val="22"/>
                  <w:rPrChange w:id="2313" w:author="Cong" w:date="2020-10-02T19:21:00Z">
                    <w:rPr>
                      <w:rFonts w:asciiTheme="majorHAnsi" w:eastAsia="Times New Roman" w:hAnsiTheme="majorHAnsi" w:cstheme="majorHAnsi"/>
                      <w:i/>
                      <w:iCs/>
                      <w:color w:val="000000"/>
                      <w:sz w:val="22"/>
                      <w:szCs w:val="22"/>
                    </w:rPr>
                  </w:rPrChange>
                </w:rPr>
                <w:br/>
                <w:delText>8-Unknowned- Not certain</w:delText>
              </w:r>
              <w:r w:rsidRPr="00637F62" w:rsidDel="003F6185">
                <w:rPr>
                  <w:rFonts w:asciiTheme="majorHAnsi" w:eastAsia="Times New Roman" w:hAnsiTheme="majorHAnsi" w:cstheme="majorHAnsi"/>
                  <w:i/>
                  <w:iCs/>
                  <w:color w:val="000000"/>
                  <w:sz w:val="22"/>
                  <w:szCs w:val="22"/>
                  <w:rPrChange w:id="2314" w:author="Cong" w:date="2020-10-02T19:21:00Z">
                    <w:rPr>
                      <w:rFonts w:asciiTheme="majorHAnsi" w:eastAsia="Times New Roman" w:hAnsiTheme="majorHAnsi" w:cstheme="majorHAnsi"/>
                      <w:i/>
                      <w:iCs/>
                      <w:color w:val="000000"/>
                      <w:sz w:val="22"/>
                      <w:szCs w:val="22"/>
                    </w:rPr>
                  </w:rPrChange>
                </w:rPr>
                <w:br/>
                <w:delText>9- Unknown- Don’t know</w:delText>
              </w:r>
            </w:del>
          </w:p>
        </w:tc>
      </w:tr>
      <w:tr w:rsidR="00784693" w:rsidRPr="00637F62" w:rsidDel="003F6185" w14:paraId="4E599C6C" w14:textId="30D9A50A" w:rsidTr="001A5E58">
        <w:trPr>
          <w:trHeight w:val="3620"/>
          <w:del w:id="2315" w:author="Cong" w:date="2020-10-02T20:13:00Z"/>
        </w:trPr>
        <w:tc>
          <w:tcPr>
            <w:tcW w:w="1575" w:type="dxa"/>
            <w:tcBorders>
              <w:top w:val="single" w:sz="4" w:space="0" w:color="auto"/>
              <w:left w:val="nil"/>
              <w:bottom w:val="single" w:sz="4" w:space="0" w:color="auto"/>
              <w:right w:val="nil"/>
            </w:tcBorders>
            <w:shd w:val="clear" w:color="auto" w:fill="auto"/>
            <w:vAlign w:val="center"/>
            <w:hideMark/>
          </w:tcPr>
          <w:p w14:paraId="113BDC72" w14:textId="31306DA6" w:rsidR="00784693" w:rsidRPr="00637F62" w:rsidDel="003F6185" w:rsidRDefault="00784693" w:rsidP="005068B2">
            <w:pPr>
              <w:ind w:firstLine="360"/>
              <w:rPr>
                <w:del w:id="2316" w:author="Cong" w:date="2020-10-02T20:13:00Z"/>
                <w:rFonts w:asciiTheme="majorHAnsi" w:eastAsia="Times New Roman" w:hAnsiTheme="majorHAnsi" w:cstheme="majorHAnsi"/>
                <w:color w:val="000000"/>
                <w:sz w:val="22"/>
                <w:szCs w:val="22"/>
                <w:rPrChange w:id="2317" w:author="Cong" w:date="2020-10-02T19:21:00Z">
                  <w:rPr>
                    <w:del w:id="2318" w:author="Cong" w:date="2020-10-02T20:13:00Z"/>
                    <w:rFonts w:asciiTheme="majorHAnsi" w:eastAsia="Times New Roman" w:hAnsiTheme="majorHAnsi" w:cstheme="majorHAnsi"/>
                    <w:color w:val="000000"/>
                    <w:sz w:val="22"/>
                    <w:szCs w:val="22"/>
                  </w:rPr>
                </w:rPrChange>
              </w:rPr>
            </w:pPr>
            <w:del w:id="2319" w:author="Cong" w:date="2020-10-02T20:13:00Z">
              <w:r w:rsidRPr="00637F62" w:rsidDel="003F6185">
                <w:rPr>
                  <w:rFonts w:asciiTheme="majorHAnsi" w:eastAsia="Times New Roman" w:hAnsiTheme="majorHAnsi" w:cstheme="majorHAnsi"/>
                  <w:color w:val="000000"/>
                  <w:sz w:val="22"/>
                  <w:szCs w:val="22"/>
                  <w:rPrChange w:id="2320" w:author="Cong" w:date="2020-10-02T19:21:00Z">
                    <w:rPr>
                      <w:rFonts w:asciiTheme="majorHAnsi" w:eastAsia="Times New Roman" w:hAnsiTheme="majorHAnsi" w:cstheme="majorHAnsi"/>
                      <w:color w:val="000000"/>
                      <w:sz w:val="22"/>
                      <w:szCs w:val="22"/>
                    </w:rPr>
                  </w:rPrChange>
                </w:rPr>
                <w:delText>Hypertension</w:delText>
              </w:r>
            </w:del>
          </w:p>
        </w:tc>
        <w:tc>
          <w:tcPr>
            <w:tcW w:w="3402" w:type="dxa"/>
            <w:tcBorders>
              <w:top w:val="single" w:sz="4" w:space="0" w:color="auto"/>
              <w:left w:val="nil"/>
              <w:bottom w:val="single" w:sz="4" w:space="0" w:color="auto"/>
              <w:right w:val="nil"/>
            </w:tcBorders>
            <w:shd w:val="clear" w:color="auto" w:fill="auto"/>
            <w:vAlign w:val="bottom"/>
            <w:hideMark/>
          </w:tcPr>
          <w:p w14:paraId="4084B56A" w14:textId="3ED6952C" w:rsidR="00784693" w:rsidRPr="00637F62" w:rsidDel="003F6185" w:rsidRDefault="00784693" w:rsidP="005068B2">
            <w:pPr>
              <w:ind w:firstLine="360"/>
              <w:jc w:val="center"/>
              <w:rPr>
                <w:del w:id="2321" w:author="Cong" w:date="2020-10-02T20:13:00Z"/>
                <w:rFonts w:asciiTheme="majorHAnsi" w:eastAsia="Times New Roman" w:hAnsiTheme="majorHAnsi" w:cstheme="majorHAnsi"/>
                <w:color w:val="000000"/>
                <w:sz w:val="22"/>
                <w:szCs w:val="22"/>
                <w:rPrChange w:id="2322" w:author="Cong" w:date="2020-10-02T19:21:00Z">
                  <w:rPr>
                    <w:del w:id="2323" w:author="Cong" w:date="2020-10-02T20:13:00Z"/>
                    <w:rFonts w:asciiTheme="majorHAnsi" w:eastAsia="Times New Roman" w:hAnsiTheme="majorHAnsi" w:cstheme="majorHAnsi"/>
                    <w:color w:val="000000"/>
                    <w:sz w:val="22"/>
                    <w:szCs w:val="22"/>
                  </w:rPr>
                </w:rPrChange>
              </w:rPr>
            </w:pPr>
            <w:del w:id="2324" w:author="Cong" w:date="2020-10-02T20:13:00Z">
              <w:r w:rsidRPr="00637F62" w:rsidDel="003F6185">
                <w:rPr>
                  <w:rFonts w:asciiTheme="majorHAnsi" w:eastAsia="Times New Roman" w:hAnsiTheme="majorHAnsi" w:cstheme="majorHAnsi"/>
                  <w:b/>
                  <w:bCs/>
                  <w:color w:val="000000"/>
                  <w:sz w:val="22"/>
                  <w:szCs w:val="22"/>
                  <w:rPrChange w:id="2325" w:author="Cong" w:date="2020-10-02T19:21:00Z">
                    <w:rPr>
                      <w:rFonts w:asciiTheme="majorHAnsi" w:eastAsia="Times New Roman" w:hAnsiTheme="majorHAnsi" w:cstheme="majorHAnsi"/>
                      <w:b/>
                      <w:bCs/>
                      <w:color w:val="000000"/>
                      <w:sz w:val="22"/>
                      <w:szCs w:val="22"/>
                    </w:rPr>
                  </w:rPrChange>
                </w:rPr>
                <w:delText>Variable/Question:</w:delText>
              </w:r>
              <w:r w:rsidRPr="00637F62" w:rsidDel="003F6185">
                <w:rPr>
                  <w:rFonts w:asciiTheme="majorHAnsi" w:eastAsia="Times New Roman" w:hAnsiTheme="majorHAnsi" w:cstheme="majorHAnsi"/>
                  <w:color w:val="000000"/>
                  <w:sz w:val="22"/>
                  <w:szCs w:val="22"/>
                  <w:rPrChange w:id="2326" w:author="Cong" w:date="2020-10-02T19:21:00Z">
                    <w:rPr>
                      <w:rFonts w:asciiTheme="majorHAnsi" w:eastAsia="Times New Roman" w:hAnsiTheme="majorHAnsi" w:cstheme="majorHAnsi"/>
                      <w:color w:val="000000"/>
                      <w:sz w:val="22"/>
                      <w:szCs w:val="22"/>
                    </w:rPr>
                  </w:rPrChange>
                </w:rPr>
                <w:delText xml:space="preserve"> (BPHIGH4) Have you EVER been told by a doctor, nurse or other health professional that you have high blood pressure?  </w:delText>
              </w:r>
              <w:r w:rsidRPr="00637F62" w:rsidDel="003F6185">
                <w:rPr>
                  <w:rFonts w:asciiTheme="majorHAnsi" w:eastAsia="Times New Roman" w:hAnsiTheme="majorHAnsi" w:cstheme="majorHAnsi"/>
                  <w:color w:val="000000"/>
                  <w:sz w:val="22"/>
                  <w:szCs w:val="22"/>
                  <w:rPrChange w:id="2327" w:author="Cong" w:date="2020-10-02T19:21:00Z">
                    <w:rPr>
                      <w:rFonts w:asciiTheme="majorHAnsi" w:eastAsia="Times New Roman" w:hAnsiTheme="majorHAnsi" w:cstheme="majorHAnsi"/>
                      <w:color w:val="000000"/>
                      <w:sz w:val="22"/>
                      <w:szCs w:val="22"/>
                    </w:rPr>
                  </w:rPrChange>
                </w:rPr>
                <w:br/>
              </w:r>
              <w:r w:rsidRPr="00637F62" w:rsidDel="003F6185">
                <w:rPr>
                  <w:rFonts w:asciiTheme="majorHAnsi" w:eastAsia="Times New Roman" w:hAnsiTheme="majorHAnsi" w:cstheme="majorHAnsi"/>
                  <w:b/>
                  <w:bCs/>
                  <w:color w:val="000000"/>
                  <w:sz w:val="22"/>
                  <w:szCs w:val="22"/>
                  <w:rPrChange w:id="2328" w:author="Cong" w:date="2020-10-02T19:21:00Z">
                    <w:rPr>
                      <w:rFonts w:asciiTheme="majorHAnsi" w:eastAsia="Times New Roman" w:hAnsiTheme="majorHAnsi" w:cstheme="majorHAnsi"/>
                      <w:b/>
                      <w:bCs/>
                      <w:color w:val="000000"/>
                      <w:sz w:val="22"/>
                      <w:szCs w:val="22"/>
                    </w:rPr>
                  </w:rPrChange>
                </w:rPr>
                <w:delText>Categories</w:delText>
              </w:r>
              <w:r w:rsidRPr="00637F62" w:rsidDel="003F6185">
                <w:rPr>
                  <w:rFonts w:asciiTheme="majorHAnsi" w:eastAsia="Times New Roman" w:hAnsiTheme="majorHAnsi" w:cstheme="majorHAnsi"/>
                  <w:color w:val="000000"/>
                  <w:sz w:val="22"/>
                  <w:szCs w:val="22"/>
                  <w:rPrChange w:id="2329" w:author="Cong" w:date="2020-10-02T19:21:00Z">
                    <w:rPr>
                      <w:rFonts w:asciiTheme="majorHAnsi" w:eastAsia="Times New Roman" w:hAnsiTheme="majorHAnsi" w:cstheme="majorHAnsi"/>
                      <w:color w:val="000000"/>
                      <w:sz w:val="22"/>
                      <w:szCs w:val="22"/>
                    </w:rPr>
                  </w:rPrChange>
                </w:rPr>
                <w:delText xml:space="preserve">: </w:delText>
              </w:r>
              <w:r w:rsidRPr="00637F62" w:rsidDel="003F6185">
                <w:rPr>
                  <w:rFonts w:asciiTheme="majorHAnsi" w:eastAsia="Times New Roman" w:hAnsiTheme="majorHAnsi" w:cstheme="majorHAnsi"/>
                  <w:i/>
                  <w:iCs/>
                  <w:color w:val="000000"/>
                  <w:sz w:val="22"/>
                  <w:szCs w:val="22"/>
                  <w:rPrChange w:id="2330" w:author="Cong" w:date="2020-10-02T19:21:00Z">
                    <w:rPr>
                      <w:rFonts w:asciiTheme="majorHAnsi" w:eastAsia="Times New Roman" w:hAnsiTheme="majorHAnsi" w:cstheme="majorHAnsi"/>
                      <w:i/>
                      <w:iCs/>
                      <w:color w:val="000000"/>
                      <w:sz w:val="22"/>
                      <w:szCs w:val="22"/>
                    </w:rPr>
                  </w:rPrChange>
                </w:rPr>
                <w:delText>1-Yes</w:delText>
              </w:r>
              <w:r w:rsidRPr="00637F62" w:rsidDel="003F6185">
                <w:rPr>
                  <w:rFonts w:asciiTheme="majorHAnsi" w:eastAsia="Times New Roman" w:hAnsiTheme="majorHAnsi" w:cstheme="majorHAnsi"/>
                  <w:i/>
                  <w:iCs/>
                  <w:color w:val="000000"/>
                  <w:sz w:val="22"/>
                  <w:szCs w:val="22"/>
                  <w:rPrChange w:id="2331" w:author="Cong" w:date="2020-10-02T19:21:00Z">
                    <w:rPr>
                      <w:rFonts w:asciiTheme="majorHAnsi" w:eastAsia="Times New Roman" w:hAnsiTheme="majorHAnsi" w:cstheme="majorHAnsi"/>
                      <w:i/>
                      <w:iCs/>
                      <w:color w:val="000000"/>
                      <w:sz w:val="22"/>
                      <w:szCs w:val="22"/>
                    </w:rPr>
                  </w:rPrChange>
                </w:rPr>
                <w:br/>
                <w:delText>2- Yes, but female told only during pregnancy</w:delText>
              </w:r>
              <w:r w:rsidRPr="00637F62" w:rsidDel="003F6185">
                <w:rPr>
                  <w:rFonts w:asciiTheme="majorHAnsi" w:eastAsia="Times New Roman" w:hAnsiTheme="majorHAnsi" w:cstheme="majorHAnsi"/>
                  <w:i/>
                  <w:iCs/>
                  <w:color w:val="000000"/>
                  <w:sz w:val="22"/>
                  <w:szCs w:val="22"/>
                  <w:rPrChange w:id="2332" w:author="Cong" w:date="2020-10-02T19:21:00Z">
                    <w:rPr>
                      <w:rFonts w:asciiTheme="majorHAnsi" w:eastAsia="Times New Roman" w:hAnsiTheme="majorHAnsi" w:cstheme="majorHAnsi"/>
                      <w:i/>
                      <w:iCs/>
                      <w:color w:val="000000"/>
                      <w:sz w:val="22"/>
                      <w:szCs w:val="22"/>
                    </w:rPr>
                  </w:rPrChange>
                </w:rPr>
                <w:br/>
                <w:delText>3- No</w:delText>
              </w:r>
              <w:r w:rsidRPr="00637F62" w:rsidDel="003F6185">
                <w:rPr>
                  <w:rFonts w:asciiTheme="majorHAnsi" w:eastAsia="Times New Roman" w:hAnsiTheme="majorHAnsi" w:cstheme="majorHAnsi"/>
                  <w:i/>
                  <w:iCs/>
                  <w:color w:val="000000"/>
                  <w:sz w:val="22"/>
                  <w:szCs w:val="22"/>
                  <w:rPrChange w:id="2333" w:author="Cong" w:date="2020-10-02T19:21:00Z">
                    <w:rPr>
                      <w:rFonts w:asciiTheme="majorHAnsi" w:eastAsia="Times New Roman" w:hAnsiTheme="majorHAnsi" w:cstheme="majorHAnsi"/>
                      <w:i/>
                      <w:iCs/>
                      <w:color w:val="000000"/>
                      <w:sz w:val="22"/>
                      <w:szCs w:val="22"/>
                    </w:rPr>
                  </w:rPrChange>
                </w:rPr>
                <w:br/>
                <w:delText xml:space="preserve">4- Told borderline high or pre-hypertensive </w:delText>
              </w:r>
              <w:r w:rsidRPr="00637F62" w:rsidDel="003F6185">
                <w:rPr>
                  <w:rFonts w:asciiTheme="majorHAnsi" w:eastAsia="Times New Roman" w:hAnsiTheme="majorHAnsi" w:cstheme="majorHAnsi"/>
                  <w:i/>
                  <w:iCs/>
                  <w:color w:val="000000"/>
                  <w:sz w:val="22"/>
                  <w:szCs w:val="22"/>
                  <w:rPrChange w:id="2334" w:author="Cong" w:date="2020-10-02T19:21:00Z">
                    <w:rPr>
                      <w:rFonts w:asciiTheme="majorHAnsi" w:eastAsia="Times New Roman" w:hAnsiTheme="majorHAnsi" w:cstheme="majorHAnsi"/>
                      <w:i/>
                      <w:iCs/>
                      <w:color w:val="000000"/>
                      <w:sz w:val="22"/>
                      <w:szCs w:val="22"/>
                    </w:rPr>
                  </w:rPrChange>
                </w:rPr>
                <w:br/>
                <w:delText>7- Don´t know/Not Sure</w:delText>
              </w:r>
              <w:r w:rsidRPr="00637F62" w:rsidDel="003F6185">
                <w:rPr>
                  <w:rFonts w:asciiTheme="majorHAnsi" w:eastAsia="Times New Roman" w:hAnsiTheme="majorHAnsi" w:cstheme="majorHAnsi"/>
                  <w:i/>
                  <w:iCs/>
                  <w:color w:val="000000"/>
                  <w:sz w:val="22"/>
                  <w:szCs w:val="22"/>
                  <w:rPrChange w:id="2335" w:author="Cong" w:date="2020-10-02T19:21:00Z">
                    <w:rPr>
                      <w:rFonts w:asciiTheme="majorHAnsi" w:eastAsia="Times New Roman" w:hAnsiTheme="majorHAnsi" w:cstheme="majorHAnsi"/>
                      <w:i/>
                      <w:iCs/>
                      <w:color w:val="000000"/>
                      <w:sz w:val="22"/>
                      <w:szCs w:val="22"/>
                    </w:rPr>
                  </w:rPrChange>
                </w:rPr>
                <w:br/>
                <w:delText>9- Refused</w:delText>
              </w:r>
            </w:del>
          </w:p>
        </w:tc>
        <w:tc>
          <w:tcPr>
            <w:tcW w:w="3247" w:type="dxa"/>
            <w:tcBorders>
              <w:top w:val="single" w:sz="4" w:space="0" w:color="auto"/>
              <w:left w:val="nil"/>
              <w:bottom w:val="single" w:sz="4" w:space="0" w:color="auto"/>
              <w:right w:val="nil"/>
            </w:tcBorders>
            <w:shd w:val="clear" w:color="auto" w:fill="auto"/>
            <w:vAlign w:val="bottom"/>
            <w:hideMark/>
          </w:tcPr>
          <w:p w14:paraId="3E307F98" w14:textId="3A808E16" w:rsidR="00784693" w:rsidRPr="00637F62" w:rsidDel="003F6185" w:rsidRDefault="00784693" w:rsidP="005068B2">
            <w:pPr>
              <w:ind w:firstLine="360"/>
              <w:jc w:val="center"/>
              <w:rPr>
                <w:del w:id="2336" w:author="Cong" w:date="2020-10-02T20:13:00Z"/>
                <w:rFonts w:asciiTheme="majorHAnsi" w:eastAsia="Times New Roman" w:hAnsiTheme="majorHAnsi" w:cstheme="majorHAnsi"/>
                <w:color w:val="000000"/>
                <w:sz w:val="22"/>
                <w:szCs w:val="22"/>
                <w:rPrChange w:id="2337" w:author="Cong" w:date="2020-10-02T19:21:00Z">
                  <w:rPr>
                    <w:del w:id="2338" w:author="Cong" w:date="2020-10-02T20:13:00Z"/>
                    <w:rFonts w:asciiTheme="majorHAnsi" w:eastAsia="Times New Roman" w:hAnsiTheme="majorHAnsi" w:cstheme="majorHAnsi"/>
                    <w:color w:val="000000"/>
                    <w:sz w:val="22"/>
                    <w:szCs w:val="22"/>
                  </w:rPr>
                </w:rPrChange>
              </w:rPr>
            </w:pPr>
            <w:del w:id="2339" w:author="Cong" w:date="2020-10-02T20:13:00Z">
              <w:r w:rsidRPr="00637F62" w:rsidDel="003F6185">
                <w:rPr>
                  <w:rFonts w:asciiTheme="majorHAnsi" w:eastAsia="Times New Roman" w:hAnsiTheme="majorHAnsi" w:cstheme="majorHAnsi"/>
                  <w:b/>
                  <w:bCs/>
                  <w:color w:val="000000"/>
                  <w:sz w:val="22"/>
                  <w:szCs w:val="22"/>
                  <w:rPrChange w:id="2340" w:author="Cong" w:date="2020-10-02T19:21:00Z">
                    <w:rPr>
                      <w:rFonts w:asciiTheme="majorHAnsi" w:eastAsia="Times New Roman" w:hAnsiTheme="majorHAnsi" w:cstheme="majorHAnsi"/>
                      <w:b/>
                      <w:bCs/>
                      <w:color w:val="000000"/>
                      <w:sz w:val="22"/>
                      <w:szCs w:val="22"/>
                    </w:rPr>
                  </w:rPrChange>
                </w:rPr>
                <w:delText xml:space="preserve">Question </w:delText>
              </w:r>
              <w:r w:rsidRPr="00637F62" w:rsidDel="003F6185">
                <w:rPr>
                  <w:rFonts w:asciiTheme="majorHAnsi" w:eastAsia="Times New Roman" w:hAnsiTheme="majorHAnsi" w:cstheme="majorHAnsi"/>
                  <w:color w:val="000000"/>
                  <w:sz w:val="22"/>
                  <w:szCs w:val="22"/>
                  <w:rPrChange w:id="2341" w:author="Cong" w:date="2020-10-02T19:21:00Z">
                    <w:rPr>
                      <w:rFonts w:asciiTheme="majorHAnsi" w:eastAsia="Times New Roman" w:hAnsiTheme="majorHAnsi" w:cstheme="majorHAnsi"/>
                      <w:color w:val="000000"/>
                      <w:sz w:val="22"/>
                      <w:szCs w:val="22"/>
                    </w:rPr>
                  </w:rPrChange>
                </w:rPr>
                <w:delText>(</w:delText>
              </w:r>
              <w:r w:rsidRPr="00637F62" w:rsidDel="003F6185">
                <w:rPr>
                  <w:rFonts w:asciiTheme="majorHAnsi" w:eastAsia="Times New Roman" w:hAnsiTheme="majorHAnsi" w:cstheme="majorHAnsi"/>
                  <w:i/>
                  <w:iCs/>
                  <w:color w:val="000000"/>
                  <w:sz w:val="22"/>
                  <w:szCs w:val="22"/>
                  <w:rPrChange w:id="2342" w:author="Cong" w:date="2020-10-02T19:21:00Z">
                    <w:rPr>
                      <w:rFonts w:asciiTheme="majorHAnsi" w:eastAsia="Times New Roman" w:hAnsiTheme="majorHAnsi" w:cstheme="majorHAnsi"/>
                      <w:i/>
                      <w:iCs/>
                      <w:color w:val="000000"/>
                      <w:sz w:val="22"/>
                      <w:szCs w:val="22"/>
                    </w:rPr>
                  </w:rPrChange>
                </w:rPr>
                <w:delText xml:space="preserve">hypertenev) : </w:delText>
              </w:r>
              <w:r w:rsidRPr="00637F62" w:rsidDel="003F6185">
                <w:rPr>
                  <w:rFonts w:asciiTheme="majorHAnsi" w:eastAsia="Times New Roman" w:hAnsiTheme="majorHAnsi" w:cstheme="majorHAnsi"/>
                  <w:color w:val="000000"/>
                  <w:sz w:val="22"/>
                  <w:szCs w:val="22"/>
                  <w:rPrChange w:id="2343" w:author="Cong" w:date="2020-10-02T19:21:00Z">
                    <w:rPr>
                      <w:rFonts w:asciiTheme="majorHAnsi" w:eastAsia="Times New Roman" w:hAnsiTheme="majorHAnsi" w:cstheme="majorHAnsi"/>
                      <w:color w:val="000000"/>
                      <w:sz w:val="22"/>
                      <w:szCs w:val="22"/>
                    </w:rPr>
                  </w:rPrChange>
                </w:rPr>
                <w:delText>Ever told to hyper tension before  </w:delText>
              </w:r>
              <w:r w:rsidRPr="00637F62" w:rsidDel="003F6185">
                <w:rPr>
                  <w:rFonts w:asciiTheme="majorHAnsi" w:eastAsia="Times New Roman" w:hAnsiTheme="majorHAnsi" w:cstheme="majorHAnsi"/>
                  <w:color w:val="000000"/>
                  <w:sz w:val="22"/>
                  <w:szCs w:val="22"/>
                  <w:rPrChange w:id="2344" w:author="Cong" w:date="2020-10-02T19:21:00Z">
                    <w:rPr>
                      <w:rFonts w:asciiTheme="majorHAnsi" w:eastAsia="Times New Roman" w:hAnsiTheme="majorHAnsi" w:cstheme="majorHAnsi"/>
                      <w:color w:val="000000"/>
                      <w:sz w:val="22"/>
                      <w:szCs w:val="22"/>
                    </w:rPr>
                  </w:rPrChange>
                </w:rPr>
                <w:br/>
              </w:r>
              <w:r w:rsidRPr="00637F62" w:rsidDel="003F6185">
                <w:rPr>
                  <w:rFonts w:asciiTheme="majorHAnsi" w:eastAsia="Times New Roman" w:hAnsiTheme="majorHAnsi" w:cstheme="majorHAnsi"/>
                  <w:b/>
                  <w:bCs/>
                  <w:color w:val="000000"/>
                  <w:sz w:val="22"/>
                  <w:szCs w:val="22"/>
                  <w:rPrChange w:id="2345" w:author="Cong" w:date="2020-10-02T19:21:00Z">
                    <w:rPr>
                      <w:rFonts w:asciiTheme="majorHAnsi" w:eastAsia="Times New Roman" w:hAnsiTheme="majorHAnsi" w:cstheme="majorHAnsi"/>
                      <w:b/>
                      <w:bCs/>
                      <w:color w:val="000000"/>
                      <w:sz w:val="22"/>
                      <w:szCs w:val="22"/>
                    </w:rPr>
                  </w:rPrChange>
                </w:rPr>
                <w:delText>Categorie</w:delText>
              </w:r>
              <w:r w:rsidRPr="00637F62" w:rsidDel="003F6185">
                <w:rPr>
                  <w:rFonts w:asciiTheme="majorHAnsi" w:eastAsia="Times New Roman" w:hAnsiTheme="majorHAnsi" w:cstheme="majorHAnsi"/>
                  <w:b/>
                  <w:bCs/>
                  <w:i/>
                  <w:iCs/>
                  <w:color w:val="000000"/>
                  <w:sz w:val="22"/>
                  <w:szCs w:val="22"/>
                  <w:rPrChange w:id="2346" w:author="Cong" w:date="2020-10-02T19:21:00Z">
                    <w:rPr>
                      <w:rFonts w:asciiTheme="majorHAnsi" w:eastAsia="Times New Roman" w:hAnsiTheme="majorHAnsi" w:cstheme="majorHAnsi"/>
                      <w:b/>
                      <w:bCs/>
                      <w:i/>
                      <w:iCs/>
                      <w:color w:val="000000"/>
                      <w:sz w:val="22"/>
                      <w:szCs w:val="22"/>
                    </w:rPr>
                  </w:rPrChange>
                </w:rPr>
                <w:delText>s</w:delText>
              </w:r>
              <w:r w:rsidRPr="00637F62" w:rsidDel="003F6185">
                <w:rPr>
                  <w:rFonts w:asciiTheme="majorHAnsi" w:eastAsia="Times New Roman" w:hAnsiTheme="majorHAnsi" w:cstheme="majorHAnsi"/>
                  <w:i/>
                  <w:iCs/>
                  <w:color w:val="000000"/>
                  <w:sz w:val="22"/>
                  <w:szCs w:val="22"/>
                  <w:rPrChange w:id="2347" w:author="Cong" w:date="2020-10-02T19:21:00Z">
                    <w:rPr>
                      <w:rFonts w:asciiTheme="majorHAnsi" w:eastAsia="Times New Roman" w:hAnsiTheme="majorHAnsi" w:cstheme="majorHAnsi"/>
                      <w:i/>
                      <w:iCs/>
                      <w:color w:val="000000"/>
                      <w:sz w:val="22"/>
                      <w:szCs w:val="22"/>
                    </w:rPr>
                  </w:rPrChange>
                </w:rPr>
                <w:delText xml:space="preserve"> 0-niu</w:delText>
              </w:r>
              <w:r w:rsidRPr="00637F62" w:rsidDel="003F6185">
                <w:rPr>
                  <w:rFonts w:asciiTheme="majorHAnsi" w:eastAsia="Times New Roman" w:hAnsiTheme="majorHAnsi" w:cstheme="majorHAnsi"/>
                  <w:i/>
                  <w:iCs/>
                  <w:color w:val="000000"/>
                  <w:sz w:val="22"/>
                  <w:szCs w:val="22"/>
                  <w:rPrChange w:id="2348" w:author="Cong" w:date="2020-10-02T19:21:00Z">
                    <w:rPr>
                      <w:rFonts w:asciiTheme="majorHAnsi" w:eastAsia="Times New Roman" w:hAnsiTheme="majorHAnsi" w:cstheme="majorHAnsi"/>
                      <w:i/>
                      <w:iCs/>
                      <w:color w:val="000000"/>
                      <w:sz w:val="22"/>
                      <w:szCs w:val="22"/>
                    </w:rPr>
                  </w:rPrChange>
                </w:rPr>
                <w:br/>
                <w:delText>1- no or not mentioned</w:delText>
              </w:r>
              <w:r w:rsidRPr="00637F62" w:rsidDel="003F6185">
                <w:rPr>
                  <w:rFonts w:asciiTheme="majorHAnsi" w:eastAsia="Times New Roman" w:hAnsiTheme="majorHAnsi" w:cstheme="majorHAnsi"/>
                  <w:i/>
                  <w:iCs/>
                  <w:color w:val="000000"/>
                  <w:sz w:val="22"/>
                  <w:szCs w:val="22"/>
                  <w:rPrChange w:id="2349" w:author="Cong" w:date="2020-10-02T19:21:00Z">
                    <w:rPr>
                      <w:rFonts w:asciiTheme="majorHAnsi" w:eastAsia="Times New Roman" w:hAnsiTheme="majorHAnsi" w:cstheme="majorHAnsi"/>
                      <w:i/>
                      <w:iCs/>
                      <w:color w:val="000000"/>
                      <w:sz w:val="22"/>
                      <w:szCs w:val="22"/>
                    </w:rPr>
                  </w:rPrChange>
                </w:rPr>
                <w:br/>
                <w:delText>2-- Yes</w:delText>
              </w:r>
              <w:r w:rsidRPr="00637F62" w:rsidDel="003F6185">
                <w:rPr>
                  <w:rFonts w:asciiTheme="majorHAnsi" w:eastAsia="Times New Roman" w:hAnsiTheme="majorHAnsi" w:cstheme="majorHAnsi"/>
                  <w:i/>
                  <w:iCs/>
                  <w:color w:val="000000"/>
                  <w:sz w:val="22"/>
                  <w:szCs w:val="22"/>
                  <w:rPrChange w:id="2350" w:author="Cong" w:date="2020-10-02T19:21:00Z">
                    <w:rPr>
                      <w:rFonts w:asciiTheme="majorHAnsi" w:eastAsia="Times New Roman" w:hAnsiTheme="majorHAnsi" w:cstheme="majorHAnsi"/>
                      <w:i/>
                      <w:iCs/>
                      <w:color w:val="000000"/>
                      <w:sz w:val="22"/>
                      <w:szCs w:val="22"/>
                    </w:rPr>
                  </w:rPrChange>
                </w:rPr>
                <w:br/>
                <w:delText>3- Borderline</w:delText>
              </w:r>
              <w:r w:rsidRPr="00637F62" w:rsidDel="003F6185">
                <w:rPr>
                  <w:rFonts w:asciiTheme="majorHAnsi" w:eastAsia="Times New Roman" w:hAnsiTheme="majorHAnsi" w:cstheme="majorHAnsi"/>
                  <w:i/>
                  <w:iCs/>
                  <w:color w:val="000000"/>
                  <w:sz w:val="22"/>
                  <w:szCs w:val="22"/>
                  <w:rPrChange w:id="2351" w:author="Cong" w:date="2020-10-02T19:21:00Z">
                    <w:rPr>
                      <w:rFonts w:asciiTheme="majorHAnsi" w:eastAsia="Times New Roman" w:hAnsiTheme="majorHAnsi" w:cstheme="majorHAnsi"/>
                      <w:i/>
                      <w:iCs/>
                      <w:color w:val="000000"/>
                      <w:sz w:val="22"/>
                      <w:szCs w:val="22"/>
                    </w:rPr>
                  </w:rPrChange>
                </w:rPr>
                <w:br/>
                <w:delText>7-Unknowned- Refused</w:delText>
              </w:r>
              <w:r w:rsidRPr="00637F62" w:rsidDel="003F6185">
                <w:rPr>
                  <w:rFonts w:asciiTheme="majorHAnsi" w:eastAsia="Times New Roman" w:hAnsiTheme="majorHAnsi" w:cstheme="majorHAnsi"/>
                  <w:i/>
                  <w:iCs/>
                  <w:color w:val="000000"/>
                  <w:sz w:val="22"/>
                  <w:szCs w:val="22"/>
                  <w:rPrChange w:id="2352" w:author="Cong" w:date="2020-10-02T19:21:00Z">
                    <w:rPr>
                      <w:rFonts w:asciiTheme="majorHAnsi" w:eastAsia="Times New Roman" w:hAnsiTheme="majorHAnsi" w:cstheme="majorHAnsi"/>
                      <w:i/>
                      <w:iCs/>
                      <w:color w:val="000000"/>
                      <w:sz w:val="22"/>
                      <w:szCs w:val="22"/>
                    </w:rPr>
                  </w:rPrChange>
                </w:rPr>
                <w:br/>
                <w:delText>8-Unknowned- Not certain</w:delText>
              </w:r>
              <w:r w:rsidRPr="00637F62" w:rsidDel="003F6185">
                <w:rPr>
                  <w:rFonts w:asciiTheme="majorHAnsi" w:eastAsia="Times New Roman" w:hAnsiTheme="majorHAnsi" w:cstheme="majorHAnsi"/>
                  <w:i/>
                  <w:iCs/>
                  <w:color w:val="000000"/>
                  <w:sz w:val="22"/>
                  <w:szCs w:val="22"/>
                  <w:rPrChange w:id="2353" w:author="Cong" w:date="2020-10-02T19:21:00Z">
                    <w:rPr>
                      <w:rFonts w:asciiTheme="majorHAnsi" w:eastAsia="Times New Roman" w:hAnsiTheme="majorHAnsi" w:cstheme="majorHAnsi"/>
                      <w:i/>
                      <w:iCs/>
                      <w:color w:val="000000"/>
                      <w:sz w:val="22"/>
                      <w:szCs w:val="22"/>
                    </w:rPr>
                  </w:rPrChange>
                </w:rPr>
                <w:br/>
                <w:delText>9- Unknown- Don’t know</w:delText>
              </w:r>
            </w:del>
          </w:p>
        </w:tc>
        <w:tc>
          <w:tcPr>
            <w:tcW w:w="2268" w:type="dxa"/>
            <w:tcBorders>
              <w:top w:val="single" w:sz="4" w:space="0" w:color="auto"/>
              <w:left w:val="nil"/>
              <w:bottom w:val="single" w:sz="4" w:space="0" w:color="auto"/>
              <w:right w:val="nil"/>
            </w:tcBorders>
            <w:shd w:val="clear" w:color="auto" w:fill="auto"/>
            <w:vAlign w:val="bottom"/>
            <w:hideMark/>
          </w:tcPr>
          <w:p w14:paraId="659BCD1F" w14:textId="7A8A0F79" w:rsidR="00784693" w:rsidRPr="00637F62" w:rsidDel="003F6185" w:rsidRDefault="00784693" w:rsidP="005068B2">
            <w:pPr>
              <w:ind w:firstLine="360"/>
              <w:jc w:val="center"/>
              <w:rPr>
                <w:del w:id="2354" w:author="Cong" w:date="2020-10-02T20:13:00Z"/>
                <w:rFonts w:asciiTheme="majorHAnsi" w:eastAsia="Times New Roman" w:hAnsiTheme="majorHAnsi" w:cstheme="majorHAnsi"/>
                <w:color w:val="000000"/>
                <w:sz w:val="22"/>
                <w:szCs w:val="22"/>
                <w:rPrChange w:id="2355" w:author="Cong" w:date="2020-10-02T19:21:00Z">
                  <w:rPr>
                    <w:del w:id="2356" w:author="Cong" w:date="2020-10-02T20:13:00Z"/>
                    <w:rFonts w:asciiTheme="majorHAnsi" w:eastAsia="Times New Roman" w:hAnsiTheme="majorHAnsi" w:cstheme="majorHAnsi"/>
                    <w:color w:val="000000"/>
                    <w:sz w:val="22"/>
                    <w:szCs w:val="22"/>
                  </w:rPr>
                </w:rPrChange>
              </w:rPr>
            </w:pPr>
            <w:del w:id="2357" w:author="Cong" w:date="2020-10-02T20:13:00Z">
              <w:r w:rsidRPr="00637F62" w:rsidDel="003F6185">
                <w:rPr>
                  <w:rFonts w:asciiTheme="majorHAnsi" w:eastAsia="Times New Roman" w:hAnsiTheme="majorHAnsi" w:cstheme="majorHAnsi"/>
                  <w:b/>
                  <w:bCs/>
                  <w:color w:val="000000"/>
                  <w:sz w:val="22"/>
                  <w:szCs w:val="22"/>
                  <w:rPrChange w:id="2358" w:author="Cong" w:date="2020-10-02T19:21:00Z">
                    <w:rPr>
                      <w:rFonts w:asciiTheme="majorHAnsi" w:eastAsia="Times New Roman" w:hAnsiTheme="majorHAnsi" w:cstheme="majorHAnsi"/>
                      <w:b/>
                      <w:bCs/>
                      <w:color w:val="000000"/>
                      <w:sz w:val="22"/>
                      <w:szCs w:val="22"/>
                    </w:rPr>
                  </w:rPrChange>
                </w:rPr>
                <w:delText>Question</w:delText>
              </w:r>
              <w:r w:rsidRPr="00637F62" w:rsidDel="003F6185">
                <w:rPr>
                  <w:rFonts w:asciiTheme="majorHAnsi" w:eastAsia="Times New Roman" w:hAnsiTheme="majorHAnsi" w:cstheme="majorHAnsi"/>
                  <w:color w:val="000000"/>
                  <w:sz w:val="22"/>
                  <w:szCs w:val="22"/>
                  <w:rPrChange w:id="2359" w:author="Cong" w:date="2020-10-02T19:21:00Z">
                    <w:rPr>
                      <w:rFonts w:asciiTheme="majorHAnsi" w:eastAsia="Times New Roman" w:hAnsiTheme="majorHAnsi" w:cstheme="majorHAnsi"/>
                      <w:color w:val="000000"/>
                      <w:sz w:val="22"/>
                      <w:szCs w:val="22"/>
                    </w:rPr>
                  </w:rPrChange>
                </w:rPr>
                <w:delText xml:space="preserve">: </w:delText>
              </w:r>
              <w:r w:rsidRPr="00637F62" w:rsidDel="003F6185">
                <w:rPr>
                  <w:rFonts w:asciiTheme="majorHAnsi" w:eastAsia="Times New Roman" w:hAnsiTheme="majorHAnsi" w:cstheme="majorHAnsi"/>
                  <w:i/>
                  <w:iCs/>
                  <w:color w:val="000000"/>
                  <w:sz w:val="22"/>
                  <w:szCs w:val="22"/>
                  <w:rPrChange w:id="2360" w:author="Cong" w:date="2020-10-02T19:21:00Z">
                    <w:rPr>
                      <w:rFonts w:asciiTheme="majorHAnsi" w:eastAsia="Times New Roman" w:hAnsiTheme="majorHAnsi" w:cstheme="majorHAnsi"/>
                      <w:i/>
                      <w:iCs/>
                      <w:color w:val="000000"/>
                      <w:sz w:val="22"/>
                      <w:szCs w:val="22"/>
                    </w:rPr>
                  </w:rPrChange>
                </w:rPr>
                <w:delText>BPQ020</w:delText>
              </w:r>
              <w:r w:rsidRPr="00637F62" w:rsidDel="003F6185">
                <w:rPr>
                  <w:rFonts w:asciiTheme="majorHAnsi" w:eastAsia="Times New Roman" w:hAnsiTheme="majorHAnsi" w:cstheme="majorHAnsi"/>
                  <w:color w:val="000000"/>
                  <w:sz w:val="22"/>
                  <w:szCs w:val="22"/>
                  <w:rPrChange w:id="2361" w:author="Cong" w:date="2020-10-02T19:21:00Z">
                    <w:rPr>
                      <w:rFonts w:asciiTheme="majorHAnsi" w:eastAsia="Times New Roman" w:hAnsiTheme="majorHAnsi" w:cstheme="majorHAnsi"/>
                      <w:color w:val="000000"/>
                      <w:sz w:val="22"/>
                      <w:szCs w:val="22"/>
                    </w:rPr>
                  </w:rPrChange>
                </w:rPr>
                <w:delText xml:space="preserve"> - Ever told you had high blood pressure</w:delText>
              </w:r>
              <w:r w:rsidRPr="00637F62" w:rsidDel="003F6185">
                <w:rPr>
                  <w:rFonts w:asciiTheme="majorHAnsi" w:eastAsia="Times New Roman" w:hAnsiTheme="majorHAnsi" w:cstheme="majorHAnsi"/>
                  <w:color w:val="000000"/>
                  <w:sz w:val="22"/>
                  <w:szCs w:val="22"/>
                  <w:rPrChange w:id="2362" w:author="Cong" w:date="2020-10-02T19:21:00Z">
                    <w:rPr>
                      <w:rFonts w:asciiTheme="majorHAnsi" w:eastAsia="Times New Roman" w:hAnsiTheme="majorHAnsi" w:cstheme="majorHAnsi"/>
                      <w:color w:val="000000"/>
                      <w:sz w:val="22"/>
                      <w:szCs w:val="22"/>
                    </w:rPr>
                  </w:rPrChange>
                </w:rPr>
                <w:br/>
              </w:r>
              <w:r w:rsidRPr="00637F62" w:rsidDel="003F6185">
                <w:rPr>
                  <w:rFonts w:asciiTheme="majorHAnsi" w:eastAsia="Times New Roman" w:hAnsiTheme="majorHAnsi" w:cstheme="majorHAnsi"/>
                  <w:b/>
                  <w:bCs/>
                  <w:color w:val="000000"/>
                  <w:sz w:val="22"/>
                  <w:szCs w:val="22"/>
                  <w:rPrChange w:id="2363" w:author="Cong" w:date="2020-10-02T19:21:00Z">
                    <w:rPr>
                      <w:rFonts w:asciiTheme="majorHAnsi" w:eastAsia="Times New Roman" w:hAnsiTheme="majorHAnsi" w:cstheme="majorHAnsi"/>
                      <w:b/>
                      <w:bCs/>
                      <w:color w:val="000000"/>
                      <w:sz w:val="22"/>
                      <w:szCs w:val="22"/>
                    </w:rPr>
                  </w:rPrChange>
                </w:rPr>
                <w:delText>Categorie</w:delText>
              </w:r>
              <w:r w:rsidRPr="00637F62" w:rsidDel="003F6185">
                <w:rPr>
                  <w:rFonts w:asciiTheme="majorHAnsi" w:eastAsia="Times New Roman" w:hAnsiTheme="majorHAnsi" w:cstheme="majorHAnsi"/>
                  <w:color w:val="000000"/>
                  <w:sz w:val="22"/>
                  <w:szCs w:val="22"/>
                  <w:rPrChange w:id="2364" w:author="Cong" w:date="2020-10-02T19:21:00Z">
                    <w:rPr>
                      <w:rFonts w:asciiTheme="majorHAnsi" w:eastAsia="Times New Roman" w:hAnsiTheme="majorHAnsi" w:cstheme="majorHAnsi"/>
                      <w:color w:val="000000"/>
                      <w:sz w:val="22"/>
                      <w:szCs w:val="22"/>
                    </w:rPr>
                  </w:rPrChange>
                </w:rPr>
                <w:delText>s:</w:delText>
              </w:r>
              <w:r w:rsidRPr="00637F62" w:rsidDel="003F6185">
                <w:rPr>
                  <w:rFonts w:asciiTheme="majorHAnsi" w:eastAsia="Times New Roman" w:hAnsiTheme="majorHAnsi" w:cstheme="majorHAnsi"/>
                  <w:i/>
                  <w:iCs/>
                  <w:color w:val="000000"/>
                  <w:sz w:val="22"/>
                  <w:szCs w:val="22"/>
                  <w:rPrChange w:id="2365" w:author="Cong" w:date="2020-10-02T19:21:00Z">
                    <w:rPr>
                      <w:rFonts w:asciiTheme="majorHAnsi" w:eastAsia="Times New Roman" w:hAnsiTheme="majorHAnsi" w:cstheme="majorHAnsi"/>
                      <w:i/>
                      <w:iCs/>
                      <w:color w:val="000000"/>
                      <w:sz w:val="22"/>
                      <w:szCs w:val="22"/>
                    </w:rPr>
                  </w:rPrChange>
                </w:rPr>
                <w:delText xml:space="preserve">1 Yes  </w:delText>
              </w:r>
              <w:r w:rsidRPr="00637F62" w:rsidDel="003F6185">
                <w:rPr>
                  <w:rFonts w:asciiTheme="majorHAnsi" w:eastAsia="Times New Roman" w:hAnsiTheme="majorHAnsi" w:cstheme="majorHAnsi"/>
                  <w:i/>
                  <w:iCs/>
                  <w:color w:val="000000"/>
                  <w:sz w:val="22"/>
                  <w:szCs w:val="22"/>
                  <w:rPrChange w:id="2366" w:author="Cong" w:date="2020-10-02T19:21:00Z">
                    <w:rPr>
                      <w:rFonts w:asciiTheme="majorHAnsi" w:eastAsia="Times New Roman" w:hAnsiTheme="majorHAnsi" w:cstheme="majorHAnsi"/>
                      <w:i/>
                      <w:iCs/>
                      <w:color w:val="000000"/>
                      <w:sz w:val="22"/>
                      <w:szCs w:val="22"/>
                    </w:rPr>
                  </w:rPrChange>
                </w:rPr>
                <w:br/>
                <w:delText xml:space="preserve">2 No </w:delText>
              </w:r>
              <w:r w:rsidRPr="00637F62" w:rsidDel="003F6185">
                <w:rPr>
                  <w:rFonts w:asciiTheme="majorHAnsi" w:eastAsia="Times New Roman" w:hAnsiTheme="majorHAnsi" w:cstheme="majorHAnsi"/>
                  <w:i/>
                  <w:iCs/>
                  <w:color w:val="000000"/>
                  <w:sz w:val="22"/>
                  <w:szCs w:val="22"/>
                  <w:rPrChange w:id="2367" w:author="Cong" w:date="2020-10-02T19:21:00Z">
                    <w:rPr>
                      <w:rFonts w:asciiTheme="majorHAnsi" w:eastAsia="Times New Roman" w:hAnsiTheme="majorHAnsi" w:cstheme="majorHAnsi"/>
                      <w:i/>
                      <w:iCs/>
                      <w:color w:val="000000"/>
                      <w:sz w:val="22"/>
                      <w:szCs w:val="22"/>
                    </w:rPr>
                  </w:rPrChange>
                </w:rPr>
                <w:br/>
                <w:delText xml:space="preserve">7 Refused </w:delText>
              </w:r>
              <w:r w:rsidRPr="00637F62" w:rsidDel="003F6185">
                <w:rPr>
                  <w:rFonts w:asciiTheme="majorHAnsi" w:eastAsia="Times New Roman" w:hAnsiTheme="majorHAnsi" w:cstheme="majorHAnsi"/>
                  <w:i/>
                  <w:iCs/>
                  <w:color w:val="000000"/>
                  <w:sz w:val="22"/>
                  <w:szCs w:val="22"/>
                  <w:rPrChange w:id="2368" w:author="Cong" w:date="2020-10-02T19:21:00Z">
                    <w:rPr>
                      <w:rFonts w:asciiTheme="majorHAnsi" w:eastAsia="Times New Roman" w:hAnsiTheme="majorHAnsi" w:cstheme="majorHAnsi"/>
                      <w:i/>
                      <w:iCs/>
                      <w:color w:val="000000"/>
                      <w:sz w:val="22"/>
                      <w:szCs w:val="22"/>
                    </w:rPr>
                  </w:rPrChange>
                </w:rPr>
                <w:br/>
                <w:delText>9 Don't know</w:delText>
              </w:r>
              <w:r w:rsidRPr="00637F62" w:rsidDel="003F6185">
                <w:rPr>
                  <w:rFonts w:asciiTheme="majorHAnsi" w:eastAsia="Times New Roman" w:hAnsiTheme="majorHAnsi" w:cstheme="majorHAnsi"/>
                  <w:i/>
                  <w:iCs/>
                  <w:color w:val="000000"/>
                  <w:sz w:val="22"/>
                  <w:szCs w:val="22"/>
                  <w:rPrChange w:id="2369" w:author="Cong" w:date="2020-10-02T19:21:00Z">
                    <w:rPr>
                      <w:rFonts w:asciiTheme="majorHAnsi" w:eastAsia="Times New Roman" w:hAnsiTheme="majorHAnsi" w:cstheme="majorHAnsi"/>
                      <w:i/>
                      <w:iCs/>
                      <w:color w:val="000000"/>
                      <w:sz w:val="22"/>
                      <w:szCs w:val="22"/>
                    </w:rPr>
                  </w:rPrChange>
                </w:rPr>
                <w:br/>
                <w:delText xml:space="preserve">. Missing </w:delText>
              </w:r>
            </w:del>
          </w:p>
        </w:tc>
        <w:tc>
          <w:tcPr>
            <w:tcW w:w="2977" w:type="dxa"/>
            <w:tcBorders>
              <w:top w:val="single" w:sz="4" w:space="0" w:color="auto"/>
              <w:left w:val="nil"/>
              <w:bottom w:val="single" w:sz="4" w:space="0" w:color="auto"/>
              <w:right w:val="nil"/>
            </w:tcBorders>
            <w:shd w:val="clear" w:color="auto" w:fill="auto"/>
            <w:vAlign w:val="bottom"/>
            <w:hideMark/>
          </w:tcPr>
          <w:p w14:paraId="25191579" w14:textId="2A699DDB" w:rsidR="00784693" w:rsidRPr="00637F62" w:rsidDel="003F6185" w:rsidRDefault="00784693" w:rsidP="005068B2">
            <w:pPr>
              <w:ind w:firstLine="360"/>
              <w:jc w:val="center"/>
              <w:rPr>
                <w:del w:id="2370" w:author="Cong" w:date="2020-10-02T20:13:00Z"/>
                <w:rFonts w:asciiTheme="majorHAnsi" w:eastAsia="Times New Roman" w:hAnsiTheme="majorHAnsi" w:cstheme="majorHAnsi"/>
                <w:color w:val="000000"/>
                <w:sz w:val="22"/>
                <w:szCs w:val="22"/>
                <w:rPrChange w:id="2371" w:author="Cong" w:date="2020-10-02T19:21:00Z">
                  <w:rPr>
                    <w:del w:id="2372" w:author="Cong" w:date="2020-10-02T20:13:00Z"/>
                    <w:rFonts w:asciiTheme="majorHAnsi" w:eastAsia="Times New Roman" w:hAnsiTheme="majorHAnsi" w:cstheme="majorHAnsi"/>
                    <w:color w:val="000000"/>
                    <w:sz w:val="22"/>
                    <w:szCs w:val="22"/>
                  </w:rPr>
                </w:rPrChange>
              </w:rPr>
            </w:pPr>
            <w:del w:id="2373" w:author="Cong" w:date="2020-10-02T20:13:00Z">
              <w:r w:rsidRPr="00637F62" w:rsidDel="003F6185">
                <w:rPr>
                  <w:rFonts w:asciiTheme="majorHAnsi" w:eastAsia="Times New Roman" w:hAnsiTheme="majorHAnsi" w:cstheme="majorHAnsi"/>
                  <w:b/>
                  <w:bCs/>
                  <w:color w:val="000000"/>
                  <w:sz w:val="22"/>
                  <w:szCs w:val="22"/>
                  <w:rPrChange w:id="2374" w:author="Cong" w:date="2020-10-02T19:21:00Z">
                    <w:rPr>
                      <w:rFonts w:asciiTheme="majorHAnsi" w:eastAsia="Times New Roman" w:hAnsiTheme="majorHAnsi" w:cstheme="majorHAnsi"/>
                      <w:b/>
                      <w:bCs/>
                      <w:color w:val="000000"/>
                      <w:sz w:val="22"/>
                      <w:szCs w:val="22"/>
                    </w:rPr>
                  </w:rPrChange>
                </w:rPr>
                <w:delText xml:space="preserve">Question </w:delText>
              </w:r>
              <w:r w:rsidRPr="00637F62" w:rsidDel="003F6185">
                <w:rPr>
                  <w:rFonts w:asciiTheme="majorHAnsi" w:eastAsia="Times New Roman" w:hAnsiTheme="majorHAnsi" w:cstheme="majorHAnsi"/>
                  <w:color w:val="000000"/>
                  <w:sz w:val="22"/>
                  <w:szCs w:val="22"/>
                  <w:rPrChange w:id="2375" w:author="Cong" w:date="2020-10-02T19:21:00Z">
                    <w:rPr>
                      <w:rFonts w:asciiTheme="majorHAnsi" w:eastAsia="Times New Roman" w:hAnsiTheme="majorHAnsi" w:cstheme="majorHAnsi"/>
                      <w:color w:val="000000"/>
                      <w:sz w:val="22"/>
                      <w:szCs w:val="22"/>
                    </w:rPr>
                  </w:rPrChange>
                </w:rPr>
                <w:delText>(</w:delText>
              </w:r>
              <w:r w:rsidRPr="00637F62" w:rsidDel="003F6185">
                <w:rPr>
                  <w:rFonts w:asciiTheme="majorHAnsi" w:eastAsia="Times New Roman" w:hAnsiTheme="majorHAnsi" w:cstheme="majorHAnsi"/>
                  <w:i/>
                  <w:iCs/>
                  <w:color w:val="000000"/>
                  <w:sz w:val="22"/>
                  <w:szCs w:val="22"/>
                  <w:rPrChange w:id="2376" w:author="Cong" w:date="2020-10-02T19:21:00Z">
                    <w:rPr>
                      <w:rFonts w:asciiTheme="majorHAnsi" w:eastAsia="Times New Roman" w:hAnsiTheme="majorHAnsi" w:cstheme="majorHAnsi"/>
                      <w:i/>
                      <w:iCs/>
                      <w:color w:val="000000"/>
                      <w:sz w:val="22"/>
                      <w:szCs w:val="22"/>
                    </w:rPr>
                  </w:rPrChange>
                </w:rPr>
                <w:delText xml:space="preserve">hypertenev) : </w:delText>
              </w:r>
              <w:r w:rsidRPr="00637F62" w:rsidDel="003F6185">
                <w:rPr>
                  <w:rFonts w:asciiTheme="majorHAnsi" w:eastAsia="Times New Roman" w:hAnsiTheme="majorHAnsi" w:cstheme="majorHAnsi"/>
                  <w:color w:val="000000"/>
                  <w:sz w:val="22"/>
                  <w:szCs w:val="22"/>
                  <w:rPrChange w:id="2377" w:author="Cong" w:date="2020-10-02T19:21:00Z">
                    <w:rPr>
                      <w:rFonts w:asciiTheme="majorHAnsi" w:eastAsia="Times New Roman" w:hAnsiTheme="majorHAnsi" w:cstheme="majorHAnsi"/>
                      <w:color w:val="000000"/>
                      <w:sz w:val="22"/>
                      <w:szCs w:val="22"/>
                    </w:rPr>
                  </w:rPrChange>
                </w:rPr>
                <w:delText>Ever told to hyper tension before  </w:delText>
              </w:r>
              <w:r w:rsidRPr="00637F62" w:rsidDel="003F6185">
                <w:rPr>
                  <w:rFonts w:asciiTheme="majorHAnsi" w:eastAsia="Times New Roman" w:hAnsiTheme="majorHAnsi" w:cstheme="majorHAnsi"/>
                  <w:color w:val="000000"/>
                  <w:sz w:val="22"/>
                  <w:szCs w:val="22"/>
                  <w:rPrChange w:id="2378" w:author="Cong" w:date="2020-10-02T19:21:00Z">
                    <w:rPr>
                      <w:rFonts w:asciiTheme="majorHAnsi" w:eastAsia="Times New Roman" w:hAnsiTheme="majorHAnsi" w:cstheme="majorHAnsi"/>
                      <w:color w:val="000000"/>
                      <w:sz w:val="22"/>
                      <w:szCs w:val="22"/>
                    </w:rPr>
                  </w:rPrChange>
                </w:rPr>
                <w:br/>
              </w:r>
              <w:r w:rsidRPr="00637F62" w:rsidDel="003F6185">
                <w:rPr>
                  <w:rFonts w:asciiTheme="majorHAnsi" w:eastAsia="Times New Roman" w:hAnsiTheme="majorHAnsi" w:cstheme="majorHAnsi"/>
                  <w:b/>
                  <w:bCs/>
                  <w:color w:val="000000"/>
                  <w:sz w:val="22"/>
                  <w:szCs w:val="22"/>
                  <w:rPrChange w:id="2379" w:author="Cong" w:date="2020-10-02T19:21:00Z">
                    <w:rPr>
                      <w:rFonts w:asciiTheme="majorHAnsi" w:eastAsia="Times New Roman" w:hAnsiTheme="majorHAnsi" w:cstheme="majorHAnsi"/>
                      <w:b/>
                      <w:bCs/>
                      <w:color w:val="000000"/>
                      <w:sz w:val="22"/>
                      <w:szCs w:val="22"/>
                    </w:rPr>
                  </w:rPrChange>
                </w:rPr>
                <w:delText>Categorie</w:delText>
              </w:r>
              <w:r w:rsidRPr="00637F62" w:rsidDel="003F6185">
                <w:rPr>
                  <w:rFonts w:asciiTheme="majorHAnsi" w:eastAsia="Times New Roman" w:hAnsiTheme="majorHAnsi" w:cstheme="majorHAnsi"/>
                  <w:b/>
                  <w:bCs/>
                  <w:i/>
                  <w:iCs/>
                  <w:color w:val="000000"/>
                  <w:sz w:val="22"/>
                  <w:szCs w:val="22"/>
                  <w:rPrChange w:id="2380" w:author="Cong" w:date="2020-10-02T19:21:00Z">
                    <w:rPr>
                      <w:rFonts w:asciiTheme="majorHAnsi" w:eastAsia="Times New Roman" w:hAnsiTheme="majorHAnsi" w:cstheme="majorHAnsi"/>
                      <w:b/>
                      <w:bCs/>
                      <w:i/>
                      <w:iCs/>
                      <w:color w:val="000000"/>
                      <w:sz w:val="22"/>
                      <w:szCs w:val="22"/>
                    </w:rPr>
                  </w:rPrChange>
                </w:rPr>
                <w:delText>s</w:delText>
              </w:r>
              <w:r w:rsidRPr="00637F62" w:rsidDel="003F6185">
                <w:rPr>
                  <w:rFonts w:asciiTheme="majorHAnsi" w:eastAsia="Times New Roman" w:hAnsiTheme="majorHAnsi" w:cstheme="majorHAnsi"/>
                  <w:i/>
                  <w:iCs/>
                  <w:color w:val="000000"/>
                  <w:sz w:val="22"/>
                  <w:szCs w:val="22"/>
                  <w:rPrChange w:id="2381" w:author="Cong" w:date="2020-10-02T19:21:00Z">
                    <w:rPr>
                      <w:rFonts w:asciiTheme="majorHAnsi" w:eastAsia="Times New Roman" w:hAnsiTheme="majorHAnsi" w:cstheme="majorHAnsi"/>
                      <w:i/>
                      <w:iCs/>
                      <w:color w:val="000000"/>
                      <w:sz w:val="22"/>
                      <w:szCs w:val="22"/>
                    </w:rPr>
                  </w:rPrChange>
                </w:rPr>
                <w:delText xml:space="preserve"> 0-niu</w:delText>
              </w:r>
              <w:r w:rsidRPr="00637F62" w:rsidDel="003F6185">
                <w:rPr>
                  <w:rFonts w:asciiTheme="majorHAnsi" w:eastAsia="Times New Roman" w:hAnsiTheme="majorHAnsi" w:cstheme="majorHAnsi"/>
                  <w:i/>
                  <w:iCs/>
                  <w:color w:val="000000"/>
                  <w:sz w:val="22"/>
                  <w:szCs w:val="22"/>
                  <w:rPrChange w:id="2382" w:author="Cong" w:date="2020-10-02T19:21:00Z">
                    <w:rPr>
                      <w:rFonts w:asciiTheme="majorHAnsi" w:eastAsia="Times New Roman" w:hAnsiTheme="majorHAnsi" w:cstheme="majorHAnsi"/>
                      <w:i/>
                      <w:iCs/>
                      <w:color w:val="000000"/>
                      <w:sz w:val="22"/>
                      <w:szCs w:val="22"/>
                    </w:rPr>
                  </w:rPrChange>
                </w:rPr>
                <w:br/>
                <w:delText>1- no or not mentioned</w:delText>
              </w:r>
              <w:r w:rsidRPr="00637F62" w:rsidDel="003F6185">
                <w:rPr>
                  <w:rFonts w:asciiTheme="majorHAnsi" w:eastAsia="Times New Roman" w:hAnsiTheme="majorHAnsi" w:cstheme="majorHAnsi"/>
                  <w:i/>
                  <w:iCs/>
                  <w:color w:val="000000"/>
                  <w:sz w:val="22"/>
                  <w:szCs w:val="22"/>
                  <w:rPrChange w:id="2383" w:author="Cong" w:date="2020-10-02T19:21:00Z">
                    <w:rPr>
                      <w:rFonts w:asciiTheme="majorHAnsi" w:eastAsia="Times New Roman" w:hAnsiTheme="majorHAnsi" w:cstheme="majorHAnsi"/>
                      <w:i/>
                      <w:iCs/>
                      <w:color w:val="000000"/>
                      <w:sz w:val="22"/>
                      <w:szCs w:val="22"/>
                    </w:rPr>
                  </w:rPrChange>
                </w:rPr>
                <w:br/>
                <w:delText>2-- Yes</w:delText>
              </w:r>
              <w:r w:rsidRPr="00637F62" w:rsidDel="003F6185">
                <w:rPr>
                  <w:rFonts w:asciiTheme="majorHAnsi" w:eastAsia="Times New Roman" w:hAnsiTheme="majorHAnsi" w:cstheme="majorHAnsi"/>
                  <w:i/>
                  <w:iCs/>
                  <w:color w:val="000000"/>
                  <w:sz w:val="22"/>
                  <w:szCs w:val="22"/>
                  <w:rPrChange w:id="2384" w:author="Cong" w:date="2020-10-02T19:21:00Z">
                    <w:rPr>
                      <w:rFonts w:asciiTheme="majorHAnsi" w:eastAsia="Times New Roman" w:hAnsiTheme="majorHAnsi" w:cstheme="majorHAnsi"/>
                      <w:i/>
                      <w:iCs/>
                      <w:color w:val="000000"/>
                      <w:sz w:val="22"/>
                      <w:szCs w:val="22"/>
                    </w:rPr>
                  </w:rPrChange>
                </w:rPr>
                <w:br/>
                <w:delText>3- Borderline</w:delText>
              </w:r>
              <w:r w:rsidRPr="00637F62" w:rsidDel="003F6185">
                <w:rPr>
                  <w:rFonts w:asciiTheme="majorHAnsi" w:eastAsia="Times New Roman" w:hAnsiTheme="majorHAnsi" w:cstheme="majorHAnsi"/>
                  <w:i/>
                  <w:iCs/>
                  <w:color w:val="000000"/>
                  <w:sz w:val="22"/>
                  <w:szCs w:val="22"/>
                  <w:rPrChange w:id="2385" w:author="Cong" w:date="2020-10-02T19:21:00Z">
                    <w:rPr>
                      <w:rFonts w:asciiTheme="majorHAnsi" w:eastAsia="Times New Roman" w:hAnsiTheme="majorHAnsi" w:cstheme="majorHAnsi"/>
                      <w:i/>
                      <w:iCs/>
                      <w:color w:val="000000"/>
                      <w:sz w:val="22"/>
                      <w:szCs w:val="22"/>
                    </w:rPr>
                  </w:rPrChange>
                </w:rPr>
                <w:br/>
                <w:delText>7-Unknowned- Refused</w:delText>
              </w:r>
              <w:r w:rsidRPr="00637F62" w:rsidDel="003F6185">
                <w:rPr>
                  <w:rFonts w:asciiTheme="majorHAnsi" w:eastAsia="Times New Roman" w:hAnsiTheme="majorHAnsi" w:cstheme="majorHAnsi"/>
                  <w:i/>
                  <w:iCs/>
                  <w:color w:val="000000"/>
                  <w:sz w:val="22"/>
                  <w:szCs w:val="22"/>
                  <w:rPrChange w:id="2386" w:author="Cong" w:date="2020-10-02T19:21:00Z">
                    <w:rPr>
                      <w:rFonts w:asciiTheme="majorHAnsi" w:eastAsia="Times New Roman" w:hAnsiTheme="majorHAnsi" w:cstheme="majorHAnsi"/>
                      <w:i/>
                      <w:iCs/>
                      <w:color w:val="000000"/>
                      <w:sz w:val="22"/>
                      <w:szCs w:val="22"/>
                    </w:rPr>
                  </w:rPrChange>
                </w:rPr>
                <w:br/>
                <w:delText>8-Unknowned- Not certain</w:delText>
              </w:r>
              <w:r w:rsidRPr="00637F62" w:rsidDel="003F6185">
                <w:rPr>
                  <w:rFonts w:asciiTheme="majorHAnsi" w:eastAsia="Times New Roman" w:hAnsiTheme="majorHAnsi" w:cstheme="majorHAnsi"/>
                  <w:i/>
                  <w:iCs/>
                  <w:color w:val="000000"/>
                  <w:sz w:val="22"/>
                  <w:szCs w:val="22"/>
                  <w:rPrChange w:id="2387" w:author="Cong" w:date="2020-10-02T19:21:00Z">
                    <w:rPr>
                      <w:rFonts w:asciiTheme="majorHAnsi" w:eastAsia="Times New Roman" w:hAnsiTheme="majorHAnsi" w:cstheme="majorHAnsi"/>
                      <w:i/>
                      <w:iCs/>
                      <w:color w:val="000000"/>
                      <w:sz w:val="22"/>
                      <w:szCs w:val="22"/>
                    </w:rPr>
                  </w:rPrChange>
                </w:rPr>
                <w:br/>
                <w:delText>9- Unknown- Don’t know</w:delText>
              </w:r>
            </w:del>
          </w:p>
        </w:tc>
      </w:tr>
      <w:tr w:rsidR="00784693" w:rsidRPr="00637F62" w:rsidDel="003F6185" w14:paraId="408D5765" w14:textId="387012F8" w:rsidTr="001A5E58">
        <w:trPr>
          <w:trHeight w:val="620"/>
          <w:del w:id="2388" w:author="Cong" w:date="2020-10-02T20:13:00Z"/>
        </w:trPr>
        <w:tc>
          <w:tcPr>
            <w:tcW w:w="1575" w:type="dxa"/>
            <w:tcBorders>
              <w:top w:val="nil"/>
              <w:left w:val="nil"/>
              <w:bottom w:val="nil"/>
              <w:right w:val="nil"/>
            </w:tcBorders>
            <w:shd w:val="clear" w:color="000000" w:fill="D0CECE"/>
            <w:vAlign w:val="bottom"/>
            <w:hideMark/>
          </w:tcPr>
          <w:p w14:paraId="5ED2B06D" w14:textId="32A9B360" w:rsidR="00784693" w:rsidRPr="00637F62" w:rsidDel="003F6185" w:rsidRDefault="00784693" w:rsidP="005068B2">
            <w:pPr>
              <w:ind w:firstLine="360"/>
              <w:rPr>
                <w:del w:id="2389" w:author="Cong" w:date="2020-10-02T20:13:00Z"/>
                <w:rFonts w:asciiTheme="majorHAnsi" w:eastAsia="Times New Roman" w:hAnsiTheme="majorHAnsi" w:cstheme="majorHAnsi"/>
                <w:b/>
                <w:bCs/>
                <w:color w:val="000000"/>
                <w:sz w:val="22"/>
                <w:szCs w:val="22"/>
                <w:rPrChange w:id="2390" w:author="Cong" w:date="2020-10-02T19:21:00Z">
                  <w:rPr>
                    <w:del w:id="2391" w:author="Cong" w:date="2020-10-02T20:13:00Z"/>
                    <w:rFonts w:asciiTheme="majorHAnsi" w:eastAsia="Times New Roman" w:hAnsiTheme="majorHAnsi" w:cstheme="majorHAnsi"/>
                    <w:b/>
                    <w:bCs/>
                    <w:color w:val="000000"/>
                    <w:sz w:val="22"/>
                    <w:szCs w:val="22"/>
                  </w:rPr>
                </w:rPrChange>
              </w:rPr>
            </w:pPr>
            <w:del w:id="2392" w:author="Cong" w:date="2020-10-02T20:13:00Z">
              <w:r w:rsidRPr="00637F62" w:rsidDel="003F6185">
                <w:rPr>
                  <w:rFonts w:asciiTheme="majorHAnsi" w:eastAsia="Times New Roman" w:hAnsiTheme="majorHAnsi" w:cstheme="majorHAnsi"/>
                  <w:b/>
                  <w:bCs/>
                  <w:color w:val="000000"/>
                  <w:sz w:val="22"/>
                  <w:szCs w:val="22"/>
                  <w:rPrChange w:id="2393" w:author="Cong" w:date="2020-10-02T19:21:00Z">
                    <w:rPr>
                      <w:rFonts w:asciiTheme="majorHAnsi" w:eastAsia="Times New Roman" w:hAnsiTheme="majorHAnsi" w:cstheme="majorHAnsi"/>
                      <w:b/>
                      <w:bCs/>
                      <w:color w:val="000000"/>
                      <w:sz w:val="22"/>
                      <w:szCs w:val="22"/>
                    </w:rPr>
                  </w:rPrChange>
                </w:rPr>
                <w:delText>Demographic Variable</w:delText>
              </w:r>
            </w:del>
          </w:p>
        </w:tc>
        <w:tc>
          <w:tcPr>
            <w:tcW w:w="3402" w:type="dxa"/>
            <w:tcBorders>
              <w:top w:val="nil"/>
              <w:left w:val="nil"/>
              <w:bottom w:val="nil"/>
              <w:right w:val="nil"/>
            </w:tcBorders>
            <w:shd w:val="clear" w:color="000000" w:fill="D0CECE"/>
            <w:noWrap/>
            <w:vAlign w:val="bottom"/>
            <w:hideMark/>
          </w:tcPr>
          <w:p w14:paraId="53C73397" w14:textId="1A992954" w:rsidR="00784693" w:rsidRPr="00637F62" w:rsidDel="003F6185" w:rsidRDefault="00784693" w:rsidP="005068B2">
            <w:pPr>
              <w:ind w:firstLine="360"/>
              <w:jc w:val="center"/>
              <w:rPr>
                <w:del w:id="2394" w:author="Cong" w:date="2020-10-02T20:13:00Z"/>
                <w:rFonts w:asciiTheme="majorHAnsi" w:eastAsia="Times New Roman" w:hAnsiTheme="majorHAnsi" w:cstheme="majorHAnsi"/>
                <w:color w:val="000000"/>
                <w:sz w:val="22"/>
                <w:szCs w:val="22"/>
                <w:rPrChange w:id="2395" w:author="Cong" w:date="2020-10-02T19:21:00Z">
                  <w:rPr>
                    <w:del w:id="2396" w:author="Cong" w:date="2020-10-02T20:13:00Z"/>
                    <w:rFonts w:asciiTheme="majorHAnsi" w:eastAsia="Times New Roman" w:hAnsiTheme="majorHAnsi" w:cstheme="majorHAnsi"/>
                    <w:color w:val="000000"/>
                    <w:sz w:val="22"/>
                    <w:szCs w:val="22"/>
                  </w:rPr>
                </w:rPrChange>
              </w:rPr>
            </w:pPr>
            <w:del w:id="2397" w:author="Cong" w:date="2020-10-02T20:13:00Z">
              <w:r w:rsidRPr="00637F62" w:rsidDel="003F6185">
                <w:rPr>
                  <w:rFonts w:asciiTheme="majorHAnsi" w:eastAsia="Times New Roman" w:hAnsiTheme="majorHAnsi" w:cstheme="majorHAnsi"/>
                  <w:color w:val="000000"/>
                  <w:sz w:val="22"/>
                  <w:szCs w:val="22"/>
                  <w:rPrChange w:id="2398" w:author="Cong" w:date="2020-10-02T19:21:00Z">
                    <w:rPr>
                      <w:rFonts w:asciiTheme="majorHAnsi" w:eastAsia="Times New Roman" w:hAnsiTheme="majorHAnsi" w:cstheme="majorHAnsi"/>
                      <w:color w:val="000000"/>
                      <w:sz w:val="22"/>
                      <w:szCs w:val="22"/>
                    </w:rPr>
                  </w:rPrChange>
                </w:rPr>
                <w:delText> </w:delText>
              </w:r>
            </w:del>
          </w:p>
        </w:tc>
        <w:tc>
          <w:tcPr>
            <w:tcW w:w="3247" w:type="dxa"/>
            <w:tcBorders>
              <w:top w:val="nil"/>
              <w:left w:val="single" w:sz="8" w:space="0" w:color="DEE2E6"/>
              <w:bottom w:val="single" w:sz="8" w:space="0" w:color="DEE2E6"/>
              <w:right w:val="single" w:sz="8" w:space="0" w:color="DEE2E6"/>
            </w:tcBorders>
            <w:shd w:val="clear" w:color="000000" w:fill="D0CECE"/>
            <w:hideMark/>
          </w:tcPr>
          <w:p w14:paraId="1C131A93" w14:textId="4508A68B" w:rsidR="00784693" w:rsidRPr="00637F62" w:rsidDel="003F6185" w:rsidRDefault="00784693" w:rsidP="005068B2">
            <w:pPr>
              <w:ind w:firstLine="360"/>
              <w:jc w:val="center"/>
              <w:rPr>
                <w:del w:id="2399" w:author="Cong" w:date="2020-10-02T20:13:00Z"/>
                <w:rFonts w:asciiTheme="majorHAnsi" w:eastAsia="Times New Roman" w:hAnsiTheme="majorHAnsi" w:cstheme="majorHAnsi"/>
                <w:color w:val="000000"/>
                <w:sz w:val="22"/>
                <w:szCs w:val="22"/>
                <w:rPrChange w:id="2400" w:author="Cong" w:date="2020-10-02T19:21:00Z">
                  <w:rPr>
                    <w:del w:id="2401" w:author="Cong" w:date="2020-10-02T20:13:00Z"/>
                    <w:rFonts w:asciiTheme="majorHAnsi" w:eastAsia="Times New Roman" w:hAnsiTheme="majorHAnsi" w:cstheme="majorHAnsi"/>
                    <w:color w:val="000000"/>
                    <w:sz w:val="22"/>
                    <w:szCs w:val="22"/>
                  </w:rPr>
                </w:rPrChange>
              </w:rPr>
            </w:pPr>
            <w:del w:id="2402" w:author="Cong" w:date="2020-10-02T20:13:00Z">
              <w:r w:rsidRPr="00637F62" w:rsidDel="003F6185">
                <w:rPr>
                  <w:rFonts w:asciiTheme="majorHAnsi" w:eastAsia="Times New Roman" w:hAnsiTheme="majorHAnsi" w:cstheme="majorHAnsi"/>
                  <w:color w:val="000000"/>
                  <w:sz w:val="22"/>
                  <w:szCs w:val="22"/>
                  <w:rPrChange w:id="2403" w:author="Cong" w:date="2020-10-02T19:21:00Z">
                    <w:rPr>
                      <w:rFonts w:asciiTheme="majorHAnsi" w:eastAsia="Times New Roman" w:hAnsiTheme="majorHAnsi" w:cstheme="majorHAnsi"/>
                      <w:color w:val="000000"/>
                      <w:sz w:val="22"/>
                      <w:szCs w:val="22"/>
                    </w:rPr>
                  </w:rPrChange>
                </w:rPr>
                <w:delText> </w:delText>
              </w:r>
            </w:del>
          </w:p>
        </w:tc>
        <w:tc>
          <w:tcPr>
            <w:tcW w:w="2268" w:type="dxa"/>
            <w:tcBorders>
              <w:top w:val="nil"/>
              <w:left w:val="nil"/>
              <w:bottom w:val="single" w:sz="8" w:space="0" w:color="DEE2E6"/>
              <w:right w:val="single" w:sz="8" w:space="0" w:color="DEE2E6"/>
            </w:tcBorders>
            <w:shd w:val="clear" w:color="000000" w:fill="D0CECE"/>
            <w:hideMark/>
          </w:tcPr>
          <w:p w14:paraId="23EF3067" w14:textId="663D4F7B" w:rsidR="00784693" w:rsidRPr="00637F62" w:rsidDel="003F6185" w:rsidRDefault="00784693" w:rsidP="005068B2">
            <w:pPr>
              <w:ind w:firstLine="360"/>
              <w:jc w:val="center"/>
              <w:rPr>
                <w:del w:id="2404" w:author="Cong" w:date="2020-10-02T20:13:00Z"/>
                <w:rFonts w:asciiTheme="majorHAnsi" w:eastAsia="Times New Roman" w:hAnsiTheme="majorHAnsi" w:cstheme="majorHAnsi"/>
                <w:color w:val="0563C1"/>
                <w:sz w:val="22"/>
                <w:szCs w:val="22"/>
                <w:u w:val="single"/>
                <w:rPrChange w:id="2405" w:author="Cong" w:date="2020-10-02T19:21:00Z">
                  <w:rPr>
                    <w:del w:id="2406" w:author="Cong" w:date="2020-10-02T20:13:00Z"/>
                    <w:rFonts w:asciiTheme="majorHAnsi" w:eastAsia="Times New Roman" w:hAnsiTheme="majorHAnsi" w:cstheme="majorHAnsi"/>
                    <w:color w:val="0563C1"/>
                    <w:sz w:val="22"/>
                    <w:szCs w:val="22"/>
                    <w:u w:val="single"/>
                  </w:rPr>
                </w:rPrChange>
              </w:rPr>
            </w:pPr>
            <w:del w:id="2407" w:author="Cong" w:date="2020-10-02T20:13:00Z">
              <w:r w:rsidRPr="00637F62" w:rsidDel="003F6185">
                <w:rPr>
                  <w:rFonts w:asciiTheme="majorHAnsi" w:eastAsia="Times New Roman" w:hAnsiTheme="majorHAnsi" w:cstheme="majorHAnsi"/>
                  <w:color w:val="0563C1"/>
                  <w:sz w:val="22"/>
                  <w:szCs w:val="22"/>
                  <w:u w:val="single"/>
                  <w:rPrChange w:id="2408" w:author="Cong" w:date="2020-10-02T19:21:00Z">
                    <w:rPr>
                      <w:rFonts w:asciiTheme="majorHAnsi" w:eastAsia="Times New Roman" w:hAnsiTheme="majorHAnsi" w:cstheme="majorHAnsi"/>
                      <w:color w:val="0563C1"/>
                      <w:sz w:val="22"/>
                      <w:szCs w:val="22"/>
                      <w:u w:val="single"/>
                    </w:rPr>
                  </w:rPrChange>
                </w:rPr>
                <w:delText> </w:delText>
              </w:r>
            </w:del>
          </w:p>
        </w:tc>
        <w:tc>
          <w:tcPr>
            <w:tcW w:w="2977" w:type="dxa"/>
            <w:tcBorders>
              <w:top w:val="nil"/>
              <w:left w:val="nil"/>
              <w:bottom w:val="single" w:sz="8" w:space="0" w:color="DEE2E6"/>
              <w:right w:val="single" w:sz="8" w:space="0" w:color="DEE2E6"/>
            </w:tcBorders>
            <w:shd w:val="clear" w:color="000000" w:fill="D0CECE"/>
            <w:hideMark/>
          </w:tcPr>
          <w:p w14:paraId="2A209F55" w14:textId="16B4FD8F" w:rsidR="00784693" w:rsidRPr="00637F62" w:rsidDel="003F6185" w:rsidRDefault="00784693" w:rsidP="005068B2">
            <w:pPr>
              <w:ind w:firstLine="360"/>
              <w:jc w:val="center"/>
              <w:rPr>
                <w:del w:id="2409" w:author="Cong" w:date="2020-10-02T20:13:00Z"/>
                <w:rFonts w:asciiTheme="majorHAnsi" w:eastAsia="Times New Roman" w:hAnsiTheme="majorHAnsi" w:cstheme="majorHAnsi"/>
                <w:color w:val="0563C1"/>
                <w:sz w:val="22"/>
                <w:szCs w:val="22"/>
                <w:u w:val="single"/>
                <w:rPrChange w:id="2410" w:author="Cong" w:date="2020-10-02T19:21:00Z">
                  <w:rPr>
                    <w:del w:id="2411" w:author="Cong" w:date="2020-10-02T20:13:00Z"/>
                    <w:rFonts w:asciiTheme="majorHAnsi" w:eastAsia="Times New Roman" w:hAnsiTheme="majorHAnsi" w:cstheme="majorHAnsi"/>
                    <w:color w:val="0563C1"/>
                    <w:sz w:val="22"/>
                    <w:szCs w:val="22"/>
                    <w:u w:val="single"/>
                  </w:rPr>
                </w:rPrChange>
              </w:rPr>
            </w:pPr>
            <w:del w:id="2412" w:author="Cong" w:date="2020-10-02T20:13:00Z">
              <w:r w:rsidRPr="00637F62" w:rsidDel="003F6185">
                <w:rPr>
                  <w:rFonts w:asciiTheme="majorHAnsi" w:eastAsia="Times New Roman" w:hAnsiTheme="majorHAnsi" w:cstheme="majorHAnsi"/>
                  <w:color w:val="0563C1"/>
                  <w:sz w:val="22"/>
                  <w:szCs w:val="22"/>
                  <w:u w:val="single"/>
                  <w:rPrChange w:id="2413" w:author="Cong" w:date="2020-10-02T19:21:00Z">
                    <w:rPr>
                      <w:rFonts w:asciiTheme="majorHAnsi" w:eastAsia="Times New Roman" w:hAnsiTheme="majorHAnsi" w:cstheme="majorHAnsi"/>
                      <w:color w:val="0563C1"/>
                      <w:sz w:val="22"/>
                      <w:szCs w:val="22"/>
                      <w:u w:val="single"/>
                    </w:rPr>
                  </w:rPrChange>
                </w:rPr>
                <w:delText> </w:delText>
              </w:r>
            </w:del>
          </w:p>
        </w:tc>
      </w:tr>
      <w:tr w:rsidR="00784693" w:rsidRPr="00637F62" w:rsidDel="003F6185" w14:paraId="279B066E" w14:textId="00405247" w:rsidTr="001A5E58">
        <w:trPr>
          <w:trHeight w:val="320"/>
          <w:del w:id="2414" w:author="Cong" w:date="2020-10-02T20:13:00Z"/>
        </w:trPr>
        <w:tc>
          <w:tcPr>
            <w:tcW w:w="1575" w:type="dxa"/>
            <w:tcBorders>
              <w:top w:val="nil"/>
              <w:left w:val="nil"/>
              <w:bottom w:val="nil"/>
              <w:right w:val="nil"/>
            </w:tcBorders>
            <w:shd w:val="clear" w:color="auto" w:fill="auto"/>
            <w:vAlign w:val="bottom"/>
            <w:hideMark/>
          </w:tcPr>
          <w:p w14:paraId="095E9D87" w14:textId="612D5CFD" w:rsidR="00784693" w:rsidRPr="00637F62" w:rsidDel="003F6185" w:rsidRDefault="00784693" w:rsidP="005068B2">
            <w:pPr>
              <w:ind w:firstLine="360"/>
              <w:rPr>
                <w:del w:id="2415" w:author="Cong" w:date="2020-10-02T20:13:00Z"/>
                <w:rFonts w:asciiTheme="majorHAnsi" w:eastAsia="Times New Roman" w:hAnsiTheme="majorHAnsi" w:cstheme="majorHAnsi"/>
                <w:color w:val="000000"/>
                <w:sz w:val="22"/>
                <w:szCs w:val="22"/>
                <w:rPrChange w:id="2416" w:author="Cong" w:date="2020-10-02T19:21:00Z">
                  <w:rPr>
                    <w:del w:id="2417" w:author="Cong" w:date="2020-10-02T20:13:00Z"/>
                    <w:rFonts w:asciiTheme="majorHAnsi" w:eastAsia="Times New Roman" w:hAnsiTheme="majorHAnsi" w:cstheme="majorHAnsi"/>
                    <w:color w:val="000000"/>
                    <w:sz w:val="22"/>
                    <w:szCs w:val="22"/>
                  </w:rPr>
                </w:rPrChange>
              </w:rPr>
            </w:pPr>
            <w:del w:id="2418" w:author="Cong" w:date="2020-10-02T20:13:00Z">
              <w:r w:rsidRPr="00637F62" w:rsidDel="003F6185">
                <w:rPr>
                  <w:rFonts w:asciiTheme="majorHAnsi" w:eastAsia="Times New Roman" w:hAnsiTheme="majorHAnsi" w:cstheme="majorHAnsi"/>
                  <w:color w:val="000000"/>
                  <w:sz w:val="22"/>
                  <w:szCs w:val="22"/>
                  <w:rPrChange w:id="2419" w:author="Cong" w:date="2020-10-02T19:21:00Z">
                    <w:rPr>
                      <w:rFonts w:asciiTheme="majorHAnsi" w:eastAsia="Times New Roman" w:hAnsiTheme="majorHAnsi" w:cstheme="majorHAnsi"/>
                      <w:color w:val="000000"/>
                      <w:sz w:val="22"/>
                      <w:szCs w:val="22"/>
                    </w:rPr>
                  </w:rPrChange>
                </w:rPr>
                <w:delText>Age</w:delText>
              </w:r>
            </w:del>
          </w:p>
        </w:tc>
        <w:tc>
          <w:tcPr>
            <w:tcW w:w="3402" w:type="dxa"/>
            <w:tcBorders>
              <w:top w:val="nil"/>
              <w:left w:val="nil"/>
              <w:bottom w:val="nil"/>
              <w:right w:val="nil"/>
            </w:tcBorders>
            <w:shd w:val="clear" w:color="auto" w:fill="auto"/>
            <w:noWrap/>
            <w:vAlign w:val="center"/>
            <w:hideMark/>
          </w:tcPr>
          <w:p w14:paraId="0DCE03BC" w14:textId="77BE94C0" w:rsidR="00784693" w:rsidRPr="00637F62" w:rsidDel="003F6185" w:rsidRDefault="00784693" w:rsidP="005068B2">
            <w:pPr>
              <w:ind w:firstLine="360"/>
              <w:jc w:val="center"/>
              <w:rPr>
                <w:del w:id="2420" w:author="Cong" w:date="2020-10-02T20:13:00Z"/>
                <w:rFonts w:asciiTheme="majorHAnsi" w:eastAsia="Times New Roman" w:hAnsiTheme="majorHAnsi" w:cstheme="majorHAnsi"/>
                <w:color w:val="000000"/>
                <w:sz w:val="22"/>
                <w:szCs w:val="22"/>
                <w:rPrChange w:id="2421" w:author="Cong" w:date="2020-10-02T19:21:00Z">
                  <w:rPr>
                    <w:del w:id="2422" w:author="Cong" w:date="2020-10-02T20:13:00Z"/>
                    <w:rFonts w:asciiTheme="majorHAnsi" w:eastAsia="Times New Roman" w:hAnsiTheme="majorHAnsi" w:cstheme="majorHAnsi"/>
                    <w:color w:val="000000"/>
                    <w:sz w:val="22"/>
                    <w:szCs w:val="22"/>
                  </w:rPr>
                </w:rPrChange>
              </w:rPr>
            </w:pPr>
            <w:del w:id="2423" w:author="Cong" w:date="2020-10-02T20:13:00Z">
              <w:r w:rsidRPr="00637F62" w:rsidDel="003F6185">
                <w:rPr>
                  <w:rFonts w:asciiTheme="majorHAnsi" w:eastAsia="Times New Roman" w:hAnsiTheme="majorHAnsi" w:cstheme="majorHAnsi"/>
                  <w:color w:val="000000"/>
                  <w:sz w:val="22"/>
                  <w:szCs w:val="22"/>
                  <w:rPrChange w:id="2424" w:author="Cong" w:date="2020-10-02T19:21:00Z">
                    <w:rPr>
                      <w:rFonts w:asciiTheme="majorHAnsi" w:eastAsia="Times New Roman" w:hAnsiTheme="majorHAnsi" w:cstheme="majorHAnsi"/>
                      <w:color w:val="000000"/>
                      <w:sz w:val="22"/>
                      <w:szCs w:val="22"/>
                    </w:rPr>
                  </w:rPrChange>
                </w:rPr>
                <w:delText>1--85 &amp; above</w:delText>
              </w:r>
            </w:del>
          </w:p>
        </w:tc>
        <w:tc>
          <w:tcPr>
            <w:tcW w:w="3247" w:type="dxa"/>
            <w:tcBorders>
              <w:top w:val="nil"/>
              <w:left w:val="single" w:sz="8" w:space="0" w:color="DEE2E6"/>
              <w:bottom w:val="single" w:sz="8" w:space="0" w:color="DEE2E6"/>
              <w:right w:val="single" w:sz="8" w:space="0" w:color="DEE2E6"/>
            </w:tcBorders>
            <w:shd w:val="clear" w:color="000000" w:fill="FFFFFF"/>
            <w:vAlign w:val="center"/>
            <w:hideMark/>
          </w:tcPr>
          <w:p w14:paraId="337205E9" w14:textId="4D1B2E7F" w:rsidR="00784693" w:rsidRPr="00637F62" w:rsidDel="003F6185" w:rsidRDefault="00784693" w:rsidP="005068B2">
            <w:pPr>
              <w:ind w:firstLine="360"/>
              <w:jc w:val="center"/>
              <w:rPr>
                <w:del w:id="2425" w:author="Cong" w:date="2020-10-02T20:13:00Z"/>
                <w:rFonts w:asciiTheme="majorHAnsi" w:eastAsia="Times New Roman" w:hAnsiTheme="majorHAnsi" w:cstheme="majorHAnsi"/>
                <w:color w:val="212529"/>
                <w:sz w:val="22"/>
                <w:szCs w:val="22"/>
                <w:rPrChange w:id="2426" w:author="Cong" w:date="2020-10-02T19:21:00Z">
                  <w:rPr>
                    <w:del w:id="2427" w:author="Cong" w:date="2020-10-02T20:13:00Z"/>
                    <w:rFonts w:asciiTheme="majorHAnsi" w:eastAsia="Times New Roman" w:hAnsiTheme="majorHAnsi" w:cstheme="majorHAnsi"/>
                    <w:color w:val="212529"/>
                    <w:sz w:val="22"/>
                    <w:szCs w:val="22"/>
                  </w:rPr>
                </w:rPrChange>
              </w:rPr>
            </w:pPr>
            <w:del w:id="2428" w:author="Cong" w:date="2020-10-02T20:13:00Z">
              <w:r w:rsidRPr="00637F62" w:rsidDel="003F6185">
                <w:rPr>
                  <w:rFonts w:asciiTheme="majorHAnsi" w:eastAsia="Times New Roman" w:hAnsiTheme="majorHAnsi" w:cstheme="majorHAnsi"/>
                  <w:color w:val="212529"/>
                  <w:sz w:val="22"/>
                  <w:szCs w:val="22"/>
                  <w:rPrChange w:id="2429" w:author="Cong" w:date="2020-10-02T19:21:00Z">
                    <w:rPr>
                      <w:rFonts w:asciiTheme="majorHAnsi" w:eastAsia="Times New Roman" w:hAnsiTheme="majorHAnsi" w:cstheme="majorHAnsi"/>
                      <w:color w:val="212529"/>
                      <w:sz w:val="22"/>
                      <w:szCs w:val="22"/>
                    </w:rPr>
                  </w:rPrChange>
                </w:rPr>
                <w:delText>0-99</w:delText>
              </w:r>
            </w:del>
          </w:p>
        </w:tc>
        <w:tc>
          <w:tcPr>
            <w:tcW w:w="2268" w:type="dxa"/>
            <w:tcBorders>
              <w:top w:val="nil"/>
              <w:left w:val="nil"/>
              <w:bottom w:val="nil"/>
              <w:right w:val="nil"/>
            </w:tcBorders>
            <w:shd w:val="clear" w:color="auto" w:fill="auto"/>
            <w:noWrap/>
            <w:vAlign w:val="center"/>
            <w:hideMark/>
          </w:tcPr>
          <w:p w14:paraId="3859817A" w14:textId="21909FEE" w:rsidR="00784693" w:rsidRPr="00637F62" w:rsidDel="003F6185" w:rsidRDefault="00784693" w:rsidP="005068B2">
            <w:pPr>
              <w:ind w:firstLine="360"/>
              <w:jc w:val="center"/>
              <w:rPr>
                <w:del w:id="2430" w:author="Cong" w:date="2020-10-02T20:13:00Z"/>
                <w:rFonts w:asciiTheme="majorHAnsi" w:eastAsia="Times New Roman" w:hAnsiTheme="majorHAnsi" w:cstheme="majorHAnsi"/>
                <w:color w:val="000000"/>
                <w:sz w:val="22"/>
                <w:szCs w:val="22"/>
                <w:rPrChange w:id="2431" w:author="Cong" w:date="2020-10-02T19:21:00Z">
                  <w:rPr>
                    <w:del w:id="2432" w:author="Cong" w:date="2020-10-02T20:13:00Z"/>
                    <w:rFonts w:asciiTheme="majorHAnsi" w:eastAsia="Times New Roman" w:hAnsiTheme="majorHAnsi" w:cstheme="majorHAnsi"/>
                    <w:color w:val="000000"/>
                    <w:sz w:val="22"/>
                    <w:szCs w:val="22"/>
                  </w:rPr>
                </w:rPrChange>
              </w:rPr>
            </w:pPr>
            <w:del w:id="2433" w:author="Cong" w:date="2020-10-02T20:13:00Z">
              <w:r w:rsidRPr="00637F62" w:rsidDel="003F6185">
                <w:rPr>
                  <w:rFonts w:asciiTheme="majorHAnsi" w:eastAsia="Times New Roman" w:hAnsiTheme="majorHAnsi" w:cstheme="majorHAnsi"/>
                  <w:color w:val="000000"/>
                  <w:sz w:val="22"/>
                  <w:szCs w:val="22"/>
                  <w:rPrChange w:id="2434" w:author="Cong" w:date="2020-10-02T19:21:00Z">
                    <w:rPr>
                      <w:rFonts w:asciiTheme="majorHAnsi" w:eastAsia="Times New Roman" w:hAnsiTheme="majorHAnsi" w:cstheme="majorHAnsi"/>
                      <w:color w:val="000000"/>
                      <w:sz w:val="22"/>
                      <w:szCs w:val="22"/>
                    </w:rPr>
                  </w:rPrChange>
                </w:rPr>
                <w:delText>1--85 &amp; above</w:delText>
              </w:r>
            </w:del>
          </w:p>
        </w:tc>
        <w:tc>
          <w:tcPr>
            <w:tcW w:w="2977" w:type="dxa"/>
            <w:tcBorders>
              <w:top w:val="nil"/>
              <w:left w:val="single" w:sz="8" w:space="0" w:color="DEE2E6"/>
              <w:bottom w:val="single" w:sz="8" w:space="0" w:color="DEE2E6"/>
              <w:right w:val="single" w:sz="8" w:space="0" w:color="DEE2E6"/>
            </w:tcBorders>
            <w:shd w:val="clear" w:color="000000" w:fill="FFFFFF"/>
            <w:vAlign w:val="center"/>
            <w:hideMark/>
          </w:tcPr>
          <w:p w14:paraId="5CC90A3F" w14:textId="6D12AB3E" w:rsidR="00784693" w:rsidRPr="00637F62" w:rsidDel="003F6185" w:rsidRDefault="00784693" w:rsidP="005068B2">
            <w:pPr>
              <w:ind w:firstLine="360"/>
              <w:jc w:val="center"/>
              <w:rPr>
                <w:del w:id="2435" w:author="Cong" w:date="2020-10-02T20:13:00Z"/>
                <w:rFonts w:asciiTheme="majorHAnsi" w:eastAsia="Times New Roman" w:hAnsiTheme="majorHAnsi" w:cstheme="majorHAnsi"/>
                <w:color w:val="212529"/>
                <w:sz w:val="22"/>
                <w:szCs w:val="22"/>
                <w:rPrChange w:id="2436" w:author="Cong" w:date="2020-10-02T19:21:00Z">
                  <w:rPr>
                    <w:del w:id="2437" w:author="Cong" w:date="2020-10-02T20:13:00Z"/>
                    <w:rFonts w:asciiTheme="majorHAnsi" w:eastAsia="Times New Roman" w:hAnsiTheme="majorHAnsi" w:cstheme="majorHAnsi"/>
                    <w:color w:val="212529"/>
                    <w:sz w:val="22"/>
                    <w:szCs w:val="22"/>
                  </w:rPr>
                </w:rPrChange>
              </w:rPr>
            </w:pPr>
            <w:del w:id="2438" w:author="Cong" w:date="2020-10-02T20:13:00Z">
              <w:r w:rsidRPr="00637F62" w:rsidDel="003F6185">
                <w:rPr>
                  <w:rFonts w:asciiTheme="majorHAnsi" w:eastAsia="Times New Roman" w:hAnsiTheme="majorHAnsi" w:cstheme="majorHAnsi"/>
                  <w:color w:val="212529"/>
                  <w:sz w:val="22"/>
                  <w:szCs w:val="22"/>
                  <w:rPrChange w:id="2439" w:author="Cong" w:date="2020-10-02T19:21:00Z">
                    <w:rPr>
                      <w:rFonts w:asciiTheme="majorHAnsi" w:eastAsia="Times New Roman" w:hAnsiTheme="majorHAnsi" w:cstheme="majorHAnsi"/>
                      <w:color w:val="212529"/>
                      <w:sz w:val="22"/>
                      <w:szCs w:val="22"/>
                    </w:rPr>
                  </w:rPrChange>
                </w:rPr>
                <w:delText>0-99</w:delText>
              </w:r>
            </w:del>
          </w:p>
        </w:tc>
      </w:tr>
      <w:tr w:rsidR="00784693" w:rsidRPr="00637F62" w:rsidDel="003F6185" w14:paraId="6FD004A8" w14:textId="5579A6A4" w:rsidTr="001A5E58">
        <w:trPr>
          <w:trHeight w:val="620"/>
          <w:del w:id="2440" w:author="Cong" w:date="2020-10-02T20:13:00Z"/>
        </w:trPr>
        <w:tc>
          <w:tcPr>
            <w:tcW w:w="1575" w:type="dxa"/>
            <w:tcBorders>
              <w:top w:val="nil"/>
              <w:left w:val="nil"/>
              <w:bottom w:val="nil"/>
              <w:right w:val="nil"/>
            </w:tcBorders>
            <w:shd w:val="clear" w:color="auto" w:fill="auto"/>
            <w:vAlign w:val="bottom"/>
            <w:hideMark/>
          </w:tcPr>
          <w:p w14:paraId="015260E3" w14:textId="462A29E1" w:rsidR="00784693" w:rsidRPr="00637F62" w:rsidDel="003F6185" w:rsidRDefault="00784693" w:rsidP="005068B2">
            <w:pPr>
              <w:ind w:firstLine="360"/>
              <w:rPr>
                <w:del w:id="2441" w:author="Cong" w:date="2020-10-02T20:13:00Z"/>
                <w:rFonts w:asciiTheme="majorHAnsi" w:eastAsia="Times New Roman" w:hAnsiTheme="majorHAnsi" w:cstheme="majorHAnsi"/>
                <w:color w:val="000000"/>
                <w:sz w:val="22"/>
                <w:szCs w:val="22"/>
                <w:rPrChange w:id="2442" w:author="Cong" w:date="2020-10-02T19:21:00Z">
                  <w:rPr>
                    <w:del w:id="2443" w:author="Cong" w:date="2020-10-02T20:13:00Z"/>
                    <w:rFonts w:asciiTheme="majorHAnsi" w:eastAsia="Times New Roman" w:hAnsiTheme="majorHAnsi" w:cstheme="majorHAnsi"/>
                    <w:color w:val="000000"/>
                    <w:sz w:val="22"/>
                    <w:szCs w:val="22"/>
                  </w:rPr>
                </w:rPrChange>
              </w:rPr>
            </w:pPr>
            <w:del w:id="2444" w:author="Cong" w:date="2020-10-02T20:13:00Z">
              <w:r w:rsidRPr="00637F62" w:rsidDel="003F6185">
                <w:rPr>
                  <w:rFonts w:asciiTheme="majorHAnsi" w:eastAsia="Times New Roman" w:hAnsiTheme="majorHAnsi" w:cstheme="majorHAnsi"/>
                  <w:color w:val="000000"/>
                  <w:sz w:val="22"/>
                  <w:szCs w:val="22"/>
                  <w:rPrChange w:id="2445" w:author="Cong" w:date="2020-10-02T19:21:00Z">
                    <w:rPr>
                      <w:rFonts w:asciiTheme="majorHAnsi" w:eastAsia="Times New Roman" w:hAnsiTheme="majorHAnsi" w:cstheme="majorHAnsi"/>
                      <w:color w:val="000000"/>
                      <w:sz w:val="22"/>
                      <w:szCs w:val="22"/>
                    </w:rPr>
                  </w:rPrChange>
                </w:rPr>
                <w:delText>Race/ Ethnicity</w:delText>
              </w:r>
            </w:del>
          </w:p>
        </w:tc>
        <w:tc>
          <w:tcPr>
            <w:tcW w:w="3402" w:type="dxa"/>
            <w:tcBorders>
              <w:top w:val="nil"/>
              <w:left w:val="nil"/>
              <w:bottom w:val="nil"/>
              <w:right w:val="nil"/>
            </w:tcBorders>
            <w:shd w:val="clear" w:color="auto" w:fill="auto"/>
            <w:noWrap/>
            <w:vAlign w:val="center"/>
            <w:hideMark/>
          </w:tcPr>
          <w:p w14:paraId="505B9D69" w14:textId="31CDAAA1" w:rsidR="00784693" w:rsidRPr="00637F62" w:rsidDel="003F6185" w:rsidRDefault="00784693" w:rsidP="005068B2">
            <w:pPr>
              <w:ind w:firstLine="360"/>
              <w:jc w:val="center"/>
              <w:rPr>
                <w:del w:id="2446" w:author="Cong" w:date="2020-10-02T20:13:00Z"/>
                <w:rFonts w:asciiTheme="majorHAnsi" w:eastAsia="Times New Roman" w:hAnsiTheme="majorHAnsi" w:cstheme="majorHAnsi"/>
                <w:color w:val="000000"/>
                <w:sz w:val="22"/>
                <w:szCs w:val="22"/>
                <w:rPrChange w:id="2447" w:author="Cong" w:date="2020-10-02T19:21:00Z">
                  <w:rPr>
                    <w:del w:id="2448" w:author="Cong" w:date="2020-10-02T20:13:00Z"/>
                    <w:rFonts w:asciiTheme="majorHAnsi" w:eastAsia="Times New Roman" w:hAnsiTheme="majorHAnsi" w:cstheme="majorHAnsi"/>
                    <w:color w:val="000000"/>
                    <w:sz w:val="22"/>
                    <w:szCs w:val="22"/>
                  </w:rPr>
                </w:rPrChange>
              </w:rPr>
            </w:pPr>
            <w:del w:id="2449" w:author="Cong" w:date="2020-10-02T20:13:00Z">
              <w:r w:rsidRPr="00637F62" w:rsidDel="003F6185">
                <w:rPr>
                  <w:rFonts w:asciiTheme="majorHAnsi" w:eastAsia="Times New Roman" w:hAnsiTheme="majorHAnsi" w:cstheme="majorHAnsi"/>
                  <w:color w:val="000000"/>
                  <w:sz w:val="22"/>
                  <w:szCs w:val="22"/>
                  <w:rPrChange w:id="2450" w:author="Cong" w:date="2020-10-02T19:21:00Z">
                    <w:rPr>
                      <w:rFonts w:asciiTheme="majorHAnsi" w:eastAsia="Times New Roman" w:hAnsiTheme="majorHAnsi" w:cstheme="majorHAnsi"/>
                      <w:color w:val="000000"/>
                      <w:sz w:val="22"/>
                      <w:szCs w:val="22"/>
                    </w:rPr>
                  </w:rPrChange>
                </w:rPr>
                <w:delText xml:space="preserve">race/ethnicity variable </w:delText>
              </w:r>
            </w:del>
          </w:p>
        </w:tc>
        <w:tc>
          <w:tcPr>
            <w:tcW w:w="3247" w:type="dxa"/>
            <w:tcBorders>
              <w:top w:val="nil"/>
              <w:left w:val="single" w:sz="8" w:space="0" w:color="DEE2E6"/>
              <w:bottom w:val="single" w:sz="8" w:space="0" w:color="DEE2E6"/>
              <w:right w:val="single" w:sz="8" w:space="0" w:color="DEE2E6"/>
            </w:tcBorders>
            <w:shd w:val="clear" w:color="000000" w:fill="FFFFFF"/>
            <w:vAlign w:val="center"/>
            <w:hideMark/>
          </w:tcPr>
          <w:p w14:paraId="65B2A0C8" w14:textId="0F79D9E4" w:rsidR="00784693" w:rsidRPr="00637F62" w:rsidDel="003F6185" w:rsidRDefault="00784693" w:rsidP="005068B2">
            <w:pPr>
              <w:ind w:firstLine="360"/>
              <w:jc w:val="center"/>
              <w:rPr>
                <w:del w:id="2451" w:author="Cong" w:date="2020-10-02T20:13:00Z"/>
                <w:rFonts w:asciiTheme="majorHAnsi" w:eastAsia="Times New Roman" w:hAnsiTheme="majorHAnsi" w:cstheme="majorHAnsi"/>
                <w:color w:val="000000"/>
                <w:sz w:val="22"/>
                <w:szCs w:val="22"/>
                <w:rPrChange w:id="2452" w:author="Cong" w:date="2020-10-02T19:21:00Z">
                  <w:rPr>
                    <w:del w:id="2453" w:author="Cong" w:date="2020-10-02T20:13:00Z"/>
                    <w:rFonts w:asciiTheme="majorHAnsi" w:eastAsia="Times New Roman" w:hAnsiTheme="majorHAnsi" w:cstheme="majorHAnsi"/>
                    <w:color w:val="000000"/>
                    <w:sz w:val="22"/>
                    <w:szCs w:val="22"/>
                  </w:rPr>
                </w:rPrChange>
              </w:rPr>
            </w:pPr>
            <w:del w:id="2454" w:author="Cong" w:date="2020-10-02T20:13:00Z">
              <w:r w:rsidRPr="00637F62" w:rsidDel="003F6185">
                <w:rPr>
                  <w:rFonts w:asciiTheme="majorHAnsi" w:eastAsia="Times New Roman" w:hAnsiTheme="majorHAnsi" w:cstheme="majorHAnsi"/>
                  <w:color w:val="000000"/>
                  <w:sz w:val="22"/>
                  <w:szCs w:val="22"/>
                  <w:rPrChange w:id="2455" w:author="Cong" w:date="2020-10-02T19:21:00Z">
                    <w:rPr>
                      <w:rFonts w:asciiTheme="majorHAnsi" w:eastAsia="Times New Roman" w:hAnsiTheme="majorHAnsi" w:cstheme="majorHAnsi"/>
                      <w:color w:val="000000"/>
                      <w:sz w:val="22"/>
                      <w:szCs w:val="22"/>
                    </w:rPr>
                  </w:rPrChange>
                </w:rPr>
                <w:delText>From questions of race back ground and Hispanic origin</w:delText>
              </w:r>
            </w:del>
          </w:p>
        </w:tc>
        <w:tc>
          <w:tcPr>
            <w:tcW w:w="2268" w:type="dxa"/>
            <w:tcBorders>
              <w:top w:val="nil"/>
              <w:left w:val="nil"/>
              <w:bottom w:val="nil"/>
              <w:right w:val="nil"/>
            </w:tcBorders>
            <w:shd w:val="clear" w:color="auto" w:fill="auto"/>
            <w:noWrap/>
            <w:vAlign w:val="center"/>
            <w:hideMark/>
          </w:tcPr>
          <w:p w14:paraId="10CF0395" w14:textId="75634CF1" w:rsidR="00784693" w:rsidRPr="00637F62" w:rsidDel="003F6185" w:rsidRDefault="00784693" w:rsidP="005068B2">
            <w:pPr>
              <w:ind w:firstLine="360"/>
              <w:jc w:val="center"/>
              <w:rPr>
                <w:del w:id="2456" w:author="Cong" w:date="2020-10-02T20:13:00Z"/>
                <w:rFonts w:asciiTheme="majorHAnsi" w:eastAsia="Times New Roman" w:hAnsiTheme="majorHAnsi" w:cstheme="majorHAnsi"/>
                <w:color w:val="000000"/>
                <w:sz w:val="22"/>
                <w:szCs w:val="22"/>
                <w:rPrChange w:id="2457" w:author="Cong" w:date="2020-10-02T19:21:00Z">
                  <w:rPr>
                    <w:del w:id="2458" w:author="Cong" w:date="2020-10-02T20:13:00Z"/>
                    <w:rFonts w:asciiTheme="majorHAnsi" w:eastAsia="Times New Roman" w:hAnsiTheme="majorHAnsi" w:cstheme="majorHAnsi"/>
                    <w:color w:val="000000"/>
                    <w:sz w:val="22"/>
                    <w:szCs w:val="22"/>
                  </w:rPr>
                </w:rPrChange>
              </w:rPr>
            </w:pPr>
            <w:del w:id="2459" w:author="Cong" w:date="2020-10-02T20:13:00Z">
              <w:r w:rsidRPr="00637F62" w:rsidDel="003F6185">
                <w:rPr>
                  <w:rFonts w:asciiTheme="majorHAnsi" w:eastAsia="Times New Roman" w:hAnsiTheme="majorHAnsi" w:cstheme="majorHAnsi"/>
                  <w:color w:val="000000"/>
                  <w:sz w:val="22"/>
                  <w:szCs w:val="22"/>
                  <w:rPrChange w:id="2460" w:author="Cong" w:date="2020-10-02T19:21:00Z">
                    <w:rPr>
                      <w:rFonts w:asciiTheme="majorHAnsi" w:eastAsia="Times New Roman" w:hAnsiTheme="majorHAnsi" w:cstheme="majorHAnsi"/>
                      <w:color w:val="000000"/>
                      <w:sz w:val="22"/>
                      <w:szCs w:val="22"/>
                    </w:rPr>
                  </w:rPrChange>
                </w:rPr>
                <w:delText xml:space="preserve">race/ethnicity variable </w:delText>
              </w:r>
            </w:del>
          </w:p>
        </w:tc>
        <w:tc>
          <w:tcPr>
            <w:tcW w:w="2977" w:type="dxa"/>
            <w:tcBorders>
              <w:top w:val="nil"/>
              <w:left w:val="single" w:sz="8" w:space="0" w:color="DEE2E6"/>
              <w:bottom w:val="single" w:sz="8" w:space="0" w:color="DEE2E6"/>
              <w:right w:val="single" w:sz="8" w:space="0" w:color="DEE2E6"/>
            </w:tcBorders>
            <w:shd w:val="clear" w:color="000000" w:fill="FFFFFF"/>
            <w:vAlign w:val="center"/>
            <w:hideMark/>
          </w:tcPr>
          <w:p w14:paraId="70C92652" w14:textId="594F6244" w:rsidR="00784693" w:rsidRPr="00637F62" w:rsidDel="003F6185" w:rsidRDefault="00784693" w:rsidP="005068B2">
            <w:pPr>
              <w:ind w:firstLine="360"/>
              <w:jc w:val="center"/>
              <w:rPr>
                <w:del w:id="2461" w:author="Cong" w:date="2020-10-02T20:13:00Z"/>
                <w:rFonts w:asciiTheme="majorHAnsi" w:eastAsia="Times New Roman" w:hAnsiTheme="majorHAnsi" w:cstheme="majorHAnsi"/>
                <w:color w:val="000000"/>
                <w:sz w:val="22"/>
                <w:szCs w:val="22"/>
                <w:rPrChange w:id="2462" w:author="Cong" w:date="2020-10-02T19:21:00Z">
                  <w:rPr>
                    <w:del w:id="2463" w:author="Cong" w:date="2020-10-02T20:13:00Z"/>
                    <w:rFonts w:asciiTheme="majorHAnsi" w:eastAsia="Times New Roman" w:hAnsiTheme="majorHAnsi" w:cstheme="majorHAnsi"/>
                    <w:color w:val="000000"/>
                    <w:sz w:val="22"/>
                    <w:szCs w:val="22"/>
                  </w:rPr>
                </w:rPrChange>
              </w:rPr>
            </w:pPr>
            <w:del w:id="2464" w:author="Cong" w:date="2020-10-02T20:13:00Z">
              <w:r w:rsidRPr="00637F62" w:rsidDel="003F6185">
                <w:rPr>
                  <w:rFonts w:asciiTheme="majorHAnsi" w:eastAsia="Times New Roman" w:hAnsiTheme="majorHAnsi" w:cstheme="majorHAnsi"/>
                  <w:color w:val="000000"/>
                  <w:sz w:val="22"/>
                  <w:szCs w:val="22"/>
                  <w:rPrChange w:id="2465" w:author="Cong" w:date="2020-10-02T19:21:00Z">
                    <w:rPr>
                      <w:rFonts w:asciiTheme="majorHAnsi" w:eastAsia="Times New Roman" w:hAnsiTheme="majorHAnsi" w:cstheme="majorHAnsi"/>
                      <w:color w:val="000000"/>
                      <w:sz w:val="22"/>
                      <w:szCs w:val="22"/>
                    </w:rPr>
                  </w:rPrChange>
                </w:rPr>
                <w:delText>From questions of race back ground and Hispanic origin</w:delText>
              </w:r>
            </w:del>
          </w:p>
        </w:tc>
      </w:tr>
      <w:tr w:rsidR="00784693" w:rsidRPr="00637F62" w:rsidDel="003F6185" w14:paraId="4DB7327A" w14:textId="4AABA723" w:rsidTr="001A5E58">
        <w:trPr>
          <w:trHeight w:val="320"/>
          <w:del w:id="2466" w:author="Cong" w:date="2020-10-02T20:13:00Z"/>
        </w:trPr>
        <w:tc>
          <w:tcPr>
            <w:tcW w:w="1575" w:type="dxa"/>
            <w:tcBorders>
              <w:top w:val="nil"/>
              <w:left w:val="nil"/>
              <w:bottom w:val="nil"/>
              <w:right w:val="nil"/>
            </w:tcBorders>
            <w:shd w:val="clear" w:color="auto" w:fill="auto"/>
            <w:vAlign w:val="bottom"/>
            <w:hideMark/>
          </w:tcPr>
          <w:p w14:paraId="1A4F9E64" w14:textId="4B39F1F3" w:rsidR="00784693" w:rsidRPr="00637F62" w:rsidDel="003F6185" w:rsidRDefault="00784693" w:rsidP="005068B2">
            <w:pPr>
              <w:ind w:firstLine="360"/>
              <w:rPr>
                <w:del w:id="2467" w:author="Cong" w:date="2020-10-02T20:13:00Z"/>
                <w:rFonts w:asciiTheme="majorHAnsi" w:eastAsia="Times New Roman" w:hAnsiTheme="majorHAnsi" w:cstheme="majorHAnsi"/>
                <w:color w:val="000000"/>
                <w:sz w:val="22"/>
                <w:szCs w:val="22"/>
                <w:rPrChange w:id="2468" w:author="Cong" w:date="2020-10-02T19:21:00Z">
                  <w:rPr>
                    <w:del w:id="2469" w:author="Cong" w:date="2020-10-02T20:13:00Z"/>
                    <w:rFonts w:asciiTheme="majorHAnsi" w:eastAsia="Times New Roman" w:hAnsiTheme="majorHAnsi" w:cstheme="majorHAnsi"/>
                    <w:color w:val="000000"/>
                    <w:sz w:val="22"/>
                    <w:szCs w:val="22"/>
                  </w:rPr>
                </w:rPrChange>
              </w:rPr>
            </w:pPr>
            <w:del w:id="2470" w:author="Cong" w:date="2020-10-02T20:13:00Z">
              <w:r w:rsidRPr="00637F62" w:rsidDel="003F6185">
                <w:rPr>
                  <w:rFonts w:asciiTheme="majorHAnsi" w:eastAsia="Times New Roman" w:hAnsiTheme="majorHAnsi" w:cstheme="majorHAnsi"/>
                  <w:color w:val="000000"/>
                  <w:sz w:val="22"/>
                  <w:szCs w:val="22"/>
                  <w:rPrChange w:id="2471" w:author="Cong" w:date="2020-10-02T19:21:00Z">
                    <w:rPr>
                      <w:rFonts w:asciiTheme="majorHAnsi" w:eastAsia="Times New Roman" w:hAnsiTheme="majorHAnsi" w:cstheme="majorHAnsi"/>
                      <w:color w:val="000000"/>
                      <w:sz w:val="22"/>
                      <w:szCs w:val="22"/>
                    </w:rPr>
                  </w:rPrChange>
                </w:rPr>
                <w:delText>Sex</w:delText>
              </w:r>
            </w:del>
          </w:p>
        </w:tc>
        <w:tc>
          <w:tcPr>
            <w:tcW w:w="3402" w:type="dxa"/>
            <w:tcBorders>
              <w:top w:val="nil"/>
              <w:left w:val="nil"/>
              <w:bottom w:val="nil"/>
              <w:right w:val="nil"/>
            </w:tcBorders>
            <w:shd w:val="clear" w:color="auto" w:fill="auto"/>
            <w:noWrap/>
            <w:vAlign w:val="center"/>
            <w:hideMark/>
          </w:tcPr>
          <w:p w14:paraId="7B7C1174" w14:textId="724F1F82" w:rsidR="00784693" w:rsidRPr="00637F62" w:rsidDel="003F6185" w:rsidRDefault="00784693" w:rsidP="005068B2">
            <w:pPr>
              <w:ind w:firstLine="360"/>
              <w:jc w:val="center"/>
              <w:rPr>
                <w:del w:id="2472" w:author="Cong" w:date="2020-10-02T20:13:00Z"/>
                <w:rFonts w:asciiTheme="majorHAnsi" w:eastAsia="Times New Roman" w:hAnsiTheme="majorHAnsi" w:cstheme="majorHAnsi"/>
                <w:color w:val="000000"/>
                <w:sz w:val="22"/>
                <w:szCs w:val="22"/>
                <w:rPrChange w:id="2473" w:author="Cong" w:date="2020-10-02T19:21:00Z">
                  <w:rPr>
                    <w:del w:id="2474" w:author="Cong" w:date="2020-10-02T20:13:00Z"/>
                    <w:rFonts w:asciiTheme="majorHAnsi" w:eastAsia="Times New Roman" w:hAnsiTheme="majorHAnsi" w:cstheme="majorHAnsi"/>
                    <w:color w:val="000000"/>
                    <w:sz w:val="22"/>
                    <w:szCs w:val="22"/>
                  </w:rPr>
                </w:rPrChange>
              </w:rPr>
            </w:pPr>
            <w:del w:id="2475" w:author="Cong" w:date="2020-10-02T20:13:00Z">
              <w:r w:rsidRPr="00637F62" w:rsidDel="003F6185">
                <w:rPr>
                  <w:rFonts w:asciiTheme="majorHAnsi" w:eastAsia="Times New Roman" w:hAnsiTheme="majorHAnsi" w:cstheme="majorHAnsi"/>
                  <w:color w:val="000000"/>
                  <w:sz w:val="22"/>
                  <w:szCs w:val="22"/>
                  <w:rPrChange w:id="2476" w:author="Cong" w:date="2020-10-02T19:21:00Z">
                    <w:rPr>
                      <w:rFonts w:asciiTheme="majorHAnsi" w:eastAsia="Times New Roman" w:hAnsiTheme="majorHAnsi" w:cstheme="majorHAnsi"/>
                      <w:color w:val="000000"/>
                      <w:sz w:val="22"/>
                      <w:szCs w:val="22"/>
                    </w:rPr>
                  </w:rPrChange>
                </w:rPr>
                <w:delText>Male/Female</w:delText>
              </w:r>
            </w:del>
          </w:p>
        </w:tc>
        <w:tc>
          <w:tcPr>
            <w:tcW w:w="3247" w:type="dxa"/>
            <w:tcBorders>
              <w:top w:val="nil"/>
              <w:left w:val="single" w:sz="8" w:space="0" w:color="DEE2E6"/>
              <w:bottom w:val="nil"/>
              <w:right w:val="single" w:sz="8" w:space="0" w:color="DEE2E6"/>
            </w:tcBorders>
            <w:shd w:val="clear" w:color="000000" w:fill="FFFFFF"/>
            <w:vAlign w:val="center"/>
            <w:hideMark/>
          </w:tcPr>
          <w:p w14:paraId="61B69902" w14:textId="10E10E4C" w:rsidR="00784693" w:rsidRPr="00637F62" w:rsidDel="003F6185" w:rsidRDefault="00784693" w:rsidP="005068B2">
            <w:pPr>
              <w:ind w:firstLine="360"/>
              <w:jc w:val="center"/>
              <w:rPr>
                <w:del w:id="2477" w:author="Cong" w:date="2020-10-02T20:13:00Z"/>
                <w:rFonts w:asciiTheme="majorHAnsi" w:eastAsia="Times New Roman" w:hAnsiTheme="majorHAnsi" w:cstheme="majorHAnsi"/>
                <w:color w:val="000000"/>
                <w:sz w:val="22"/>
                <w:szCs w:val="22"/>
                <w:rPrChange w:id="2478" w:author="Cong" w:date="2020-10-02T19:21:00Z">
                  <w:rPr>
                    <w:del w:id="2479" w:author="Cong" w:date="2020-10-02T20:13:00Z"/>
                    <w:rFonts w:asciiTheme="majorHAnsi" w:eastAsia="Times New Roman" w:hAnsiTheme="majorHAnsi" w:cstheme="majorHAnsi"/>
                    <w:color w:val="000000"/>
                    <w:sz w:val="22"/>
                    <w:szCs w:val="22"/>
                  </w:rPr>
                </w:rPrChange>
              </w:rPr>
            </w:pPr>
            <w:del w:id="2480" w:author="Cong" w:date="2020-10-02T20:13:00Z">
              <w:r w:rsidRPr="00637F62" w:rsidDel="003F6185">
                <w:rPr>
                  <w:rFonts w:asciiTheme="majorHAnsi" w:eastAsia="Times New Roman" w:hAnsiTheme="majorHAnsi" w:cstheme="majorHAnsi"/>
                  <w:color w:val="000000"/>
                  <w:sz w:val="22"/>
                  <w:szCs w:val="22"/>
                  <w:rPrChange w:id="2481" w:author="Cong" w:date="2020-10-02T19:21:00Z">
                    <w:rPr>
                      <w:rFonts w:asciiTheme="majorHAnsi" w:eastAsia="Times New Roman" w:hAnsiTheme="majorHAnsi" w:cstheme="majorHAnsi"/>
                      <w:color w:val="000000"/>
                      <w:sz w:val="22"/>
                      <w:szCs w:val="22"/>
                    </w:rPr>
                  </w:rPrChange>
                </w:rPr>
                <w:delText xml:space="preserve">Male/Female </w:delText>
              </w:r>
            </w:del>
          </w:p>
        </w:tc>
        <w:tc>
          <w:tcPr>
            <w:tcW w:w="2268" w:type="dxa"/>
            <w:tcBorders>
              <w:top w:val="single" w:sz="8" w:space="0" w:color="DEE2E6"/>
              <w:left w:val="nil"/>
              <w:bottom w:val="nil"/>
              <w:right w:val="single" w:sz="8" w:space="0" w:color="DEE2E6"/>
            </w:tcBorders>
            <w:shd w:val="clear" w:color="000000" w:fill="FFFFFF"/>
            <w:vAlign w:val="center"/>
            <w:hideMark/>
          </w:tcPr>
          <w:p w14:paraId="3518C3F5" w14:textId="62697DF6" w:rsidR="00784693" w:rsidRPr="00637F62" w:rsidDel="003F6185" w:rsidRDefault="00784693" w:rsidP="005068B2">
            <w:pPr>
              <w:ind w:firstLine="360"/>
              <w:jc w:val="center"/>
              <w:rPr>
                <w:del w:id="2482" w:author="Cong" w:date="2020-10-02T20:13:00Z"/>
                <w:rFonts w:asciiTheme="majorHAnsi" w:eastAsia="Times New Roman" w:hAnsiTheme="majorHAnsi" w:cstheme="majorHAnsi"/>
                <w:color w:val="000000"/>
                <w:sz w:val="22"/>
                <w:szCs w:val="22"/>
                <w:rPrChange w:id="2483" w:author="Cong" w:date="2020-10-02T19:21:00Z">
                  <w:rPr>
                    <w:del w:id="2484" w:author="Cong" w:date="2020-10-02T20:13:00Z"/>
                    <w:rFonts w:asciiTheme="majorHAnsi" w:eastAsia="Times New Roman" w:hAnsiTheme="majorHAnsi" w:cstheme="majorHAnsi"/>
                    <w:color w:val="000000"/>
                    <w:sz w:val="22"/>
                    <w:szCs w:val="22"/>
                  </w:rPr>
                </w:rPrChange>
              </w:rPr>
            </w:pPr>
            <w:del w:id="2485" w:author="Cong" w:date="2020-10-02T20:13:00Z">
              <w:r w:rsidRPr="00637F62" w:rsidDel="003F6185">
                <w:rPr>
                  <w:rFonts w:asciiTheme="majorHAnsi" w:eastAsia="Times New Roman" w:hAnsiTheme="majorHAnsi" w:cstheme="majorHAnsi"/>
                  <w:color w:val="000000"/>
                  <w:sz w:val="22"/>
                  <w:szCs w:val="22"/>
                  <w:rPrChange w:id="2486" w:author="Cong" w:date="2020-10-02T19:21:00Z">
                    <w:rPr>
                      <w:rFonts w:asciiTheme="majorHAnsi" w:eastAsia="Times New Roman" w:hAnsiTheme="majorHAnsi" w:cstheme="majorHAnsi"/>
                      <w:color w:val="000000"/>
                      <w:sz w:val="22"/>
                      <w:szCs w:val="22"/>
                    </w:rPr>
                  </w:rPrChange>
                </w:rPr>
                <w:delText xml:space="preserve">Male/Female </w:delText>
              </w:r>
            </w:del>
          </w:p>
        </w:tc>
        <w:tc>
          <w:tcPr>
            <w:tcW w:w="2977" w:type="dxa"/>
            <w:tcBorders>
              <w:top w:val="nil"/>
              <w:left w:val="nil"/>
              <w:bottom w:val="nil"/>
              <w:right w:val="single" w:sz="8" w:space="0" w:color="DEE2E6"/>
            </w:tcBorders>
            <w:shd w:val="clear" w:color="000000" w:fill="FFFFFF"/>
            <w:vAlign w:val="center"/>
            <w:hideMark/>
          </w:tcPr>
          <w:p w14:paraId="12226CDE" w14:textId="491F23C2" w:rsidR="00784693" w:rsidRPr="00637F62" w:rsidDel="003F6185" w:rsidRDefault="00784693" w:rsidP="005068B2">
            <w:pPr>
              <w:ind w:firstLine="360"/>
              <w:jc w:val="center"/>
              <w:rPr>
                <w:del w:id="2487" w:author="Cong" w:date="2020-10-02T20:13:00Z"/>
                <w:rFonts w:asciiTheme="majorHAnsi" w:eastAsia="Times New Roman" w:hAnsiTheme="majorHAnsi" w:cstheme="majorHAnsi"/>
                <w:color w:val="000000"/>
                <w:sz w:val="22"/>
                <w:szCs w:val="22"/>
                <w:rPrChange w:id="2488" w:author="Cong" w:date="2020-10-02T19:21:00Z">
                  <w:rPr>
                    <w:del w:id="2489" w:author="Cong" w:date="2020-10-02T20:13:00Z"/>
                    <w:rFonts w:asciiTheme="majorHAnsi" w:eastAsia="Times New Roman" w:hAnsiTheme="majorHAnsi" w:cstheme="majorHAnsi"/>
                    <w:color w:val="000000"/>
                    <w:sz w:val="22"/>
                    <w:szCs w:val="22"/>
                  </w:rPr>
                </w:rPrChange>
              </w:rPr>
            </w:pPr>
            <w:del w:id="2490" w:author="Cong" w:date="2020-10-02T20:13:00Z">
              <w:r w:rsidRPr="00637F62" w:rsidDel="003F6185">
                <w:rPr>
                  <w:rFonts w:asciiTheme="majorHAnsi" w:eastAsia="Times New Roman" w:hAnsiTheme="majorHAnsi" w:cstheme="majorHAnsi"/>
                  <w:color w:val="000000"/>
                  <w:sz w:val="22"/>
                  <w:szCs w:val="22"/>
                  <w:rPrChange w:id="2491" w:author="Cong" w:date="2020-10-02T19:21:00Z">
                    <w:rPr>
                      <w:rFonts w:asciiTheme="majorHAnsi" w:eastAsia="Times New Roman" w:hAnsiTheme="majorHAnsi" w:cstheme="majorHAnsi"/>
                      <w:color w:val="000000"/>
                      <w:sz w:val="22"/>
                      <w:szCs w:val="22"/>
                    </w:rPr>
                  </w:rPrChange>
                </w:rPr>
                <w:delText xml:space="preserve">Male/Female </w:delText>
              </w:r>
            </w:del>
          </w:p>
        </w:tc>
      </w:tr>
      <w:tr w:rsidR="00784693" w:rsidRPr="00637F62" w:rsidDel="003F6185" w14:paraId="1DE89BFA" w14:textId="17D2D48D" w:rsidTr="001A5E58">
        <w:trPr>
          <w:trHeight w:val="320"/>
          <w:del w:id="2492" w:author="Cong" w:date="2020-10-02T20:13:00Z"/>
        </w:trPr>
        <w:tc>
          <w:tcPr>
            <w:tcW w:w="1575" w:type="dxa"/>
            <w:tcBorders>
              <w:top w:val="single" w:sz="4" w:space="0" w:color="auto"/>
              <w:left w:val="nil"/>
              <w:bottom w:val="nil"/>
              <w:right w:val="nil"/>
            </w:tcBorders>
            <w:shd w:val="clear" w:color="000000" w:fill="D0CECE"/>
            <w:vAlign w:val="bottom"/>
            <w:hideMark/>
          </w:tcPr>
          <w:p w14:paraId="08184425" w14:textId="14A0ACE6" w:rsidR="00784693" w:rsidRPr="00637F62" w:rsidDel="003F6185" w:rsidRDefault="00784693" w:rsidP="005068B2">
            <w:pPr>
              <w:ind w:firstLine="360"/>
              <w:rPr>
                <w:del w:id="2493" w:author="Cong" w:date="2020-10-02T20:13:00Z"/>
                <w:rFonts w:asciiTheme="majorHAnsi" w:eastAsia="Times New Roman" w:hAnsiTheme="majorHAnsi" w:cstheme="majorHAnsi"/>
                <w:b/>
                <w:bCs/>
                <w:color w:val="000000"/>
                <w:sz w:val="22"/>
                <w:szCs w:val="22"/>
                <w:rPrChange w:id="2494" w:author="Cong" w:date="2020-10-02T19:21:00Z">
                  <w:rPr>
                    <w:del w:id="2495" w:author="Cong" w:date="2020-10-02T20:13:00Z"/>
                    <w:rFonts w:asciiTheme="majorHAnsi" w:eastAsia="Times New Roman" w:hAnsiTheme="majorHAnsi" w:cstheme="majorHAnsi"/>
                    <w:b/>
                    <w:bCs/>
                    <w:color w:val="000000"/>
                    <w:sz w:val="22"/>
                    <w:szCs w:val="22"/>
                  </w:rPr>
                </w:rPrChange>
              </w:rPr>
            </w:pPr>
            <w:del w:id="2496" w:author="Cong" w:date="2020-10-02T20:13:00Z">
              <w:r w:rsidRPr="00637F62" w:rsidDel="003F6185">
                <w:rPr>
                  <w:rFonts w:asciiTheme="majorHAnsi" w:eastAsia="Times New Roman" w:hAnsiTheme="majorHAnsi" w:cstheme="majorHAnsi"/>
                  <w:b/>
                  <w:bCs/>
                  <w:color w:val="000000"/>
                  <w:sz w:val="22"/>
                  <w:szCs w:val="22"/>
                  <w:rPrChange w:id="2497" w:author="Cong" w:date="2020-10-02T19:21:00Z">
                    <w:rPr>
                      <w:rFonts w:asciiTheme="majorHAnsi" w:eastAsia="Times New Roman" w:hAnsiTheme="majorHAnsi" w:cstheme="majorHAnsi"/>
                      <w:b/>
                      <w:bCs/>
                      <w:color w:val="000000"/>
                      <w:sz w:val="22"/>
                      <w:szCs w:val="22"/>
                    </w:rPr>
                  </w:rPrChange>
                </w:rPr>
                <w:delText>Other Notes</w:delText>
              </w:r>
            </w:del>
          </w:p>
        </w:tc>
        <w:tc>
          <w:tcPr>
            <w:tcW w:w="3402" w:type="dxa"/>
            <w:tcBorders>
              <w:top w:val="single" w:sz="4" w:space="0" w:color="auto"/>
              <w:left w:val="nil"/>
              <w:bottom w:val="nil"/>
              <w:right w:val="nil"/>
            </w:tcBorders>
            <w:shd w:val="clear" w:color="000000" w:fill="D0CECE"/>
            <w:noWrap/>
            <w:vAlign w:val="bottom"/>
            <w:hideMark/>
          </w:tcPr>
          <w:p w14:paraId="25FB0068" w14:textId="21D522A6" w:rsidR="00784693" w:rsidRPr="00637F62" w:rsidDel="003F6185" w:rsidRDefault="00784693" w:rsidP="005068B2">
            <w:pPr>
              <w:ind w:firstLine="360"/>
              <w:jc w:val="center"/>
              <w:rPr>
                <w:del w:id="2498" w:author="Cong" w:date="2020-10-02T20:13:00Z"/>
                <w:rFonts w:asciiTheme="majorHAnsi" w:eastAsia="Times New Roman" w:hAnsiTheme="majorHAnsi" w:cstheme="majorHAnsi"/>
                <w:color w:val="000000"/>
                <w:sz w:val="22"/>
                <w:szCs w:val="22"/>
                <w:rPrChange w:id="2499" w:author="Cong" w:date="2020-10-02T19:21:00Z">
                  <w:rPr>
                    <w:del w:id="2500" w:author="Cong" w:date="2020-10-02T20:13:00Z"/>
                    <w:rFonts w:asciiTheme="majorHAnsi" w:eastAsia="Times New Roman" w:hAnsiTheme="majorHAnsi" w:cstheme="majorHAnsi"/>
                    <w:color w:val="000000"/>
                    <w:sz w:val="22"/>
                    <w:szCs w:val="22"/>
                  </w:rPr>
                </w:rPrChange>
              </w:rPr>
            </w:pPr>
            <w:del w:id="2501" w:author="Cong" w:date="2020-10-02T20:13:00Z">
              <w:r w:rsidRPr="00637F62" w:rsidDel="003F6185">
                <w:rPr>
                  <w:rFonts w:asciiTheme="majorHAnsi" w:eastAsia="Times New Roman" w:hAnsiTheme="majorHAnsi" w:cstheme="majorHAnsi"/>
                  <w:color w:val="000000"/>
                  <w:sz w:val="22"/>
                  <w:szCs w:val="22"/>
                  <w:rPrChange w:id="2502" w:author="Cong" w:date="2020-10-02T19:21:00Z">
                    <w:rPr>
                      <w:rFonts w:asciiTheme="majorHAnsi" w:eastAsia="Times New Roman" w:hAnsiTheme="majorHAnsi" w:cstheme="majorHAnsi"/>
                      <w:color w:val="000000"/>
                      <w:sz w:val="22"/>
                      <w:szCs w:val="22"/>
                    </w:rPr>
                  </w:rPrChange>
                </w:rPr>
                <w:delText> </w:delText>
              </w:r>
            </w:del>
          </w:p>
        </w:tc>
        <w:tc>
          <w:tcPr>
            <w:tcW w:w="3247" w:type="dxa"/>
            <w:tcBorders>
              <w:top w:val="single" w:sz="4" w:space="0" w:color="auto"/>
              <w:left w:val="nil"/>
              <w:bottom w:val="nil"/>
              <w:right w:val="nil"/>
            </w:tcBorders>
            <w:shd w:val="clear" w:color="000000" w:fill="D0CECE"/>
            <w:noWrap/>
            <w:vAlign w:val="bottom"/>
            <w:hideMark/>
          </w:tcPr>
          <w:p w14:paraId="294B5BC4" w14:textId="5584D2C6" w:rsidR="00784693" w:rsidRPr="00637F62" w:rsidDel="003F6185" w:rsidRDefault="00784693" w:rsidP="005068B2">
            <w:pPr>
              <w:ind w:firstLine="360"/>
              <w:jc w:val="center"/>
              <w:rPr>
                <w:del w:id="2503" w:author="Cong" w:date="2020-10-02T20:13:00Z"/>
                <w:rFonts w:asciiTheme="majorHAnsi" w:eastAsia="Times New Roman" w:hAnsiTheme="majorHAnsi" w:cstheme="majorHAnsi"/>
                <w:color w:val="000000"/>
                <w:sz w:val="22"/>
                <w:szCs w:val="22"/>
                <w:rPrChange w:id="2504" w:author="Cong" w:date="2020-10-02T19:21:00Z">
                  <w:rPr>
                    <w:del w:id="2505" w:author="Cong" w:date="2020-10-02T20:13:00Z"/>
                    <w:rFonts w:asciiTheme="majorHAnsi" w:eastAsia="Times New Roman" w:hAnsiTheme="majorHAnsi" w:cstheme="majorHAnsi"/>
                    <w:color w:val="000000"/>
                    <w:sz w:val="22"/>
                    <w:szCs w:val="22"/>
                  </w:rPr>
                </w:rPrChange>
              </w:rPr>
            </w:pPr>
            <w:del w:id="2506" w:author="Cong" w:date="2020-10-02T20:13:00Z">
              <w:r w:rsidRPr="00637F62" w:rsidDel="003F6185">
                <w:rPr>
                  <w:rFonts w:asciiTheme="majorHAnsi" w:eastAsia="Times New Roman" w:hAnsiTheme="majorHAnsi" w:cstheme="majorHAnsi"/>
                  <w:color w:val="000000"/>
                  <w:sz w:val="22"/>
                  <w:szCs w:val="22"/>
                  <w:rPrChange w:id="2507" w:author="Cong" w:date="2020-10-02T19:21:00Z">
                    <w:rPr>
                      <w:rFonts w:asciiTheme="majorHAnsi" w:eastAsia="Times New Roman" w:hAnsiTheme="majorHAnsi" w:cstheme="majorHAnsi"/>
                      <w:color w:val="000000"/>
                      <w:sz w:val="22"/>
                      <w:szCs w:val="22"/>
                    </w:rPr>
                  </w:rPrChange>
                </w:rPr>
                <w:delText> </w:delText>
              </w:r>
            </w:del>
          </w:p>
        </w:tc>
        <w:tc>
          <w:tcPr>
            <w:tcW w:w="2268" w:type="dxa"/>
            <w:tcBorders>
              <w:top w:val="single" w:sz="4" w:space="0" w:color="auto"/>
              <w:left w:val="nil"/>
              <w:bottom w:val="nil"/>
              <w:right w:val="nil"/>
            </w:tcBorders>
            <w:shd w:val="clear" w:color="000000" w:fill="D0CECE"/>
            <w:noWrap/>
            <w:vAlign w:val="bottom"/>
            <w:hideMark/>
          </w:tcPr>
          <w:p w14:paraId="4B0C3AB4" w14:textId="2D0C3A76" w:rsidR="00784693" w:rsidRPr="00637F62" w:rsidDel="003F6185" w:rsidRDefault="00784693" w:rsidP="005068B2">
            <w:pPr>
              <w:ind w:firstLine="360"/>
              <w:jc w:val="center"/>
              <w:rPr>
                <w:del w:id="2508" w:author="Cong" w:date="2020-10-02T20:13:00Z"/>
                <w:rFonts w:asciiTheme="majorHAnsi" w:eastAsia="Times New Roman" w:hAnsiTheme="majorHAnsi" w:cstheme="majorHAnsi"/>
                <w:color w:val="000000"/>
                <w:sz w:val="22"/>
                <w:szCs w:val="22"/>
                <w:rPrChange w:id="2509" w:author="Cong" w:date="2020-10-02T19:21:00Z">
                  <w:rPr>
                    <w:del w:id="2510" w:author="Cong" w:date="2020-10-02T20:13:00Z"/>
                    <w:rFonts w:asciiTheme="majorHAnsi" w:eastAsia="Times New Roman" w:hAnsiTheme="majorHAnsi" w:cstheme="majorHAnsi"/>
                    <w:color w:val="000000"/>
                    <w:sz w:val="22"/>
                    <w:szCs w:val="22"/>
                  </w:rPr>
                </w:rPrChange>
              </w:rPr>
            </w:pPr>
            <w:del w:id="2511" w:author="Cong" w:date="2020-10-02T20:13:00Z">
              <w:r w:rsidRPr="00637F62" w:rsidDel="003F6185">
                <w:rPr>
                  <w:rFonts w:asciiTheme="majorHAnsi" w:eastAsia="Times New Roman" w:hAnsiTheme="majorHAnsi" w:cstheme="majorHAnsi"/>
                  <w:color w:val="000000"/>
                  <w:sz w:val="22"/>
                  <w:szCs w:val="22"/>
                  <w:rPrChange w:id="2512" w:author="Cong" w:date="2020-10-02T19:21:00Z">
                    <w:rPr>
                      <w:rFonts w:asciiTheme="majorHAnsi" w:eastAsia="Times New Roman" w:hAnsiTheme="majorHAnsi" w:cstheme="majorHAnsi"/>
                      <w:color w:val="000000"/>
                      <w:sz w:val="22"/>
                      <w:szCs w:val="22"/>
                    </w:rPr>
                  </w:rPrChange>
                </w:rPr>
                <w:delText> </w:delText>
              </w:r>
            </w:del>
          </w:p>
        </w:tc>
        <w:tc>
          <w:tcPr>
            <w:tcW w:w="2977" w:type="dxa"/>
            <w:tcBorders>
              <w:top w:val="single" w:sz="4" w:space="0" w:color="auto"/>
              <w:left w:val="nil"/>
              <w:bottom w:val="nil"/>
              <w:right w:val="single" w:sz="8" w:space="0" w:color="DEE2E6"/>
            </w:tcBorders>
            <w:shd w:val="clear" w:color="000000" w:fill="D0CECE"/>
            <w:noWrap/>
            <w:vAlign w:val="bottom"/>
            <w:hideMark/>
          </w:tcPr>
          <w:p w14:paraId="2F34F6B0" w14:textId="282E6B30" w:rsidR="00784693" w:rsidRPr="00637F62" w:rsidDel="003F6185" w:rsidRDefault="00784693" w:rsidP="005068B2">
            <w:pPr>
              <w:ind w:firstLine="360"/>
              <w:jc w:val="center"/>
              <w:rPr>
                <w:del w:id="2513" w:author="Cong" w:date="2020-10-02T20:13:00Z"/>
                <w:rFonts w:asciiTheme="majorHAnsi" w:eastAsia="Times New Roman" w:hAnsiTheme="majorHAnsi" w:cstheme="majorHAnsi"/>
                <w:color w:val="000000"/>
                <w:sz w:val="22"/>
                <w:szCs w:val="22"/>
                <w:rPrChange w:id="2514" w:author="Cong" w:date="2020-10-02T19:21:00Z">
                  <w:rPr>
                    <w:del w:id="2515" w:author="Cong" w:date="2020-10-02T20:13:00Z"/>
                    <w:rFonts w:asciiTheme="majorHAnsi" w:eastAsia="Times New Roman" w:hAnsiTheme="majorHAnsi" w:cstheme="majorHAnsi"/>
                    <w:color w:val="000000"/>
                    <w:sz w:val="22"/>
                    <w:szCs w:val="22"/>
                  </w:rPr>
                </w:rPrChange>
              </w:rPr>
            </w:pPr>
            <w:del w:id="2516" w:author="Cong" w:date="2020-10-02T20:13:00Z">
              <w:r w:rsidRPr="00637F62" w:rsidDel="003F6185">
                <w:rPr>
                  <w:rFonts w:asciiTheme="majorHAnsi" w:eastAsia="Times New Roman" w:hAnsiTheme="majorHAnsi" w:cstheme="majorHAnsi"/>
                  <w:color w:val="000000"/>
                  <w:sz w:val="22"/>
                  <w:szCs w:val="22"/>
                  <w:rPrChange w:id="2517" w:author="Cong" w:date="2020-10-02T19:21:00Z">
                    <w:rPr>
                      <w:rFonts w:asciiTheme="majorHAnsi" w:eastAsia="Times New Roman" w:hAnsiTheme="majorHAnsi" w:cstheme="majorHAnsi"/>
                      <w:color w:val="000000"/>
                      <w:sz w:val="22"/>
                      <w:szCs w:val="22"/>
                    </w:rPr>
                  </w:rPrChange>
                </w:rPr>
                <w:delText> </w:delText>
              </w:r>
            </w:del>
          </w:p>
        </w:tc>
      </w:tr>
      <w:tr w:rsidR="00784693" w:rsidRPr="00637F62" w:rsidDel="003F6185" w14:paraId="7114E387" w14:textId="1D81D596" w:rsidTr="001A5E58">
        <w:trPr>
          <w:trHeight w:val="1220"/>
          <w:del w:id="2518" w:author="Cong" w:date="2020-10-02T20:13:00Z"/>
        </w:trPr>
        <w:tc>
          <w:tcPr>
            <w:tcW w:w="1575" w:type="dxa"/>
            <w:tcBorders>
              <w:top w:val="single" w:sz="4" w:space="0" w:color="auto"/>
              <w:left w:val="nil"/>
              <w:bottom w:val="nil"/>
              <w:right w:val="nil"/>
            </w:tcBorders>
            <w:shd w:val="clear" w:color="auto" w:fill="auto"/>
            <w:vAlign w:val="bottom"/>
            <w:hideMark/>
          </w:tcPr>
          <w:p w14:paraId="7FB477B8" w14:textId="0399F555" w:rsidR="00784693" w:rsidRPr="00637F62" w:rsidDel="003F6185" w:rsidRDefault="00784693" w:rsidP="005068B2">
            <w:pPr>
              <w:ind w:firstLine="360"/>
              <w:rPr>
                <w:del w:id="2519" w:author="Cong" w:date="2020-10-02T20:13:00Z"/>
                <w:rFonts w:asciiTheme="majorHAnsi" w:eastAsia="Times New Roman" w:hAnsiTheme="majorHAnsi" w:cstheme="majorHAnsi"/>
                <w:b/>
                <w:bCs/>
                <w:color w:val="000000"/>
                <w:sz w:val="22"/>
                <w:szCs w:val="22"/>
                <w:rPrChange w:id="2520" w:author="Cong" w:date="2020-10-02T19:21:00Z">
                  <w:rPr>
                    <w:del w:id="2521" w:author="Cong" w:date="2020-10-02T20:13:00Z"/>
                    <w:rFonts w:asciiTheme="majorHAnsi" w:eastAsia="Times New Roman" w:hAnsiTheme="majorHAnsi" w:cstheme="majorHAnsi"/>
                    <w:b/>
                    <w:bCs/>
                    <w:color w:val="000000"/>
                    <w:sz w:val="22"/>
                    <w:szCs w:val="22"/>
                  </w:rPr>
                </w:rPrChange>
              </w:rPr>
            </w:pPr>
            <w:del w:id="2522" w:author="Cong" w:date="2020-10-02T20:13:00Z">
              <w:r w:rsidRPr="00637F62" w:rsidDel="003F6185">
                <w:rPr>
                  <w:rFonts w:asciiTheme="majorHAnsi" w:eastAsia="Times New Roman" w:hAnsiTheme="majorHAnsi" w:cstheme="majorHAnsi"/>
                  <w:b/>
                  <w:bCs/>
                  <w:color w:val="000000"/>
                  <w:sz w:val="22"/>
                  <w:szCs w:val="22"/>
                  <w:rPrChange w:id="2523" w:author="Cong" w:date="2020-10-02T19:21:00Z">
                    <w:rPr>
                      <w:rFonts w:asciiTheme="majorHAnsi" w:eastAsia="Times New Roman" w:hAnsiTheme="majorHAnsi" w:cstheme="majorHAnsi"/>
                      <w:b/>
                      <w:bCs/>
                      <w:color w:val="000000"/>
                      <w:sz w:val="22"/>
                      <w:szCs w:val="22"/>
                    </w:rPr>
                  </w:rPrChange>
                </w:rPr>
                <w:delText xml:space="preserve">Years Health Conditions Measure Available </w:delText>
              </w:r>
            </w:del>
          </w:p>
        </w:tc>
        <w:tc>
          <w:tcPr>
            <w:tcW w:w="3402" w:type="dxa"/>
            <w:tcBorders>
              <w:top w:val="single" w:sz="4" w:space="0" w:color="auto"/>
              <w:left w:val="nil"/>
              <w:bottom w:val="nil"/>
              <w:right w:val="nil"/>
            </w:tcBorders>
            <w:shd w:val="clear" w:color="auto" w:fill="auto"/>
            <w:noWrap/>
            <w:vAlign w:val="center"/>
            <w:hideMark/>
          </w:tcPr>
          <w:p w14:paraId="4961CCFF" w14:textId="01F42AA8" w:rsidR="00784693" w:rsidRPr="00637F62" w:rsidDel="003F6185" w:rsidRDefault="00784693" w:rsidP="005068B2">
            <w:pPr>
              <w:ind w:firstLine="360"/>
              <w:jc w:val="center"/>
              <w:rPr>
                <w:del w:id="2524" w:author="Cong" w:date="2020-10-02T20:13:00Z"/>
                <w:rFonts w:asciiTheme="majorHAnsi" w:eastAsia="Times New Roman" w:hAnsiTheme="majorHAnsi" w:cstheme="majorHAnsi"/>
                <w:color w:val="000000"/>
                <w:sz w:val="22"/>
                <w:szCs w:val="22"/>
                <w:rPrChange w:id="2525" w:author="Cong" w:date="2020-10-02T19:21:00Z">
                  <w:rPr>
                    <w:del w:id="2526" w:author="Cong" w:date="2020-10-02T20:13:00Z"/>
                    <w:rFonts w:asciiTheme="majorHAnsi" w:eastAsia="Times New Roman" w:hAnsiTheme="majorHAnsi" w:cstheme="majorHAnsi"/>
                    <w:color w:val="000000"/>
                    <w:sz w:val="22"/>
                    <w:szCs w:val="22"/>
                  </w:rPr>
                </w:rPrChange>
              </w:rPr>
            </w:pPr>
            <w:del w:id="2527" w:author="Cong" w:date="2020-10-02T20:13:00Z">
              <w:r w:rsidRPr="00637F62" w:rsidDel="003F6185">
                <w:rPr>
                  <w:rFonts w:asciiTheme="majorHAnsi" w:eastAsia="Times New Roman" w:hAnsiTheme="majorHAnsi" w:cstheme="majorHAnsi"/>
                  <w:color w:val="000000"/>
                  <w:sz w:val="22"/>
                  <w:szCs w:val="22"/>
                  <w:rPrChange w:id="2528" w:author="Cong" w:date="2020-10-02T19:21:00Z">
                    <w:rPr>
                      <w:rFonts w:asciiTheme="majorHAnsi" w:eastAsia="Times New Roman" w:hAnsiTheme="majorHAnsi" w:cstheme="majorHAnsi"/>
                      <w:color w:val="000000"/>
                      <w:sz w:val="22"/>
                      <w:szCs w:val="22"/>
                    </w:rPr>
                  </w:rPrChange>
                </w:rPr>
                <w:delText>2009-2018</w:delText>
              </w:r>
            </w:del>
          </w:p>
        </w:tc>
        <w:tc>
          <w:tcPr>
            <w:tcW w:w="3247" w:type="dxa"/>
            <w:tcBorders>
              <w:top w:val="single" w:sz="4" w:space="0" w:color="auto"/>
              <w:left w:val="single" w:sz="8" w:space="0" w:color="DEE2E6"/>
              <w:bottom w:val="nil"/>
              <w:right w:val="single" w:sz="8" w:space="0" w:color="DEE2E6"/>
            </w:tcBorders>
            <w:shd w:val="clear" w:color="000000" w:fill="FFFFFF"/>
            <w:vAlign w:val="center"/>
            <w:hideMark/>
          </w:tcPr>
          <w:p w14:paraId="480235EB" w14:textId="3B26EC64" w:rsidR="00784693" w:rsidRPr="00637F62" w:rsidDel="003F6185" w:rsidRDefault="00784693" w:rsidP="005068B2">
            <w:pPr>
              <w:ind w:firstLine="360"/>
              <w:jc w:val="center"/>
              <w:rPr>
                <w:del w:id="2529" w:author="Cong" w:date="2020-10-02T20:13:00Z"/>
                <w:rFonts w:asciiTheme="majorHAnsi" w:eastAsia="Times New Roman" w:hAnsiTheme="majorHAnsi" w:cstheme="majorHAnsi"/>
                <w:color w:val="000000"/>
                <w:sz w:val="22"/>
                <w:szCs w:val="22"/>
                <w:rPrChange w:id="2530" w:author="Cong" w:date="2020-10-02T19:21:00Z">
                  <w:rPr>
                    <w:del w:id="2531" w:author="Cong" w:date="2020-10-02T20:13:00Z"/>
                    <w:rFonts w:asciiTheme="majorHAnsi" w:eastAsia="Times New Roman" w:hAnsiTheme="majorHAnsi" w:cstheme="majorHAnsi"/>
                    <w:color w:val="000000"/>
                    <w:sz w:val="22"/>
                    <w:szCs w:val="22"/>
                  </w:rPr>
                </w:rPrChange>
              </w:rPr>
            </w:pPr>
            <w:del w:id="2532" w:author="Cong" w:date="2020-10-02T20:13:00Z">
              <w:r w:rsidRPr="00637F62" w:rsidDel="003F6185">
                <w:rPr>
                  <w:rFonts w:asciiTheme="majorHAnsi" w:eastAsia="Times New Roman" w:hAnsiTheme="majorHAnsi" w:cstheme="majorHAnsi"/>
                  <w:color w:val="000000"/>
                  <w:sz w:val="22"/>
                  <w:szCs w:val="22"/>
                  <w:rPrChange w:id="2533" w:author="Cong" w:date="2020-10-02T19:21:00Z">
                    <w:rPr>
                      <w:rFonts w:asciiTheme="majorHAnsi" w:eastAsia="Times New Roman" w:hAnsiTheme="majorHAnsi" w:cstheme="majorHAnsi"/>
                      <w:color w:val="000000"/>
                      <w:sz w:val="22"/>
                      <w:szCs w:val="22"/>
                    </w:rPr>
                  </w:rPrChange>
                </w:rPr>
                <w:delText>1997-2018</w:delText>
              </w:r>
            </w:del>
          </w:p>
        </w:tc>
        <w:tc>
          <w:tcPr>
            <w:tcW w:w="2268" w:type="dxa"/>
            <w:tcBorders>
              <w:top w:val="single" w:sz="4" w:space="0" w:color="auto"/>
              <w:left w:val="nil"/>
              <w:bottom w:val="nil"/>
              <w:right w:val="single" w:sz="8" w:space="0" w:color="DEE2E6"/>
            </w:tcBorders>
            <w:shd w:val="clear" w:color="000000" w:fill="FFFFFF"/>
            <w:vAlign w:val="center"/>
            <w:hideMark/>
          </w:tcPr>
          <w:p w14:paraId="17DB45B3" w14:textId="55412A01" w:rsidR="00784693" w:rsidRPr="00637F62" w:rsidDel="003F6185" w:rsidRDefault="00784693" w:rsidP="005068B2">
            <w:pPr>
              <w:ind w:firstLine="360"/>
              <w:jc w:val="center"/>
              <w:rPr>
                <w:del w:id="2534" w:author="Cong" w:date="2020-10-02T20:13:00Z"/>
                <w:rFonts w:asciiTheme="majorHAnsi" w:eastAsia="Times New Roman" w:hAnsiTheme="majorHAnsi" w:cstheme="majorHAnsi"/>
                <w:color w:val="000000"/>
                <w:sz w:val="22"/>
                <w:szCs w:val="22"/>
                <w:rPrChange w:id="2535" w:author="Cong" w:date="2020-10-02T19:21:00Z">
                  <w:rPr>
                    <w:del w:id="2536" w:author="Cong" w:date="2020-10-02T20:13:00Z"/>
                    <w:rFonts w:asciiTheme="majorHAnsi" w:eastAsia="Times New Roman" w:hAnsiTheme="majorHAnsi" w:cstheme="majorHAnsi"/>
                    <w:color w:val="000000"/>
                    <w:sz w:val="22"/>
                    <w:szCs w:val="22"/>
                  </w:rPr>
                </w:rPrChange>
              </w:rPr>
            </w:pPr>
            <w:del w:id="2537" w:author="Cong" w:date="2020-10-02T20:13:00Z">
              <w:r w:rsidRPr="00637F62" w:rsidDel="003F6185">
                <w:rPr>
                  <w:rFonts w:asciiTheme="majorHAnsi" w:eastAsia="Times New Roman" w:hAnsiTheme="majorHAnsi" w:cstheme="majorHAnsi"/>
                  <w:color w:val="000000"/>
                  <w:sz w:val="22"/>
                  <w:szCs w:val="22"/>
                  <w:rPrChange w:id="2538" w:author="Cong" w:date="2020-10-02T19:21:00Z">
                    <w:rPr>
                      <w:rFonts w:asciiTheme="majorHAnsi" w:eastAsia="Times New Roman" w:hAnsiTheme="majorHAnsi" w:cstheme="majorHAnsi"/>
                      <w:color w:val="000000"/>
                      <w:sz w:val="22"/>
                      <w:szCs w:val="22"/>
                    </w:rPr>
                  </w:rPrChange>
                </w:rPr>
                <w:delText>1999-2018 (2 year period)</w:delText>
              </w:r>
            </w:del>
          </w:p>
        </w:tc>
        <w:tc>
          <w:tcPr>
            <w:tcW w:w="2977" w:type="dxa"/>
            <w:tcBorders>
              <w:top w:val="single" w:sz="4" w:space="0" w:color="auto"/>
              <w:left w:val="nil"/>
              <w:bottom w:val="nil"/>
              <w:right w:val="single" w:sz="8" w:space="0" w:color="DEE2E6"/>
            </w:tcBorders>
            <w:shd w:val="clear" w:color="000000" w:fill="FFFFFF"/>
            <w:vAlign w:val="center"/>
            <w:hideMark/>
          </w:tcPr>
          <w:p w14:paraId="520DA8E3" w14:textId="58F72CE3" w:rsidR="00784693" w:rsidRPr="00637F62" w:rsidDel="003F6185" w:rsidRDefault="00784693" w:rsidP="005068B2">
            <w:pPr>
              <w:ind w:firstLine="360"/>
              <w:jc w:val="center"/>
              <w:rPr>
                <w:del w:id="2539" w:author="Cong" w:date="2020-10-02T20:13:00Z"/>
                <w:rFonts w:asciiTheme="majorHAnsi" w:eastAsia="Times New Roman" w:hAnsiTheme="majorHAnsi" w:cstheme="majorHAnsi"/>
                <w:color w:val="000000"/>
                <w:sz w:val="22"/>
                <w:szCs w:val="22"/>
                <w:rPrChange w:id="2540" w:author="Cong" w:date="2020-10-02T19:21:00Z">
                  <w:rPr>
                    <w:del w:id="2541" w:author="Cong" w:date="2020-10-02T20:13:00Z"/>
                    <w:rFonts w:asciiTheme="majorHAnsi" w:eastAsia="Times New Roman" w:hAnsiTheme="majorHAnsi" w:cstheme="majorHAnsi"/>
                    <w:color w:val="000000"/>
                    <w:sz w:val="22"/>
                    <w:szCs w:val="22"/>
                  </w:rPr>
                </w:rPrChange>
              </w:rPr>
            </w:pPr>
            <w:del w:id="2542" w:author="Cong" w:date="2020-10-02T20:13:00Z">
              <w:r w:rsidRPr="00637F62" w:rsidDel="003F6185">
                <w:rPr>
                  <w:rFonts w:asciiTheme="majorHAnsi" w:eastAsia="Times New Roman" w:hAnsiTheme="majorHAnsi" w:cstheme="majorHAnsi"/>
                  <w:color w:val="000000"/>
                  <w:sz w:val="22"/>
                  <w:szCs w:val="22"/>
                  <w:rPrChange w:id="2543" w:author="Cong" w:date="2020-10-02T19:21:00Z">
                    <w:rPr>
                      <w:rFonts w:asciiTheme="majorHAnsi" w:eastAsia="Times New Roman" w:hAnsiTheme="majorHAnsi" w:cstheme="majorHAnsi"/>
                      <w:color w:val="000000"/>
                      <w:sz w:val="22"/>
                      <w:szCs w:val="22"/>
                    </w:rPr>
                  </w:rPrChange>
                </w:rPr>
                <w:delText>2007-2017</w:delText>
              </w:r>
            </w:del>
          </w:p>
        </w:tc>
      </w:tr>
      <w:tr w:rsidR="00784693" w:rsidRPr="00637F62" w:rsidDel="003F6185" w14:paraId="3D23F784" w14:textId="6CF74D1B" w:rsidTr="001A5E58">
        <w:trPr>
          <w:trHeight w:val="320"/>
          <w:del w:id="2544" w:author="Cong" w:date="2020-10-02T20:13:00Z"/>
        </w:trPr>
        <w:tc>
          <w:tcPr>
            <w:tcW w:w="1575" w:type="dxa"/>
            <w:tcBorders>
              <w:top w:val="single" w:sz="4" w:space="0" w:color="auto"/>
              <w:left w:val="nil"/>
              <w:bottom w:val="nil"/>
              <w:right w:val="nil"/>
            </w:tcBorders>
            <w:shd w:val="clear" w:color="auto" w:fill="auto"/>
            <w:vAlign w:val="bottom"/>
            <w:hideMark/>
          </w:tcPr>
          <w:p w14:paraId="4969B4CB" w14:textId="21D27B02" w:rsidR="00784693" w:rsidRPr="00637F62" w:rsidDel="003F6185" w:rsidRDefault="00784693" w:rsidP="005068B2">
            <w:pPr>
              <w:ind w:firstLine="360"/>
              <w:rPr>
                <w:del w:id="2545" w:author="Cong" w:date="2020-10-02T20:13:00Z"/>
                <w:rFonts w:asciiTheme="majorHAnsi" w:eastAsia="Times New Roman" w:hAnsiTheme="majorHAnsi" w:cstheme="majorHAnsi"/>
                <w:b/>
                <w:bCs/>
                <w:color w:val="000000"/>
                <w:sz w:val="22"/>
                <w:szCs w:val="22"/>
                <w:rPrChange w:id="2546" w:author="Cong" w:date="2020-10-02T19:21:00Z">
                  <w:rPr>
                    <w:del w:id="2547" w:author="Cong" w:date="2020-10-02T20:13:00Z"/>
                    <w:rFonts w:asciiTheme="majorHAnsi" w:eastAsia="Times New Roman" w:hAnsiTheme="majorHAnsi" w:cstheme="majorHAnsi"/>
                    <w:b/>
                    <w:bCs/>
                    <w:color w:val="000000"/>
                    <w:sz w:val="22"/>
                    <w:szCs w:val="22"/>
                  </w:rPr>
                </w:rPrChange>
              </w:rPr>
            </w:pPr>
            <w:del w:id="2548" w:author="Cong" w:date="2020-10-02T20:13:00Z">
              <w:r w:rsidRPr="00637F62" w:rsidDel="003F6185">
                <w:rPr>
                  <w:rFonts w:asciiTheme="majorHAnsi" w:eastAsia="Times New Roman" w:hAnsiTheme="majorHAnsi" w:cstheme="majorHAnsi"/>
                  <w:b/>
                  <w:bCs/>
                  <w:color w:val="000000"/>
                  <w:sz w:val="22"/>
                  <w:szCs w:val="22"/>
                  <w:rPrChange w:id="2549" w:author="Cong" w:date="2020-10-02T19:21:00Z">
                    <w:rPr>
                      <w:rFonts w:asciiTheme="majorHAnsi" w:eastAsia="Times New Roman" w:hAnsiTheme="majorHAnsi" w:cstheme="majorHAnsi"/>
                      <w:b/>
                      <w:bCs/>
                      <w:color w:val="000000"/>
                      <w:sz w:val="22"/>
                      <w:szCs w:val="22"/>
                    </w:rPr>
                  </w:rPrChange>
                </w:rPr>
                <w:delText>Sample Szie</w:delText>
              </w:r>
            </w:del>
          </w:p>
        </w:tc>
        <w:tc>
          <w:tcPr>
            <w:tcW w:w="3402" w:type="dxa"/>
            <w:tcBorders>
              <w:top w:val="single" w:sz="4" w:space="0" w:color="auto"/>
              <w:left w:val="nil"/>
              <w:bottom w:val="nil"/>
              <w:right w:val="nil"/>
            </w:tcBorders>
            <w:shd w:val="clear" w:color="auto" w:fill="auto"/>
            <w:noWrap/>
            <w:vAlign w:val="center"/>
            <w:hideMark/>
          </w:tcPr>
          <w:p w14:paraId="7749A83C" w14:textId="68BDE01C" w:rsidR="00784693" w:rsidRPr="00637F62" w:rsidDel="003F6185" w:rsidRDefault="00784693" w:rsidP="005068B2">
            <w:pPr>
              <w:ind w:firstLine="360"/>
              <w:jc w:val="center"/>
              <w:rPr>
                <w:del w:id="2550" w:author="Cong" w:date="2020-10-02T20:13:00Z"/>
                <w:rFonts w:asciiTheme="majorHAnsi" w:eastAsia="Times New Roman" w:hAnsiTheme="majorHAnsi" w:cstheme="majorHAnsi"/>
                <w:color w:val="000000"/>
                <w:sz w:val="22"/>
                <w:szCs w:val="22"/>
                <w:rPrChange w:id="2551" w:author="Cong" w:date="2020-10-02T19:21:00Z">
                  <w:rPr>
                    <w:del w:id="2552" w:author="Cong" w:date="2020-10-02T20:13:00Z"/>
                    <w:rFonts w:asciiTheme="majorHAnsi" w:eastAsia="Times New Roman" w:hAnsiTheme="majorHAnsi" w:cstheme="majorHAnsi"/>
                    <w:color w:val="000000"/>
                    <w:sz w:val="22"/>
                    <w:szCs w:val="22"/>
                  </w:rPr>
                </w:rPrChange>
              </w:rPr>
            </w:pPr>
            <w:del w:id="2553" w:author="Cong" w:date="2020-10-02T20:13:00Z">
              <w:r w:rsidRPr="00637F62" w:rsidDel="003F6185">
                <w:rPr>
                  <w:rFonts w:asciiTheme="majorHAnsi" w:eastAsia="Times New Roman" w:hAnsiTheme="majorHAnsi" w:cstheme="majorHAnsi"/>
                  <w:color w:val="000000"/>
                  <w:sz w:val="22"/>
                  <w:szCs w:val="22"/>
                  <w:rPrChange w:id="2554" w:author="Cong" w:date="2020-10-02T19:21:00Z">
                    <w:rPr>
                      <w:rFonts w:asciiTheme="majorHAnsi" w:eastAsia="Times New Roman" w:hAnsiTheme="majorHAnsi" w:cstheme="majorHAnsi"/>
                      <w:color w:val="000000"/>
                      <w:sz w:val="22"/>
                      <w:szCs w:val="22"/>
                    </w:rPr>
                  </w:rPrChange>
                </w:rPr>
                <w:delText>Approximately  450,000 individuals/year</w:delText>
              </w:r>
            </w:del>
          </w:p>
        </w:tc>
        <w:tc>
          <w:tcPr>
            <w:tcW w:w="3247" w:type="dxa"/>
            <w:tcBorders>
              <w:top w:val="single" w:sz="4" w:space="0" w:color="auto"/>
              <w:left w:val="nil"/>
              <w:bottom w:val="nil"/>
              <w:right w:val="nil"/>
            </w:tcBorders>
            <w:shd w:val="clear" w:color="000000" w:fill="FFFFFF"/>
            <w:vAlign w:val="center"/>
            <w:hideMark/>
          </w:tcPr>
          <w:p w14:paraId="5FC7F37E" w14:textId="041999A7" w:rsidR="00784693" w:rsidRPr="00637F62" w:rsidDel="003F6185" w:rsidRDefault="00784693" w:rsidP="005068B2">
            <w:pPr>
              <w:ind w:firstLine="360"/>
              <w:jc w:val="center"/>
              <w:rPr>
                <w:del w:id="2555" w:author="Cong" w:date="2020-10-02T20:13:00Z"/>
                <w:rFonts w:asciiTheme="majorHAnsi" w:eastAsia="Times New Roman" w:hAnsiTheme="majorHAnsi" w:cstheme="majorHAnsi"/>
                <w:color w:val="000000"/>
                <w:sz w:val="22"/>
                <w:szCs w:val="22"/>
                <w:rPrChange w:id="2556" w:author="Cong" w:date="2020-10-02T19:21:00Z">
                  <w:rPr>
                    <w:del w:id="2557" w:author="Cong" w:date="2020-10-02T20:13:00Z"/>
                    <w:rFonts w:asciiTheme="majorHAnsi" w:eastAsia="Times New Roman" w:hAnsiTheme="majorHAnsi" w:cstheme="majorHAnsi"/>
                    <w:color w:val="000000"/>
                    <w:sz w:val="22"/>
                    <w:szCs w:val="22"/>
                  </w:rPr>
                </w:rPrChange>
              </w:rPr>
            </w:pPr>
            <w:del w:id="2558" w:author="Cong" w:date="2020-10-02T20:13:00Z">
              <w:r w:rsidRPr="00637F62" w:rsidDel="003F6185">
                <w:rPr>
                  <w:rFonts w:asciiTheme="majorHAnsi" w:eastAsia="Times New Roman" w:hAnsiTheme="majorHAnsi" w:cstheme="majorHAnsi"/>
                  <w:color w:val="000000"/>
                  <w:sz w:val="22"/>
                  <w:szCs w:val="22"/>
                  <w:rPrChange w:id="2559" w:author="Cong" w:date="2020-10-02T19:21:00Z">
                    <w:rPr>
                      <w:rFonts w:asciiTheme="majorHAnsi" w:eastAsia="Times New Roman" w:hAnsiTheme="majorHAnsi" w:cstheme="majorHAnsi"/>
                      <w:color w:val="000000"/>
                      <w:sz w:val="22"/>
                      <w:szCs w:val="22"/>
                    </w:rPr>
                  </w:rPrChange>
                </w:rPr>
                <w:delText>Approximately 100,000 individuals / year</w:delText>
              </w:r>
            </w:del>
          </w:p>
        </w:tc>
        <w:tc>
          <w:tcPr>
            <w:tcW w:w="2268" w:type="dxa"/>
            <w:tcBorders>
              <w:top w:val="single" w:sz="4" w:space="0" w:color="auto"/>
              <w:left w:val="nil"/>
              <w:bottom w:val="nil"/>
              <w:right w:val="nil"/>
            </w:tcBorders>
            <w:shd w:val="clear" w:color="000000" w:fill="FFFFFF"/>
            <w:vAlign w:val="center"/>
            <w:hideMark/>
          </w:tcPr>
          <w:p w14:paraId="14D4FF9E" w14:textId="56E6EACF" w:rsidR="00784693" w:rsidRPr="00637F62" w:rsidDel="003F6185" w:rsidRDefault="00784693" w:rsidP="005068B2">
            <w:pPr>
              <w:ind w:firstLine="360"/>
              <w:jc w:val="center"/>
              <w:rPr>
                <w:del w:id="2560" w:author="Cong" w:date="2020-10-02T20:13:00Z"/>
                <w:rFonts w:asciiTheme="majorHAnsi" w:eastAsia="Times New Roman" w:hAnsiTheme="majorHAnsi" w:cstheme="majorHAnsi"/>
                <w:color w:val="000000"/>
                <w:sz w:val="22"/>
                <w:szCs w:val="22"/>
                <w:rPrChange w:id="2561" w:author="Cong" w:date="2020-10-02T19:21:00Z">
                  <w:rPr>
                    <w:del w:id="2562" w:author="Cong" w:date="2020-10-02T20:13:00Z"/>
                    <w:rFonts w:asciiTheme="majorHAnsi" w:eastAsia="Times New Roman" w:hAnsiTheme="majorHAnsi" w:cstheme="majorHAnsi"/>
                    <w:color w:val="000000"/>
                    <w:sz w:val="22"/>
                    <w:szCs w:val="22"/>
                  </w:rPr>
                </w:rPrChange>
              </w:rPr>
            </w:pPr>
            <w:del w:id="2563" w:author="Cong" w:date="2020-10-02T20:13:00Z">
              <w:r w:rsidRPr="00637F62" w:rsidDel="003F6185">
                <w:rPr>
                  <w:rFonts w:asciiTheme="majorHAnsi" w:eastAsia="Times New Roman" w:hAnsiTheme="majorHAnsi" w:cstheme="majorHAnsi"/>
                  <w:color w:val="000000"/>
                  <w:sz w:val="22"/>
                  <w:szCs w:val="22"/>
                  <w:rPrChange w:id="2564" w:author="Cong" w:date="2020-10-02T19:21:00Z">
                    <w:rPr>
                      <w:rFonts w:asciiTheme="majorHAnsi" w:eastAsia="Times New Roman" w:hAnsiTheme="majorHAnsi" w:cstheme="majorHAnsi"/>
                      <w:color w:val="000000"/>
                      <w:sz w:val="22"/>
                      <w:szCs w:val="22"/>
                    </w:rPr>
                  </w:rPrChange>
                </w:rPr>
                <w:delText>Approximately 10,000 individuals / year</w:delText>
              </w:r>
            </w:del>
          </w:p>
        </w:tc>
        <w:tc>
          <w:tcPr>
            <w:tcW w:w="2977" w:type="dxa"/>
            <w:tcBorders>
              <w:top w:val="single" w:sz="4" w:space="0" w:color="auto"/>
              <w:left w:val="nil"/>
              <w:bottom w:val="nil"/>
              <w:right w:val="single" w:sz="8" w:space="0" w:color="DEE2E6"/>
            </w:tcBorders>
            <w:shd w:val="clear" w:color="000000" w:fill="FFFFFF"/>
            <w:vAlign w:val="center"/>
            <w:hideMark/>
          </w:tcPr>
          <w:p w14:paraId="4A5F17E1" w14:textId="4C8387A3" w:rsidR="00784693" w:rsidRPr="00637F62" w:rsidDel="003F6185" w:rsidRDefault="00784693" w:rsidP="005068B2">
            <w:pPr>
              <w:ind w:firstLine="360"/>
              <w:jc w:val="center"/>
              <w:rPr>
                <w:del w:id="2565" w:author="Cong" w:date="2020-10-02T20:13:00Z"/>
                <w:rFonts w:asciiTheme="majorHAnsi" w:eastAsia="Times New Roman" w:hAnsiTheme="majorHAnsi" w:cstheme="majorHAnsi"/>
                <w:color w:val="000000"/>
                <w:sz w:val="22"/>
                <w:szCs w:val="22"/>
                <w:rPrChange w:id="2566" w:author="Cong" w:date="2020-10-02T19:21:00Z">
                  <w:rPr>
                    <w:del w:id="2567" w:author="Cong" w:date="2020-10-02T20:13:00Z"/>
                    <w:rFonts w:asciiTheme="majorHAnsi" w:eastAsia="Times New Roman" w:hAnsiTheme="majorHAnsi" w:cstheme="majorHAnsi"/>
                    <w:color w:val="000000"/>
                    <w:sz w:val="22"/>
                    <w:szCs w:val="22"/>
                  </w:rPr>
                </w:rPrChange>
              </w:rPr>
            </w:pPr>
            <w:del w:id="2568" w:author="Cong" w:date="2020-10-02T20:13:00Z">
              <w:r w:rsidRPr="00637F62" w:rsidDel="003F6185">
                <w:rPr>
                  <w:rFonts w:asciiTheme="majorHAnsi" w:eastAsia="Times New Roman" w:hAnsiTheme="majorHAnsi" w:cstheme="majorHAnsi"/>
                  <w:color w:val="000000"/>
                  <w:sz w:val="22"/>
                  <w:szCs w:val="22"/>
                  <w:rPrChange w:id="2569" w:author="Cong" w:date="2020-10-02T19:21:00Z">
                    <w:rPr>
                      <w:rFonts w:asciiTheme="majorHAnsi" w:eastAsia="Times New Roman" w:hAnsiTheme="majorHAnsi" w:cstheme="majorHAnsi"/>
                      <w:color w:val="000000"/>
                      <w:sz w:val="22"/>
                      <w:szCs w:val="22"/>
                    </w:rPr>
                  </w:rPrChange>
                </w:rPr>
                <w:delText>Approximately 35,000 individuals / year</w:delText>
              </w:r>
            </w:del>
          </w:p>
        </w:tc>
      </w:tr>
    </w:tbl>
    <w:p w14:paraId="5FF014CD" w14:textId="6655FD4B" w:rsidR="00784693" w:rsidDel="003F6185" w:rsidRDefault="00784693" w:rsidP="005056F5">
      <w:pPr>
        <w:rPr>
          <w:del w:id="2570" w:author="Cong" w:date="2020-10-02T18:52:00Z"/>
          <w:rFonts w:asciiTheme="majorHAnsi" w:hAnsiTheme="majorHAnsi" w:cstheme="majorHAnsi"/>
          <w:sz w:val="22"/>
          <w:szCs w:val="22"/>
        </w:rPr>
      </w:pPr>
    </w:p>
    <w:p w14:paraId="0BE30316" w14:textId="1EFA187E" w:rsidR="003F6185" w:rsidRDefault="003F6185" w:rsidP="005068B2">
      <w:pPr>
        <w:ind w:firstLine="360"/>
        <w:rPr>
          <w:ins w:id="2571" w:author="Cong" w:date="2020-10-02T20:13:00Z"/>
          <w:rFonts w:asciiTheme="majorHAnsi" w:hAnsiTheme="majorHAnsi" w:cstheme="majorHAnsi"/>
          <w:sz w:val="22"/>
          <w:szCs w:val="22"/>
        </w:rPr>
      </w:pPr>
    </w:p>
    <w:tbl>
      <w:tblPr>
        <w:tblW w:w="13950" w:type="dxa"/>
        <w:tblInd w:w="-630" w:type="dxa"/>
        <w:tblLayout w:type="fixed"/>
        <w:tblLook w:val="04A0" w:firstRow="1" w:lastRow="0" w:firstColumn="1" w:lastColumn="0" w:noHBand="0" w:noVBand="1"/>
        <w:tblPrChange w:id="2572" w:author="Cong" w:date="2020-10-02T20:25:00Z">
          <w:tblPr>
            <w:tblW w:w="15521" w:type="dxa"/>
            <w:tblLayout w:type="fixed"/>
            <w:tblLook w:val="04A0" w:firstRow="1" w:lastRow="0" w:firstColumn="1" w:lastColumn="0" w:noHBand="0" w:noVBand="1"/>
          </w:tblPr>
        </w:tblPrChange>
      </w:tblPr>
      <w:tblGrid>
        <w:gridCol w:w="1260"/>
        <w:gridCol w:w="2520"/>
        <w:gridCol w:w="2700"/>
        <w:gridCol w:w="2340"/>
        <w:gridCol w:w="2160"/>
        <w:gridCol w:w="2970"/>
        <w:tblGridChange w:id="2573">
          <w:tblGrid>
            <w:gridCol w:w="630"/>
            <w:gridCol w:w="630"/>
            <w:gridCol w:w="360"/>
            <w:gridCol w:w="2160"/>
            <w:gridCol w:w="360"/>
            <w:gridCol w:w="1126"/>
            <w:gridCol w:w="1214"/>
            <w:gridCol w:w="527"/>
            <w:gridCol w:w="1126"/>
            <w:gridCol w:w="687"/>
            <w:gridCol w:w="1610"/>
            <w:gridCol w:w="550"/>
            <w:gridCol w:w="576"/>
            <w:gridCol w:w="1741"/>
            <w:gridCol w:w="653"/>
            <w:gridCol w:w="251"/>
            <w:gridCol w:w="222"/>
            <w:gridCol w:w="1728"/>
            <w:gridCol w:w="1126"/>
          </w:tblGrid>
        </w:tblGridChange>
      </w:tblGrid>
      <w:tr w:rsidR="003F6185" w:rsidRPr="003F6185" w14:paraId="04E4ADBC" w14:textId="77777777" w:rsidTr="002D02DE">
        <w:trPr>
          <w:trHeight w:val="615"/>
          <w:ins w:id="2574" w:author="Cong" w:date="2020-10-02T20:13:00Z"/>
          <w:trPrChange w:id="2575" w:author="Cong" w:date="2020-10-02T20:25:00Z">
            <w:trPr>
              <w:gridBefore w:val="1"/>
              <w:gridAfter w:val="0"/>
              <w:trHeight w:val="615"/>
            </w:trPr>
          </w:trPrChange>
        </w:trPr>
        <w:tc>
          <w:tcPr>
            <w:tcW w:w="1260" w:type="dxa"/>
            <w:tcBorders>
              <w:top w:val="nil"/>
              <w:left w:val="nil"/>
              <w:bottom w:val="nil"/>
              <w:right w:val="nil"/>
            </w:tcBorders>
            <w:shd w:val="clear" w:color="auto" w:fill="auto"/>
            <w:noWrap/>
            <w:vAlign w:val="bottom"/>
            <w:hideMark/>
            <w:tcPrChange w:id="2576" w:author="Cong" w:date="2020-10-02T20:25:00Z">
              <w:tcPr>
                <w:tcW w:w="990" w:type="dxa"/>
                <w:gridSpan w:val="2"/>
                <w:tcBorders>
                  <w:top w:val="nil"/>
                  <w:left w:val="nil"/>
                  <w:bottom w:val="nil"/>
                  <w:right w:val="nil"/>
                </w:tcBorders>
                <w:shd w:val="clear" w:color="auto" w:fill="auto"/>
                <w:noWrap/>
                <w:vAlign w:val="bottom"/>
                <w:hideMark/>
              </w:tcPr>
            </w:tcPrChange>
          </w:tcPr>
          <w:p w14:paraId="53E7F6B4" w14:textId="77777777" w:rsidR="003F6185" w:rsidRPr="003F6185" w:rsidRDefault="003F6185" w:rsidP="003F6185">
            <w:pPr>
              <w:rPr>
                <w:ins w:id="2577" w:author="Cong" w:date="2020-10-02T20:13:00Z"/>
                <w:rFonts w:ascii="Times New Roman" w:eastAsia="Times New Roman" w:hAnsi="Times New Roman" w:cs="Times New Roman"/>
              </w:rPr>
            </w:pPr>
          </w:p>
        </w:tc>
        <w:tc>
          <w:tcPr>
            <w:tcW w:w="2520" w:type="dxa"/>
            <w:tcBorders>
              <w:top w:val="nil"/>
              <w:left w:val="nil"/>
              <w:bottom w:val="nil"/>
              <w:right w:val="nil"/>
            </w:tcBorders>
            <w:shd w:val="clear" w:color="auto" w:fill="auto"/>
            <w:vAlign w:val="center"/>
            <w:hideMark/>
            <w:tcPrChange w:id="2578" w:author="Cong" w:date="2020-10-02T20:25:00Z">
              <w:tcPr>
                <w:tcW w:w="2520" w:type="dxa"/>
                <w:gridSpan w:val="2"/>
                <w:tcBorders>
                  <w:top w:val="nil"/>
                  <w:left w:val="nil"/>
                  <w:bottom w:val="nil"/>
                  <w:right w:val="nil"/>
                </w:tcBorders>
                <w:shd w:val="clear" w:color="auto" w:fill="auto"/>
                <w:vAlign w:val="center"/>
                <w:hideMark/>
              </w:tcPr>
            </w:tcPrChange>
          </w:tcPr>
          <w:p w14:paraId="04F03D39" w14:textId="77777777" w:rsidR="003F6185" w:rsidRPr="003F6185" w:rsidRDefault="003F6185" w:rsidP="003F6185">
            <w:pPr>
              <w:jc w:val="center"/>
              <w:rPr>
                <w:ins w:id="2579" w:author="Cong" w:date="2020-10-02T20:13:00Z"/>
                <w:rFonts w:ascii="Calibri" w:eastAsia="Times New Roman" w:hAnsi="Calibri" w:cs="Calibri"/>
                <w:b/>
                <w:bCs/>
                <w:color w:val="000000"/>
                <w:sz w:val="22"/>
                <w:szCs w:val="22"/>
              </w:rPr>
            </w:pPr>
            <w:ins w:id="2580" w:author="Cong" w:date="2020-10-02T20:13:00Z">
              <w:r w:rsidRPr="003F6185">
                <w:rPr>
                  <w:rFonts w:ascii="Calibri" w:eastAsia="Times New Roman" w:hAnsi="Calibri" w:cs="Calibri"/>
                  <w:b/>
                  <w:bCs/>
                  <w:color w:val="000000"/>
                  <w:sz w:val="22"/>
                  <w:szCs w:val="22"/>
                </w:rPr>
                <w:t>Behavioral Risk Factor Surveillance System</w:t>
              </w:r>
            </w:ins>
          </w:p>
        </w:tc>
        <w:tc>
          <w:tcPr>
            <w:tcW w:w="2700" w:type="dxa"/>
            <w:tcBorders>
              <w:top w:val="nil"/>
              <w:left w:val="nil"/>
              <w:bottom w:val="nil"/>
              <w:right w:val="nil"/>
            </w:tcBorders>
            <w:shd w:val="clear" w:color="auto" w:fill="auto"/>
            <w:vAlign w:val="center"/>
            <w:hideMark/>
            <w:tcPrChange w:id="2581" w:author="Cong" w:date="2020-10-02T20:25:00Z">
              <w:tcPr>
                <w:tcW w:w="2867" w:type="dxa"/>
                <w:gridSpan w:val="3"/>
                <w:tcBorders>
                  <w:top w:val="nil"/>
                  <w:left w:val="nil"/>
                  <w:bottom w:val="nil"/>
                  <w:right w:val="nil"/>
                </w:tcBorders>
                <w:shd w:val="clear" w:color="auto" w:fill="auto"/>
                <w:vAlign w:val="center"/>
                <w:hideMark/>
              </w:tcPr>
            </w:tcPrChange>
          </w:tcPr>
          <w:p w14:paraId="0F69616B" w14:textId="77777777" w:rsidR="003F6185" w:rsidRPr="003F6185" w:rsidRDefault="003F6185" w:rsidP="003F6185">
            <w:pPr>
              <w:jc w:val="center"/>
              <w:rPr>
                <w:ins w:id="2582" w:author="Cong" w:date="2020-10-02T20:13:00Z"/>
                <w:rFonts w:ascii="Calibri" w:eastAsia="Times New Roman" w:hAnsi="Calibri" w:cs="Calibri"/>
                <w:b/>
                <w:bCs/>
                <w:color w:val="000000"/>
                <w:sz w:val="22"/>
                <w:szCs w:val="22"/>
              </w:rPr>
            </w:pPr>
            <w:ins w:id="2583" w:author="Cong" w:date="2020-10-02T20:13:00Z">
              <w:r w:rsidRPr="003F6185">
                <w:rPr>
                  <w:rFonts w:ascii="Calibri" w:eastAsia="Times New Roman" w:hAnsi="Calibri" w:cs="Calibri"/>
                  <w:b/>
                  <w:bCs/>
                  <w:color w:val="000000"/>
                  <w:sz w:val="22"/>
                  <w:szCs w:val="22"/>
                </w:rPr>
                <w:t>National Health Interview Survey</w:t>
              </w:r>
            </w:ins>
          </w:p>
        </w:tc>
        <w:tc>
          <w:tcPr>
            <w:tcW w:w="2340" w:type="dxa"/>
            <w:tcBorders>
              <w:top w:val="nil"/>
              <w:left w:val="nil"/>
              <w:bottom w:val="nil"/>
              <w:right w:val="nil"/>
            </w:tcBorders>
            <w:shd w:val="clear" w:color="auto" w:fill="auto"/>
            <w:vAlign w:val="center"/>
            <w:hideMark/>
            <w:tcPrChange w:id="2584" w:author="Cong" w:date="2020-10-02T20:25:00Z">
              <w:tcPr>
                <w:tcW w:w="3423" w:type="dxa"/>
                <w:gridSpan w:val="3"/>
                <w:tcBorders>
                  <w:top w:val="nil"/>
                  <w:left w:val="nil"/>
                  <w:bottom w:val="nil"/>
                  <w:right w:val="nil"/>
                </w:tcBorders>
                <w:shd w:val="clear" w:color="auto" w:fill="auto"/>
                <w:vAlign w:val="center"/>
                <w:hideMark/>
              </w:tcPr>
            </w:tcPrChange>
          </w:tcPr>
          <w:p w14:paraId="58CAF1B4" w14:textId="77777777" w:rsidR="003F6185" w:rsidRPr="003F6185" w:rsidRDefault="003F6185" w:rsidP="003F6185">
            <w:pPr>
              <w:jc w:val="center"/>
              <w:rPr>
                <w:ins w:id="2585" w:author="Cong" w:date="2020-10-02T20:13:00Z"/>
                <w:rFonts w:ascii="Calibri" w:eastAsia="Times New Roman" w:hAnsi="Calibri" w:cs="Calibri"/>
                <w:b/>
                <w:bCs/>
                <w:color w:val="000000"/>
                <w:sz w:val="22"/>
                <w:szCs w:val="22"/>
              </w:rPr>
            </w:pPr>
            <w:ins w:id="2586" w:author="Cong" w:date="2020-10-02T20:13:00Z">
              <w:r w:rsidRPr="003F6185">
                <w:rPr>
                  <w:rFonts w:ascii="Calibri" w:eastAsia="Times New Roman" w:hAnsi="Calibri" w:cs="Calibri"/>
                  <w:b/>
                  <w:bCs/>
                  <w:color w:val="000000"/>
                  <w:sz w:val="22"/>
                  <w:szCs w:val="22"/>
                </w:rPr>
                <w:t>National Health and Nutrition Examination Survey</w:t>
              </w:r>
            </w:ins>
          </w:p>
        </w:tc>
        <w:tc>
          <w:tcPr>
            <w:tcW w:w="2160" w:type="dxa"/>
            <w:tcBorders>
              <w:top w:val="nil"/>
              <w:left w:val="nil"/>
              <w:bottom w:val="nil"/>
              <w:right w:val="nil"/>
            </w:tcBorders>
            <w:shd w:val="clear" w:color="auto" w:fill="auto"/>
            <w:vAlign w:val="center"/>
            <w:hideMark/>
            <w:tcPrChange w:id="2587" w:author="Cong" w:date="2020-10-02T20:25:00Z">
              <w:tcPr>
                <w:tcW w:w="2867" w:type="dxa"/>
                <w:gridSpan w:val="3"/>
                <w:tcBorders>
                  <w:top w:val="nil"/>
                  <w:left w:val="nil"/>
                  <w:bottom w:val="nil"/>
                  <w:right w:val="nil"/>
                </w:tcBorders>
                <w:shd w:val="clear" w:color="auto" w:fill="auto"/>
                <w:vAlign w:val="center"/>
                <w:hideMark/>
              </w:tcPr>
            </w:tcPrChange>
          </w:tcPr>
          <w:p w14:paraId="7CA76A31" w14:textId="77777777" w:rsidR="003F6185" w:rsidRPr="003F6185" w:rsidRDefault="003F6185" w:rsidP="003F6185">
            <w:pPr>
              <w:jc w:val="center"/>
              <w:rPr>
                <w:ins w:id="2588" w:author="Cong" w:date="2020-10-02T20:13:00Z"/>
                <w:rFonts w:ascii="Calibri" w:eastAsia="Times New Roman" w:hAnsi="Calibri" w:cs="Calibri"/>
                <w:b/>
                <w:bCs/>
                <w:color w:val="000000"/>
                <w:sz w:val="22"/>
                <w:szCs w:val="22"/>
              </w:rPr>
            </w:pPr>
            <w:ins w:id="2589" w:author="Cong" w:date="2020-10-02T20:13:00Z">
              <w:r w:rsidRPr="003F6185">
                <w:rPr>
                  <w:rFonts w:ascii="Calibri" w:eastAsia="Times New Roman" w:hAnsi="Calibri" w:cs="Calibri"/>
                  <w:b/>
                  <w:bCs/>
                  <w:color w:val="000000"/>
                  <w:sz w:val="22"/>
                  <w:szCs w:val="22"/>
                </w:rPr>
                <w:t>Medical Expenditure Panel Survey</w:t>
              </w:r>
            </w:ins>
          </w:p>
        </w:tc>
        <w:tc>
          <w:tcPr>
            <w:tcW w:w="2970" w:type="dxa"/>
            <w:tcBorders>
              <w:top w:val="nil"/>
              <w:left w:val="nil"/>
              <w:bottom w:val="nil"/>
              <w:right w:val="nil"/>
            </w:tcBorders>
            <w:shd w:val="clear" w:color="auto" w:fill="auto"/>
            <w:vAlign w:val="center"/>
            <w:hideMark/>
            <w:tcPrChange w:id="2590" w:author="Cong" w:date="2020-10-02T20:25:00Z">
              <w:tcPr>
                <w:tcW w:w="2854" w:type="dxa"/>
                <w:gridSpan w:val="4"/>
                <w:tcBorders>
                  <w:top w:val="nil"/>
                  <w:left w:val="nil"/>
                  <w:bottom w:val="nil"/>
                  <w:right w:val="nil"/>
                </w:tcBorders>
                <w:shd w:val="clear" w:color="auto" w:fill="auto"/>
                <w:vAlign w:val="center"/>
                <w:hideMark/>
              </w:tcPr>
            </w:tcPrChange>
          </w:tcPr>
          <w:p w14:paraId="3DA1D7E8" w14:textId="77777777" w:rsidR="003F6185" w:rsidRPr="003F6185" w:rsidRDefault="003F6185" w:rsidP="003F6185">
            <w:pPr>
              <w:jc w:val="center"/>
              <w:rPr>
                <w:ins w:id="2591" w:author="Cong" w:date="2020-10-02T20:13:00Z"/>
                <w:rFonts w:ascii="Calibri" w:eastAsia="Times New Roman" w:hAnsi="Calibri" w:cs="Calibri"/>
                <w:b/>
                <w:bCs/>
                <w:color w:val="000000"/>
                <w:sz w:val="22"/>
                <w:szCs w:val="22"/>
              </w:rPr>
            </w:pPr>
            <w:ins w:id="2592" w:author="Cong" w:date="2020-10-02T20:13:00Z">
              <w:r w:rsidRPr="003F6185">
                <w:rPr>
                  <w:rFonts w:ascii="Calibri" w:eastAsia="Times New Roman" w:hAnsi="Calibri" w:cs="Calibri"/>
                  <w:b/>
                  <w:bCs/>
                  <w:color w:val="000000"/>
                  <w:sz w:val="22"/>
                  <w:szCs w:val="22"/>
                </w:rPr>
                <w:t>Health Retirement Survey</w:t>
              </w:r>
            </w:ins>
          </w:p>
        </w:tc>
      </w:tr>
      <w:tr w:rsidR="003F6185" w:rsidRPr="003F6185" w14:paraId="4967E9D5" w14:textId="77777777" w:rsidTr="002D02DE">
        <w:tblPrEx>
          <w:tblPrExChange w:id="2593" w:author="Cong" w:date="2020-10-02T20:25:00Z">
            <w:tblPrEx>
              <w:tblW w:w="13571" w:type="dxa"/>
            </w:tblPrEx>
          </w:tblPrExChange>
        </w:tblPrEx>
        <w:trPr>
          <w:trHeight w:val="375"/>
          <w:ins w:id="2594" w:author="Cong" w:date="2020-10-02T20:13:00Z"/>
          <w:trPrChange w:id="2595" w:author="Cong" w:date="2020-10-02T20:25:00Z">
            <w:trPr>
              <w:gridBefore w:val="1"/>
              <w:gridAfter w:val="0"/>
              <w:trHeight w:val="375"/>
            </w:trPr>
          </w:trPrChange>
        </w:trPr>
        <w:tc>
          <w:tcPr>
            <w:tcW w:w="13950" w:type="dxa"/>
            <w:gridSpan w:val="6"/>
            <w:tcBorders>
              <w:top w:val="single" w:sz="8" w:space="0" w:color="auto"/>
              <w:left w:val="nil"/>
              <w:bottom w:val="nil"/>
              <w:right w:val="nil"/>
            </w:tcBorders>
            <w:shd w:val="clear" w:color="000000" w:fill="D0CECE"/>
            <w:vAlign w:val="center"/>
            <w:hideMark/>
            <w:tcPrChange w:id="2596" w:author="Cong" w:date="2020-10-02T20:25:00Z">
              <w:tcPr>
                <w:tcW w:w="13571" w:type="dxa"/>
                <w:gridSpan w:val="15"/>
                <w:tcBorders>
                  <w:top w:val="single" w:sz="8" w:space="0" w:color="auto"/>
                  <w:left w:val="nil"/>
                  <w:bottom w:val="nil"/>
                  <w:right w:val="nil"/>
                </w:tcBorders>
                <w:shd w:val="clear" w:color="000000" w:fill="D0CECE"/>
                <w:vAlign w:val="center"/>
                <w:hideMark/>
              </w:tcPr>
            </w:tcPrChange>
          </w:tcPr>
          <w:p w14:paraId="53E9BF97" w14:textId="77777777" w:rsidR="003F6185" w:rsidRPr="003F6185" w:rsidRDefault="003F6185" w:rsidP="003F6185">
            <w:pPr>
              <w:rPr>
                <w:ins w:id="2597" w:author="Cong" w:date="2020-10-02T20:13:00Z"/>
                <w:rFonts w:ascii="Calibri" w:eastAsia="Times New Roman" w:hAnsi="Calibri" w:cs="Calibri"/>
                <w:b/>
                <w:bCs/>
                <w:color w:val="000000"/>
                <w:sz w:val="22"/>
                <w:szCs w:val="22"/>
              </w:rPr>
            </w:pPr>
            <w:ins w:id="2598" w:author="Cong" w:date="2020-10-02T20:13:00Z">
              <w:r w:rsidRPr="003F6185">
                <w:rPr>
                  <w:rFonts w:ascii="Calibri" w:eastAsia="Times New Roman" w:hAnsi="Calibri" w:cs="Calibri"/>
                  <w:b/>
                  <w:bCs/>
                  <w:color w:val="000000"/>
                  <w:sz w:val="22"/>
                  <w:szCs w:val="22"/>
                </w:rPr>
                <w:t>Health Measures</w:t>
              </w:r>
            </w:ins>
          </w:p>
        </w:tc>
      </w:tr>
      <w:tr w:rsidR="003F6185" w:rsidRPr="003F6185" w14:paraId="47CAB88D" w14:textId="77777777" w:rsidTr="002D02DE">
        <w:trPr>
          <w:trHeight w:val="3600"/>
          <w:ins w:id="2599" w:author="Cong" w:date="2020-10-02T20:13:00Z"/>
          <w:trPrChange w:id="2600" w:author="Cong" w:date="2020-10-02T20:25:00Z">
            <w:trPr>
              <w:gridBefore w:val="1"/>
              <w:gridAfter w:val="0"/>
              <w:trHeight w:val="3600"/>
            </w:trPr>
          </w:trPrChange>
        </w:trPr>
        <w:tc>
          <w:tcPr>
            <w:tcW w:w="1260" w:type="dxa"/>
            <w:vMerge w:val="restart"/>
            <w:tcBorders>
              <w:top w:val="nil"/>
              <w:left w:val="nil"/>
              <w:bottom w:val="single" w:sz="8" w:space="0" w:color="000000"/>
              <w:right w:val="nil"/>
            </w:tcBorders>
            <w:shd w:val="clear" w:color="auto" w:fill="auto"/>
            <w:vAlign w:val="center"/>
            <w:hideMark/>
            <w:tcPrChange w:id="2601" w:author="Cong" w:date="2020-10-02T20:25:00Z">
              <w:tcPr>
                <w:tcW w:w="990" w:type="dxa"/>
                <w:gridSpan w:val="2"/>
                <w:vMerge w:val="restart"/>
                <w:tcBorders>
                  <w:top w:val="nil"/>
                  <w:left w:val="nil"/>
                  <w:bottom w:val="single" w:sz="8" w:space="0" w:color="000000"/>
                  <w:right w:val="nil"/>
                </w:tcBorders>
                <w:shd w:val="clear" w:color="auto" w:fill="auto"/>
                <w:vAlign w:val="center"/>
                <w:hideMark/>
              </w:tcPr>
            </w:tcPrChange>
          </w:tcPr>
          <w:p w14:paraId="32827263" w14:textId="77777777" w:rsidR="003F6185" w:rsidRPr="003F6185" w:rsidRDefault="003F6185" w:rsidP="003F6185">
            <w:pPr>
              <w:rPr>
                <w:ins w:id="2602" w:author="Cong" w:date="2020-10-02T20:13:00Z"/>
                <w:rFonts w:ascii="Calibri" w:eastAsia="Times New Roman" w:hAnsi="Calibri" w:cs="Calibri"/>
                <w:b/>
                <w:bCs/>
                <w:color w:val="000000"/>
                <w:sz w:val="22"/>
                <w:szCs w:val="22"/>
                <w:rPrChange w:id="2603" w:author="Cong" w:date="2020-10-02T20:14:00Z">
                  <w:rPr>
                    <w:ins w:id="2604" w:author="Cong" w:date="2020-10-02T20:13:00Z"/>
                    <w:rFonts w:ascii="Calibri" w:eastAsia="Times New Roman" w:hAnsi="Calibri" w:cs="Calibri"/>
                    <w:color w:val="000000"/>
                    <w:sz w:val="22"/>
                    <w:szCs w:val="22"/>
                  </w:rPr>
                </w:rPrChange>
              </w:rPr>
            </w:pPr>
            <w:ins w:id="2605" w:author="Cong" w:date="2020-10-02T20:13:00Z">
              <w:r w:rsidRPr="003F6185">
                <w:rPr>
                  <w:rFonts w:ascii="Calibri" w:eastAsia="Times New Roman" w:hAnsi="Calibri" w:cs="Calibri"/>
                  <w:b/>
                  <w:bCs/>
                  <w:color w:val="000000"/>
                  <w:sz w:val="22"/>
                  <w:szCs w:val="22"/>
                  <w:rPrChange w:id="2606" w:author="Cong" w:date="2020-10-02T20:14:00Z">
                    <w:rPr>
                      <w:rFonts w:ascii="Calibri" w:eastAsia="Times New Roman" w:hAnsi="Calibri" w:cs="Calibri"/>
                      <w:color w:val="000000"/>
                      <w:sz w:val="22"/>
                      <w:szCs w:val="22"/>
                    </w:rPr>
                  </w:rPrChange>
                </w:rPr>
                <w:t>Asthma</w:t>
              </w:r>
            </w:ins>
          </w:p>
        </w:tc>
        <w:tc>
          <w:tcPr>
            <w:tcW w:w="2520" w:type="dxa"/>
            <w:tcBorders>
              <w:top w:val="nil"/>
              <w:left w:val="nil"/>
              <w:bottom w:val="nil"/>
              <w:right w:val="nil"/>
            </w:tcBorders>
            <w:shd w:val="clear" w:color="auto" w:fill="auto"/>
            <w:vAlign w:val="center"/>
            <w:hideMark/>
            <w:tcPrChange w:id="2607" w:author="Cong" w:date="2020-10-02T20:25:00Z">
              <w:tcPr>
                <w:tcW w:w="2520" w:type="dxa"/>
                <w:gridSpan w:val="2"/>
                <w:tcBorders>
                  <w:top w:val="nil"/>
                  <w:left w:val="nil"/>
                  <w:bottom w:val="nil"/>
                  <w:right w:val="nil"/>
                </w:tcBorders>
                <w:shd w:val="clear" w:color="auto" w:fill="auto"/>
                <w:vAlign w:val="center"/>
                <w:hideMark/>
              </w:tcPr>
            </w:tcPrChange>
          </w:tcPr>
          <w:p w14:paraId="516B09EB" w14:textId="77777777" w:rsidR="003F6185" w:rsidRPr="003F6185" w:rsidRDefault="003F6185" w:rsidP="003F6185">
            <w:pPr>
              <w:jc w:val="center"/>
              <w:rPr>
                <w:ins w:id="2608" w:author="Cong" w:date="2020-10-02T20:13:00Z"/>
                <w:rFonts w:ascii="Calibri" w:eastAsia="Times New Roman" w:hAnsi="Calibri" w:cs="Calibri"/>
                <w:b/>
                <w:bCs/>
                <w:color w:val="000000"/>
                <w:sz w:val="22"/>
                <w:szCs w:val="22"/>
              </w:rPr>
            </w:pPr>
            <w:ins w:id="2609" w:author="Cong" w:date="2020-10-02T20:13:00Z">
              <w:r w:rsidRPr="003F6185">
                <w:rPr>
                  <w:rFonts w:ascii="Calibri" w:eastAsia="Times New Roman" w:hAnsi="Calibri" w:cs="Calibri"/>
                  <w:b/>
                  <w:bCs/>
                  <w:color w:val="000000"/>
                  <w:sz w:val="22"/>
                  <w:szCs w:val="22"/>
                </w:rPr>
                <w:t>Variable/Question</w:t>
              </w:r>
              <w:r w:rsidRPr="003F6185">
                <w:rPr>
                  <w:rFonts w:ascii="Calibri" w:eastAsia="Times New Roman" w:hAnsi="Calibri" w:cs="Calibri"/>
                  <w:color w:val="000000"/>
                  <w:sz w:val="22"/>
                  <w:szCs w:val="22"/>
                </w:rPr>
                <w:t xml:space="preserve"> </w:t>
              </w:r>
              <w:r w:rsidRPr="003F6185">
                <w:rPr>
                  <w:rFonts w:ascii="Calibri" w:eastAsia="Times New Roman" w:hAnsi="Calibri" w:cs="Calibri"/>
                  <w:i/>
                  <w:iCs/>
                  <w:color w:val="000000"/>
                  <w:sz w:val="22"/>
                  <w:szCs w:val="22"/>
                </w:rPr>
                <w:t>(asthma2)</w:t>
              </w:r>
              <w:r w:rsidRPr="003F6185">
                <w:rPr>
                  <w:rFonts w:ascii="Calibri" w:eastAsia="Times New Roman" w:hAnsi="Calibri" w:cs="Calibri"/>
                  <w:color w:val="000000"/>
                  <w:sz w:val="22"/>
                  <w:szCs w:val="22"/>
                </w:rPr>
                <w:t>: Have you ever been told by a doctor, nurse, or other health professional that you had asthma?</w:t>
              </w:r>
            </w:ins>
          </w:p>
        </w:tc>
        <w:tc>
          <w:tcPr>
            <w:tcW w:w="2700" w:type="dxa"/>
            <w:tcBorders>
              <w:top w:val="nil"/>
              <w:left w:val="nil"/>
              <w:bottom w:val="nil"/>
              <w:right w:val="nil"/>
            </w:tcBorders>
            <w:shd w:val="clear" w:color="auto" w:fill="auto"/>
            <w:vAlign w:val="center"/>
            <w:hideMark/>
            <w:tcPrChange w:id="2610" w:author="Cong" w:date="2020-10-02T20:25:00Z">
              <w:tcPr>
                <w:tcW w:w="2867" w:type="dxa"/>
                <w:gridSpan w:val="3"/>
                <w:tcBorders>
                  <w:top w:val="nil"/>
                  <w:left w:val="nil"/>
                  <w:bottom w:val="nil"/>
                  <w:right w:val="nil"/>
                </w:tcBorders>
                <w:shd w:val="clear" w:color="auto" w:fill="auto"/>
                <w:vAlign w:val="center"/>
                <w:hideMark/>
              </w:tcPr>
            </w:tcPrChange>
          </w:tcPr>
          <w:p w14:paraId="126860EE" w14:textId="77777777" w:rsidR="003F6185" w:rsidRPr="003F6185" w:rsidRDefault="003F6185" w:rsidP="003F6185">
            <w:pPr>
              <w:jc w:val="center"/>
              <w:rPr>
                <w:ins w:id="2611" w:author="Cong" w:date="2020-10-02T20:13:00Z"/>
                <w:rFonts w:ascii="Calibri" w:eastAsia="Times New Roman" w:hAnsi="Calibri" w:cs="Calibri"/>
                <w:b/>
                <w:bCs/>
                <w:color w:val="000000"/>
                <w:sz w:val="22"/>
                <w:szCs w:val="22"/>
              </w:rPr>
            </w:pPr>
            <w:ins w:id="2612" w:author="Cong" w:date="2020-10-02T20:13:00Z">
              <w:r w:rsidRPr="003F6185">
                <w:rPr>
                  <w:rFonts w:ascii="Calibri" w:eastAsia="Times New Roman" w:hAnsi="Calibri" w:cs="Calibri"/>
                  <w:b/>
                  <w:bCs/>
                  <w:color w:val="000000"/>
                  <w:sz w:val="22"/>
                  <w:szCs w:val="22"/>
                </w:rPr>
                <w:t xml:space="preserve">Variable/Question </w:t>
              </w:r>
              <w:r w:rsidRPr="003F6185">
                <w:rPr>
                  <w:rFonts w:ascii="Calibri" w:eastAsia="Times New Roman" w:hAnsi="Calibri" w:cs="Calibri"/>
                  <w:color w:val="000000"/>
                  <w:sz w:val="22"/>
                  <w:szCs w:val="22"/>
                </w:rPr>
                <w:t>(</w:t>
              </w:r>
              <w:proofErr w:type="spellStart"/>
              <w:r w:rsidRPr="003F6185">
                <w:rPr>
                  <w:rFonts w:ascii="Calibri" w:eastAsia="Times New Roman" w:hAnsi="Calibri" w:cs="Calibri"/>
                  <w:i/>
                  <w:iCs/>
                  <w:color w:val="000000"/>
                  <w:sz w:val="22"/>
                  <w:szCs w:val="22"/>
                </w:rPr>
                <w:t>Asthmaev</w:t>
              </w:r>
              <w:proofErr w:type="spellEnd"/>
              <w:r w:rsidRPr="003F6185">
                <w:rPr>
                  <w:rFonts w:ascii="Calibri" w:eastAsia="Times New Roman" w:hAnsi="Calibri" w:cs="Calibri"/>
                  <w:i/>
                  <w:iCs/>
                  <w:color w:val="000000"/>
                  <w:sz w:val="22"/>
                  <w:szCs w:val="22"/>
                </w:rPr>
                <w:t xml:space="preserve">) : </w:t>
              </w:r>
              <w:r w:rsidRPr="003F6185">
                <w:rPr>
                  <w:rFonts w:ascii="Calibri" w:eastAsia="Times New Roman" w:hAnsi="Calibri" w:cs="Calibri"/>
                  <w:color w:val="000000"/>
                  <w:sz w:val="22"/>
                  <w:szCs w:val="22"/>
                </w:rPr>
                <w:t>Ever told to have asthma before?  </w:t>
              </w:r>
            </w:ins>
          </w:p>
        </w:tc>
        <w:tc>
          <w:tcPr>
            <w:tcW w:w="2340" w:type="dxa"/>
            <w:tcBorders>
              <w:top w:val="nil"/>
              <w:left w:val="nil"/>
              <w:bottom w:val="nil"/>
              <w:right w:val="nil"/>
            </w:tcBorders>
            <w:shd w:val="clear" w:color="auto" w:fill="auto"/>
            <w:vAlign w:val="center"/>
            <w:hideMark/>
            <w:tcPrChange w:id="2613" w:author="Cong" w:date="2020-10-02T20:25:00Z">
              <w:tcPr>
                <w:tcW w:w="3423" w:type="dxa"/>
                <w:gridSpan w:val="3"/>
                <w:tcBorders>
                  <w:top w:val="nil"/>
                  <w:left w:val="nil"/>
                  <w:bottom w:val="nil"/>
                  <w:right w:val="nil"/>
                </w:tcBorders>
                <w:shd w:val="clear" w:color="auto" w:fill="auto"/>
                <w:vAlign w:val="center"/>
                <w:hideMark/>
              </w:tcPr>
            </w:tcPrChange>
          </w:tcPr>
          <w:p w14:paraId="495B34CC" w14:textId="77777777" w:rsidR="003F6185" w:rsidRPr="003F6185" w:rsidRDefault="003F6185" w:rsidP="003F6185">
            <w:pPr>
              <w:jc w:val="center"/>
              <w:rPr>
                <w:ins w:id="2614" w:author="Cong" w:date="2020-10-02T20:13:00Z"/>
                <w:rFonts w:ascii="Calibri" w:eastAsia="Times New Roman" w:hAnsi="Calibri" w:cs="Calibri"/>
                <w:b/>
                <w:bCs/>
                <w:color w:val="000000"/>
                <w:sz w:val="22"/>
                <w:szCs w:val="22"/>
              </w:rPr>
            </w:pPr>
            <w:ins w:id="2615" w:author="Cong" w:date="2020-10-02T20:13:00Z">
              <w:r w:rsidRPr="003F6185">
                <w:rPr>
                  <w:rFonts w:ascii="Calibri" w:eastAsia="Times New Roman" w:hAnsi="Calibri" w:cs="Calibri"/>
                  <w:b/>
                  <w:bCs/>
                  <w:color w:val="000000"/>
                  <w:sz w:val="22"/>
                  <w:szCs w:val="22"/>
                </w:rPr>
                <w:t>Variable/Question</w:t>
              </w:r>
              <w:r w:rsidRPr="003F6185">
                <w:rPr>
                  <w:rFonts w:ascii="Calibri" w:eastAsia="Times New Roman" w:hAnsi="Calibri" w:cs="Calibri"/>
                  <w:color w:val="000000"/>
                  <w:sz w:val="22"/>
                  <w:szCs w:val="22"/>
                </w:rPr>
                <w:t xml:space="preserve"> (</w:t>
              </w:r>
              <w:r w:rsidRPr="003F6185">
                <w:rPr>
                  <w:rFonts w:ascii="Calibri" w:eastAsia="Times New Roman" w:hAnsi="Calibri" w:cs="Calibri"/>
                  <w:i/>
                  <w:iCs/>
                  <w:color w:val="000000"/>
                  <w:sz w:val="22"/>
                  <w:szCs w:val="22"/>
                </w:rPr>
                <w:t>MCQ010): Ever been told you have asthma?</w:t>
              </w:r>
            </w:ins>
          </w:p>
        </w:tc>
        <w:tc>
          <w:tcPr>
            <w:tcW w:w="2160" w:type="dxa"/>
            <w:tcBorders>
              <w:top w:val="nil"/>
              <w:left w:val="nil"/>
              <w:bottom w:val="nil"/>
              <w:right w:val="nil"/>
            </w:tcBorders>
            <w:shd w:val="clear" w:color="auto" w:fill="auto"/>
            <w:vAlign w:val="center"/>
            <w:hideMark/>
            <w:tcPrChange w:id="2616" w:author="Cong" w:date="2020-10-02T20:25:00Z">
              <w:tcPr>
                <w:tcW w:w="2867" w:type="dxa"/>
                <w:gridSpan w:val="3"/>
                <w:tcBorders>
                  <w:top w:val="nil"/>
                  <w:left w:val="nil"/>
                  <w:bottom w:val="nil"/>
                  <w:right w:val="nil"/>
                </w:tcBorders>
                <w:shd w:val="clear" w:color="auto" w:fill="auto"/>
                <w:vAlign w:val="center"/>
                <w:hideMark/>
              </w:tcPr>
            </w:tcPrChange>
          </w:tcPr>
          <w:p w14:paraId="4B0541A3" w14:textId="77777777" w:rsidR="003F6185" w:rsidRPr="003F6185" w:rsidRDefault="003F6185" w:rsidP="003F6185">
            <w:pPr>
              <w:jc w:val="center"/>
              <w:rPr>
                <w:ins w:id="2617" w:author="Cong" w:date="2020-10-02T20:13:00Z"/>
                <w:rFonts w:ascii="Calibri" w:eastAsia="Times New Roman" w:hAnsi="Calibri" w:cs="Calibri"/>
                <w:b/>
                <w:bCs/>
                <w:color w:val="000000"/>
                <w:sz w:val="22"/>
                <w:szCs w:val="22"/>
              </w:rPr>
            </w:pPr>
            <w:ins w:id="2618" w:author="Cong" w:date="2020-10-02T20:13:00Z">
              <w:r w:rsidRPr="003F6185">
                <w:rPr>
                  <w:rFonts w:ascii="Calibri" w:eastAsia="Times New Roman" w:hAnsi="Calibri" w:cs="Calibri"/>
                  <w:b/>
                  <w:bCs/>
                  <w:color w:val="000000"/>
                  <w:sz w:val="22"/>
                  <w:szCs w:val="22"/>
                </w:rPr>
                <w:t xml:space="preserve">Variable/Question </w:t>
              </w:r>
              <w:r w:rsidRPr="003F6185">
                <w:rPr>
                  <w:rFonts w:ascii="Calibri" w:eastAsia="Times New Roman" w:hAnsi="Calibri" w:cs="Calibri"/>
                  <w:color w:val="000000"/>
                  <w:sz w:val="22"/>
                  <w:szCs w:val="22"/>
                </w:rPr>
                <w:t>(</w:t>
              </w:r>
              <w:proofErr w:type="spellStart"/>
              <w:r w:rsidRPr="003F6185">
                <w:rPr>
                  <w:rFonts w:ascii="Calibri" w:eastAsia="Times New Roman" w:hAnsi="Calibri" w:cs="Calibri"/>
                  <w:i/>
                  <w:iCs/>
                  <w:color w:val="000000"/>
                  <w:sz w:val="22"/>
                  <w:szCs w:val="22"/>
                </w:rPr>
                <w:t>Asthmaev</w:t>
              </w:r>
              <w:proofErr w:type="spellEnd"/>
              <w:r w:rsidRPr="003F6185">
                <w:rPr>
                  <w:rFonts w:ascii="Calibri" w:eastAsia="Times New Roman" w:hAnsi="Calibri" w:cs="Calibri"/>
                  <w:i/>
                  <w:iCs/>
                  <w:color w:val="000000"/>
                  <w:sz w:val="22"/>
                  <w:szCs w:val="22"/>
                </w:rPr>
                <w:t xml:space="preserve">) : </w:t>
              </w:r>
              <w:r w:rsidRPr="003F6185">
                <w:rPr>
                  <w:rFonts w:ascii="Calibri" w:eastAsia="Times New Roman" w:hAnsi="Calibri" w:cs="Calibri"/>
                  <w:color w:val="000000"/>
                  <w:sz w:val="22"/>
                  <w:szCs w:val="22"/>
                </w:rPr>
                <w:t>Ever told to have asthma before ? </w:t>
              </w:r>
            </w:ins>
          </w:p>
        </w:tc>
        <w:tc>
          <w:tcPr>
            <w:tcW w:w="2970" w:type="dxa"/>
            <w:tcBorders>
              <w:top w:val="nil"/>
              <w:left w:val="nil"/>
              <w:bottom w:val="nil"/>
              <w:right w:val="nil"/>
            </w:tcBorders>
            <w:shd w:val="clear" w:color="auto" w:fill="auto"/>
            <w:vAlign w:val="center"/>
            <w:hideMark/>
            <w:tcPrChange w:id="2619" w:author="Cong" w:date="2020-10-02T20:25:00Z">
              <w:tcPr>
                <w:tcW w:w="2854" w:type="dxa"/>
                <w:gridSpan w:val="4"/>
                <w:tcBorders>
                  <w:top w:val="nil"/>
                  <w:left w:val="nil"/>
                  <w:bottom w:val="nil"/>
                  <w:right w:val="nil"/>
                </w:tcBorders>
                <w:shd w:val="clear" w:color="auto" w:fill="auto"/>
                <w:vAlign w:val="center"/>
                <w:hideMark/>
              </w:tcPr>
            </w:tcPrChange>
          </w:tcPr>
          <w:p w14:paraId="23B3E7A7" w14:textId="623D7D8B" w:rsidR="003F6185" w:rsidRPr="003F6185" w:rsidRDefault="003F6185" w:rsidP="003F6185">
            <w:pPr>
              <w:jc w:val="center"/>
              <w:rPr>
                <w:ins w:id="2620" w:author="Cong" w:date="2020-10-02T20:13:00Z"/>
                <w:rFonts w:ascii="Calibri" w:eastAsia="Times New Roman" w:hAnsi="Calibri" w:cs="Calibri"/>
                <w:b/>
                <w:bCs/>
                <w:color w:val="000000"/>
                <w:sz w:val="22"/>
                <w:szCs w:val="22"/>
              </w:rPr>
            </w:pPr>
            <w:ins w:id="2621" w:author="Cong" w:date="2020-10-02T20:13:00Z">
              <w:r w:rsidRPr="003F6185">
                <w:rPr>
                  <w:rFonts w:ascii="Calibri" w:eastAsia="Times New Roman" w:hAnsi="Calibri" w:cs="Calibri"/>
                  <w:b/>
                  <w:bCs/>
                  <w:color w:val="000000"/>
                  <w:sz w:val="22"/>
                  <w:szCs w:val="22"/>
                </w:rPr>
                <w:t xml:space="preserve">Variable/Question </w:t>
              </w:r>
              <w:r w:rsidRPr="003F6185">
                <w:rPr>
                  <w:rFonts w:ascii="Calibri" w:eastAsia="Times New Roman" w:hAnsi="Calibri" w:cs="Calibri"/>
                  <w:color w:val="000000"/>
                  <w:sz w:val="22"/>
                  <w:szCs w:val="22"/>
                </w:rPr>
                <w:t>(</w:t>
              </w:r>
              <w:proofErr w:type="spellStart"/>
              <w:r w:rsidRPr="003F6185">
                <w:rPr>
                  <w:rFonts w:ascii="Calibri" w:eastAsia="Times New Roman" w:hAnsi="Calibri" w:cs="Calibri"/>
                  <w:i/>
                  <w:iCs/>
                  <w:color w:val="000000"/>
                  <w:sz w:val="22"/>
                  <w:szCs w:val="22"/>
                </w:rPr>
                <w:t>rlung</w:t>
              </w:r>
              <w:proofErr w:type="spellEnd"/>
              <w:r w:rsidRPr="003F6185">
                <w:rPr>
                  <w:rFonts w:ascii="Calibri" w:eastAsia="Times New Roman" w:hAnsi="Calibri" w:cs="Calibri"/>
                  <w:i/>
                  <w:iCs/>
                  <w:color w:val="000000"/>
                  <w:sz w:val="22"/>
                  <w:szCs w:val="22"/>
                </w:rPr>
                <w:t>)</w:t>
              </w:r>
              <w:r w:rsidRPr="003F6185">
                <w:rPr>
                  <w:rFonts w:ascii="Calibri" w:eastAsia="Times New Roman" w:hAnsi="Calibri" w:cs="Calibri"/>
                  <w:i/>
                  <w:iCs/>
                  <w:color w:val="000000"/>
                  <w:sz w:val="22"/>
                  <w:szCs w:val="22"/>
                </w:rPr>
                <w:br/>
                <w:t xml:space="preserve"> if </w:t>
              </w:r>
              <w:r w:rsidRPr="003F6185">
                <w:rPr>
                  <w:rFonts w:ascii="Calibri" w:eastAsia="Times New Roman" w:hAnsi="Calibri" w:cs="Calibri"/>
                  <w:b/>
                  <w:bCs/>
                  <w:i/>
                  <w:iCs/>
                  <w:color w:val="000000"/>
                  <w:sz w:val="22"/>
                  <w:szCs w:val="22"/>
                </w:rPr>
                <w:t>new interview</w:t>
              </w:r>
              <w:r w:rsidRPr="003F6185">
                <w:rPr>
                  <w:rFonts w:ascii="Calibri" w:eastAsia="Times New Roman" w:hAnsi="Calibri" w:cs="Calibri"/>
                  <w:i/>
                  <w:iCs/>
                  <w:color w:val="000000"/>
                  <w:sz w:val="22"/>
                  <w:szCs w:val="22"/>
                </w:rPr>
                <w:t xml:space="preserve"> "</w:t>
              </w:r>
              <w:r w:rsidRPr="003F6185">
                <w:rPr>
                  <w:rFonts w:ascii="Calibri" w:eastAsia="Times New Roman" w:hAnsi="Calibri" w:cs="Calibri"/>
                  <w:color w:val="000000"/>
                  <w:sz w:val="22"/>
                  <w:szCs w:val="22"/>
                </w:rPr>
                <w:t>Ever told to have asthma before?"</w:t>
              </w:r>
              <w:r w:rsidRPr="003F6185">
                <w:rPr>
                  <w:rFonts w:ascii="Calibri" w:eastAsia="Times New Roman" w:hAnsi="Calibri" w:cs="Calibri"/>
                  <w:color w:val="000000"/>
                  <w:sz w:val="22"/>
                  <w:szCs w:val="22"/>
                </w:rPr>
                <w:br/>
              </w:r>
              <w:r w:rsidRPr="003F6185">
                <w:rPr>
                  <w:rFonts w:ascii="Calibri" w:eastAsia="Times New Roman" w:hAnsi="Calibri" w:cs="Calibri"/>
                  <w:b/>
                  <w:bCs/>
                  <w:color w:val="000000"/>
                  <w:sz w:val="22"/>
                  <w:szCs w:val="22"/>
                </w:rPr>
                <w:t xml:space="preserve">If </w:t>
              </w:r>
              <w:proofErr w:type="spellStart"/>
              <w:r w:rsidRPr="003F6185">
                <w:rPr>
                  <w:rFonts w:ascii="Calibri" w:eastAsia="Times New Roman" w:hAnsi="Calibri" w:cs="Calibri"/>
                  <w:b/>
                  <w:bCs/>
                  <w:color w:val="000000"/>
                  <w:sz w:val="22"/>
                  <w:szCs w:val="22"/>
                </w:rPr>
                <w:t>reinterviewed</w:t>
              </w:r>
              <w:proofErr w:type="spellEnd"/>
              <w:r w:rsidRPr="003F6185">
                <w:rPr>
                  <w:rFonts w:ascii="Calibri" w:eastAsia="Times New Roman" w:hAnsi="Calibri" w:cs="Calibri"/>
                  <w:b/>
                  <w:bCs/>
                  <w:color w:val="000000"/>
                  <w:sz w:val="22"/>
                  <w:szCs w:val="22"/>
                </w:rPr>
                <w:t xml:space="preserve"> and no condition </w:t>
              </w:r>
              <w:r w:rsidRPr="003F6185">
                <w:rPr>
                  <w:rFonts w:ascii="Calibri" w:eastAsia="Times New Roman" w:hAnsi="Calibri" w:cs="Calibri"/>
                  <w:color w:val="000000"/>
                  <w:sz w:val="22"/>
                  <w:szCs w:val="22"/>
                </w:rPr>
                <w:t>"Since we last talked to you, that is since [last interview date], has a doctor told you that you have"</w:t>
              </w:r>
              <w:r w:rsidRPr="003F6185">
                <w:rPr>
                  <w:rFonts w:ascii="Calibri" w:eastAsia="Times New Roman" w:hAnsi="Calibri" w:cs="Calibri"/>
                  <w:color w:val="000000"/>
                  <w:sz w:val="22"/>
                  <w:szCs w:val="22"/>
                </w:rPr>
                <w:br/>
              </w:r>
              <w:r w:rsidRPr="003F6185">
                <w:rPr>
                  <w:rFonts w:ascii="Calibri" w:eastAsia="Times New Roman" w:hAnsi="Calibri" w:cs="Calibri"/>
                  <w:b/>
                  <w:bCs/>
                  <w:color w:val="000000"/>
                  <w:sz w:val="22"/>
                  <w:szCs w:val="22"/>
                </w:rPr>
                <w:t xml:space="preserve">if </w:t>
              </w:r>
              <w:proofErr w:type="spellStart"/>
              <w:r w:rsidRPr="003F6185">
                <w:rPr>
                  <w:rFonts w:ascii="Calibri" w:eastAsia="Times New Roman" w:hAnsi="Calibri" w:cs="Calibri"/>
                  <w:b/>
                  <w:bCs/>
                  <w:color w:val="000000"/>
                  <w:sz w:val="22"/>
                  <w:szCs w:val="22"/>
                </w:rPr>
                <w:t>reinterviewed</w:t>
              </w:r>
              <w:proofErr w:type="spellEnd"/>
              <w:r w:rsidRPr="003F6185">
                <w:rPr>
                  <w:rFonts w:ascii="Calibri" w:eastAsia="Times New Roman" w:hAnsi="Calibri" w:cs="Calibri"/>
                  <w:b/>
                  <w:bCs/>
                  <w:color w:val="000000"/>
                  <w:sz w:val="22"/>
                  <w:szCs w:val="22"/>
                </w:rPr>
                <w:t xml:space="preserve"> and had condition</w:t>
              </w:r>
              <w:r w:rsidRPr="003F6185">
                <w:rPr>
                  <w:rFonts w:ascii="Calibri" w:eastAsia="Times New Roman" w:hAnsi="Calibri" w:cs="Calibri"/>
                  <w:color w:val="000000"/>
                  <w:sz w:val="22"/>
                  <w:szCs w:val="22"/>
                </w:rPr>
                <w:t xml:space="preserve"> " "Our records from your last interview show that you have had ..."</w:t>
              </w:r>
            </w:ins>
          </w:p>
        </w:tc>
      </w:tr>
      <w:tr w:rsidR="003F6185" w:rsidRPr="003F6185" w14:paraId="36E21787" w14:textId="77777777" w:rsidTr="002D02DE">
        <w:trPr>
          <w:trHeight w:val="60"/>
          <w:ins w:id="2622" w:author="Cong" w:date="2020-10-02T20:13:00Z"/>
          <w:trPrChange w:id="2623" w:author="Cong" w:date="2020-10-02T20:25:00Z">
            <w:trPr>
              <w:gridBefore w:val="1"/>
              <w:gridAfter w:val="0"/>
              <w:trHeight w:val="300"/>
            </w:trPr>
          </w:trPrChange>
        </w:trPr>
        <w:tc>
          <w:tcPr>
            <w:tcW w:w="1260" w:type="dxa"/>
            <w:vMerge/>
            <w:tcBorders>
              <w:top w:val="nil"/>
              <w:left w:val="nil"/>
              <w:bottom w:val="single" w:sz="8" w:space="0" w:color="000000"/>
              <w:right w:val="nil"/>
            </w:tcBorders>
            <w:vAlign w:val="center"/>
            <w:hideMark/>
            <w:tcPrChange w:id="2624" w:author="Cong" w:date="2020-10-02T20:25:00Z">
              <w:tcPr>
                <w:tcW w:w="990" w:type="dxa"/>
                <w:gridSpan w:val="2"/>
                <w:vMerge/>
                <w:tcBorders>
                  <w:top w:val="nil"/>
                  <w:left w:val="nil"/>
                  <w:bottom w:val="single" w:sz="8" w:space="0" w:color="000000"/>
                  <w:right w:val="nil"/>
                </w:tcBorders>
                <w:vAlign w:val="center"/>
                <w:hideMark/>
              </w:tcPr>
            </w:tcPrChange>
          </w:tcPr>
          <w:p w14:paraId="4716CC9E" w14:textId="77777777" w:rsidR="003F6185" w:rsidRPr="003F6185" w:rsidRDefault="003F6185" w:rsidP="003F6185">
            <w:pPr>
              <w:rPr>
                <w:ins w:id="2625"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center"/>
            <w:hideMark/>
            <w:tcPrChange w:id="2626" w:author="Cong" w:date="2020-10-02T20:25:00Z">
              <w:tcPr>
                <w:tcW w:w="2520" w:type="dxa"/>
                <w:gridSpan w:val="2"/>
                <w:tcBorders>
                  <w:top w:val="nil"/>
                  <w:left w:val="nil"/>
                  <w:bottom w:val="nil"/>
                  <w:right w:val="nil"/>
                </w:tcBorders>
                <w:shd w:val="clear" w:color="auto" w:fill="auto"/>
                <w:vAlign w:val="center"/>
                <w:hideMark/>
              </w:tcPr>
            </w:tcPrChange>
          </w:tcPr>
          <w:p w14:paraId="50B4A99B" w14:textId="77777777" w:rsidR="003F6185" w:rsidRPr="003F6185" w:rsidRDefault="003F6185" w:rsidP="003F6185">
            <w:pPr>
              <w:jc w:val="center"/>
              <w:rPr>
                <w:ins w:id="2627" w:author="Cong" w:date="2020-10-02T20:13:00Z"/>
                <w:rFonts w:ascii="Calibri" w:eastAsia="Times New Roman" w:hAnsi="Calibri" w:cs="Calibri"/>
                <w:b/>
                <w:bCs/>
                <w:color w:val="000000"/>
                <w:sz w:val="22"/>
                <w:szCs w:val="22"/>
              </w:rPr>
            </w:pPr>
            <w:ins w:id="2628" w:author="Cong" w:date="2020-10-02T20:13:00Z">
              <w:r w:rsidRPr="003F6185">
                <w:rPr>
                  <w:rFonts w:ascii="Calibri" w:eastAsia="Times New Roman" w:hAnsi="Calibri" w:cs="Calibri"/>
                  <w:b/>
                  <w:bCs/>
                  <w:color w:val="000000"/>
                  <w:sz w:val="22"/>
                  <w:szCs w:val="22"/>
                </w:rPr>
                <w:t>Categories</w:t>
              </w:r>
              <w:r w:rsidRPr="003F6185">
                <w:rPr>
                  <w:rFonts w:ascii="Calibri" w:eastAsia="Times New Roman" w:hAnsi="Calibri" w:cs="Calibri"/>
                  <w:color w:val="000000"/>
                  <w:sz w:val="22"/>
                  <w:szCs w:val="22"/>
                </w:rPr>
                <w:t xml:space="preserve">:  </w:t>
              </w:r>
              <w:r w:rsidRPr="003F6185">
                <w:rPr>
                  <w:rFonts w:ascii="Calibri" w:eastAsia="Times New Roman" w:hAnsi="Calibri" w:cs="Calibri"/>
                  <w:i/>
                  <w:iCs/>
                  <w:color w:val="000000"/>
                  <w:sz w:val="22"/>
                  <w:szCs w:val="22"/>
                </w:rPr>
                <w:t>1- Yes</w:t>
              </w:r>
            </w:ins>
          </w:p>
        </w:tc>
        <w:tc>
          <w:tcPr>
            <w:tcW w:w="2700" w:type="dxa"/>
            <w:tcBorders>
              <w:top w:val="nil"/>
              <w:left w:val="nil"/>
              <w:bottom w:val="nil"/>
              <w:right w:val="nil"/>
            </w:tcBorders>
            <w:shd w:val="clear" w:color="auto" w:fill="auto"/>
            <w:vAlign w:val="center"/>
            <w:hideMark/>
            <w:tcPrChange w:id="2629" w:author="Cong" w:date="2020-10-02T20:25:00Z">
              <w:tcPr>
                <w:tcW w:w="2867" w:type="dxa"/>
                <w:gridSpan w:val="3"/>
                <w:tcBorders>
                  <w:top w:val="nil"/>
                  <w:left w:val="nil"/>
                  <w:bottom w:val="nil"/>
                  <w:right w:val="nil"/>
                </w:tcBorders>
                <w:shd w:val="clear" w:color="auto" w:fill="auto"/>
                <w:vAlign w:val="center"/>
                <w:hideMark/>
              </w:tcPr>
            </w:tcPrChange>
          </w:tcPr>
          <w:p w14:paraId="3DDB81D7" w14:textId="77777777" w:rsidR="003F6185" w:rsidRPr="003F6185" w:rsidRDefault="003F6185" w:rsidP="003F6185">
            <w:pPr>
              <w:jc w:val="center"/>
              <w:rPr>
                <w:ins w:id="2630" w:author="Cong" w:date="2020-10-02T20:13:00Z"/>
                <w:rFonts w:ascii="Calibri" w:eastAsia="Times New Roman" w:hAnsi="Calibri" w:cs="Calibri"/>
                <w:b/>
                <w:bCs/>
                <w:color w:val="000000"/>
                <w:sz w:val="22"/>
                <w:szCs w:val="22"/>
              </w:rPr>
            </w:pPr>
            <w:ins w:id="2631" w:author="Cong" w:date="2020-10-02T20:13:00Z">
              <w:r w:rsidRPr="003F6185">
                <w:rPr>
                  <w:rFonts w:ascii="Calibri" w:eastAsia="Times New Roman" w:hAnsi="Calibri" w:cs="Calibri"/>
                  <w:b/>
                  <w:bCs/>
                  <w:color w:val="000000"/>
                  <w:sz w:val="22"/>
                  <w:szCs w:val="22"/>
                </w:rPr>
                <w:t>Categorie</w:t>
              </w:r>
              <w:r w:rsidRPr="003F6185">
                <w:rPr>
                  <w:rFonts w:ascii="Calibri" w:eastAsia="Times New Roman" w:hAnsi="Calibri" w:cs="Calibri"/>
                  <w:b/>
                  <w:bCs/>
                  <w:i/>
                  <w:iCs/>
                  <w:color w:val="000000"/>
                  <w:sz w:val="22"/>
                  <w:szCs w:val="22"/>
                </w:rPr>
                <w:t>s</w:t>
              </w:r>
              <w:r w:rsidRPr="003F6185">
                <w:rPr>
                  <w:rFonts w:ascii="Calibri" w:eastAsia="Times New Roman" w:hAnsi="Calibri" w:cs="Calibri"/>
                  <w:i/>
                  <w:iCs/>
                  <w:color w:val="000000"/>
                  <w:sz w:val="22"/>
                  <w:szCs w:val="22"/>
                </w:rPr>
                <w:t xml:space="preserve"> 0-niu</w:t>
              </w:r>
            </w:ins>
          </w:p>
        </w:tc>
        <w:tc>
          <w:tcPr>
            <w:tcW w:w="2340" w:type="dxa"/>
            <w:tcBorders>
              <w:top w:val="nil"/>
              <w:left w:val="nil"/>
              <w:bottom w:val="nil"/>
              <w:right w:val="nil"/>
            </w:tcBorders>
            <w:shd w:val="clear" w:color="auto" w:fill="auto"/>
            <w:vAlign w:val="center"/>
            <w:hideMark/>
            <w:tcPrChange w:id="2632" w:author="Cong" w:date="2020-10-02T20:25:00Z">
              <w:tcPr>
                <w:tcW w:w="3423" w:type="dxa"/>
                <w:gridSpan w:val="3"/>
                <w:tcBorders>
                  <w:top w:val="nil"/>
                  <w:left w:val="nil"/>
                  <w:bottom w:val="nil"/>
                  <w:right w:val="nil"/>
                </w:tcBorders>
                <w:shd w:val="clear" w:color="auto" w:fill="auto"/>
                <w:vAlign w:val="center"/>
                <w:hideMark/>
              </w:tcPr>
            </w:tcPrChange>
          </w:tcPr>
          <w:p w14:paraId="2910E97A" w14:textId="77777777" w:rsidR="003F6185" w:rsidRPr="003F6185" w:rsidRDefault="003F6185" w:rsidP="003F6185">
            <w:pPr>
              <w:jc w:val="center"/>
              <w:rPr>
                <w:ins w:id="2633" w:author="Cong" w:date="2020-10-02T20:13:00Z"/>
                <w:rFonts w:ascii="Calibri" w:eastAsia="Times New Roman" w:hAnsi="Calibri" w:cs="Calibri"/>
                <w:color w:val="000000"/>
                <w:sz w:val="22"/>
                <w:szCs w:val="22"/>
              </w:rPr>
            </w:pPr>
            <w:ins w:id="2634" w:author="Cong" w:date="2020-10-02T20:13:00Z">
              <w:r w:rsidRPr="003F6185">
                <w:rPr>
                  <w:rFonts w:ascii="Calibri" w:eastAsia="Times New Roman" w:hAnsi="Calibri" w:cs="Calibri"/>
                  <w:b/>
                  <w:bCs/>
                  <w:color w:val="000000"/>
                  <w:sz w:val="22"/>
                  <w:szCs w:val="22"/>
                  <w:rPrChange w:id="2635" w:author="Cong" w:date="2020-10-02T20:14:00Z">
                    <w:rPr>
                      <w:rFonts w:ascii="Calibri" w:eastAsia="Times New Roman" w:hAnsi="Calibri" w:cs="Calibri"/>
                      <w:color w:val="000000"/>
                      <w:sz w:val="22"/>
                      <w:szCs w:val="22"/>
                    </w:rPr>
                  </w:rPrChange>
                </w:rPr>
                <w:t>Categories</w:t>
              </w:r>
              <w:r w:rsidRPr="003F6185">
                <w:rPr>
                  <w:rFonts w:ascii="Calibri" w:eastAsia="Times New Roman" w:hAnsi="Calibri" w:cs="Calibri"/>
                  <w:color w:val="000000"/>
                  <w:sz w:val="22"/>
                  <w:szCs w:val="22"/>
                </w:rPr>
                <w:t>: 1-Yes</w:t>
              </w:r>
            </w:ins>
          </w:p>
        </w:tc>
        <w:tc>
          <w:tcPr>
            <w:tcW w:w="2160" w:type="dxa"/>
            <w:tcBorders>
              <w:top w:val="nil"/>
              <w:left w:val="nil"/>
              <w:bottom w:val="nil"/>
              <w:right w:val="nil"/>
            </w:tcBorders>
            <w:shd w:val="clear" w:color="auto" w:fill="auto"/>
            <w:vAlign w:val="center"/>
            <w:hideMark/>
            <w:tcPrChange w:id="2636" w:author="Cong" w:date="2020-10-02T20:25:00Z">
              <w:tcPr>
                <w:tcW w:w="2867" w:type="dxa"/>
                <w:gridSpan w:val="3"/>
                <w:tcBorders>
                  <w:top w:val="nil"/>
                  <w:left w:val="nil"/>
                  <w:bottom w:val="nil"/>
                  <w:right w:val="nil"/>
                </w:tcBorders>
                <w:shd w:val="clear" w:color="auto" w:fill="auto"/>
                <w:vAlign w:val="center"/>
                <w:hideMark/>
              </w:tcPr>
            </w:tcPrChange>
          </w:tcPr>
          <w:p w14:paraId="08D9B508" w14:textId="77777777" w:rsidR="003F6185" w:rsidRPr="003F6185" w:rsidRDefault="003F6185" w:rsidP="003F6185">
            <w:pPr>
              <w:jc w:val="center"/>
              <w:rPr>
                <w:ins w:id="2637" w:author="Cong" w:date="2020-10-02T20:13:00Z"/>
                <w:rFonts w:ascii="Calibri" w:eastAsia="Times New Roman" w:hAnsi="Calibri" w:cs="Calibri"/>
                <w:b/>
                <w:bCs/>
                <w:color w:val="000000"/>
                <w:sz w:val="22"/>
                <w:szCs w:val="22"/>
              </w:rPr>
            </w:pPr>
            <w:ins w:id="2638" w:author="Cong" w:date="2020-10-02T20:13:00Z">
              <w:r w:rsidRPr="003F6185">
                <w:rPr>
                  <w:rFonts w:ascii="Calibri" w:eastAsia="Times New Roman" w:hAnsi="Calibri" w:cs="Calibri"/>
                  <w:b/>
                  <w:bCs/>
                  <w:color w:val="000000"/>
                  <w:sz w:val="22"/>
                  <w:szCs w:val="22"/>
                </w:rPr>
                <w:t>Categorie</w:t>
              </w:r>
              <w:r w:rsidRPr="003F6185">
                <w:rPr>
                  <w:rFonts w:ascii="Calibri" w:eastAsia="Times New Roman" w:hAnsi="Calibri" w:cs="Calibri"/>
                  <w:b/>
                  <w:bCs/>
                  <w:i/>
                  <w:iCs/>
                  <w:color w:val="000000"/>
                  <w:sz w:val="22"/>
                  <w:szCs w:val="22"/>
                </w:rPr>
                <w:t>s</w:t>
              </w:r>
              <w:r w:rsidRPr="003F6185">
                <w:rPr>
                  <w:rFonts w:ascii="Calibri" w:eastAsia="Times New Roman" w:hAnsi="Calibri" w:cs="Calibri"/>
                  <w:i/>
                  <w:iCs/>
                  <w:color w:val="000000"/>
                  <w:sz w:val="22"/>
                  <w:szCs w:val="22"/>
                </w:rPr>
                <w:t xml:space="preserve"> 0-niu</w:t>
              </w:r>
            </w:ins>
          </w:p>
        </w:tc>
        <w:tc>
          <w:tcPr>
            <w:tcW w:w="2970" w:type="dxa"/>
            <w:tcBorders>
              <w:top w:val="nil"/>
              <w:left w:val="nil"/>
              <w:bottom w:val="nil"/>
              <w:right w:val="nil"/>
            </w:tcBorders>
            <w:shd w:val="clear" w:color="auto" w:fill="auto"/>
            <w:vAlign w:val="center"/>
            <w:hideMark/>
            <w:tcPrChange w:id="2639" w:author="Cong" w:date="2020-10-02T20:25:00Z">
              <w:tcPr>
                <w:tcW w:w="2854" w:type="dxa"/>
                <w:gridSpan w:val="4"/>
                <w:tcBorders>
                  <w:top w:val="nil"/>
                  <w:left w:val="nil"/>
                  <w:bottom w:val="nil"/>
                  <w:right w:val="nil"/>
                </w:tcBorders>
                <w:shd w:val="clear" w:color="auto" w:fill="auto"/>
                <w:vAlign w:val="center"/>
                <w:hideMark/>
              </w:tcPr>
            </w:tcPrChange>
          </w:tcPr>
          <w:p w14:paraId="2302A0DE" w14:textId="77777777" w:rsidR="003F6185" w:rsidRPr="003F6185" w:rsidRDefault="003F6185" w:rsidP="003F6185">
            <w:pPr>
              <w:jc w:val="center"/>
              <w:rPr>
                <w:ins w:id="2640" w:author="Cong" w:date="2020-10-02T20:13:00Z"/>
                <w:rFonts w:ascii="Calibri" w:eastAsia="Times New Roman" w:hAnsi="Calibri" w:cs="Calibri"/>
                <w:b/>
                <w:bCs/>
                <w:color w:val="000000"/>
                <w:sz w:val="22"/>
                <w:szCs w:val="22"/>
              </w:rPr>
            </w:pPr>
            <w:ins w:id="2641" w:author="Cong" w:date="2020-10-02T20:13:00Z">
              <w:r w:rsidRPr="003F6185">
                <w:rPr>
                  <w:rFonts w:ascii="Calibri" w:eastAsia="Times New Roman" w:hAnsi="Calibri" w:cs="Calibri"/>
                  <w:b/>
                  <w:bCs/>
                  <w:color w:val="000000"/>
                  <w:sz w:val="22"/>
                  <w:szCs w:val="22"/>
                </w:rPr>
                <w:t>Categorie</w:t>
              </w:r>
              <w:r w:rsidRPr="003F6185">
                <w:rPr>
                  <w:rFonts w:ascii="Calibri" w:eastAsia="Times New Roman" w:hAnsi="Calibri" w:cs="Calibri"/>
                  <w:b/>
                  <w:bCs/>
                  <w:i/>
                  <w:iCs/>
                  <w:color w:val="000000"/>
                  <w:sz w:val="22"/>
                  <w:szCs w:val="22"/>
                </w:rPr>
                <w:t>s</w:t>
              </w:r>
              <w:r w:rsidRPr="003F6185">
                <w:rPr>
                  <w:rFonts w:ascii="Calibri" w:eastAsia="Times New Roman" w:hAnsi="Calibri" w:cs="Calibri"/>
                  <w:i/>
                  <w:iCs/>
                  <w:color w:val="000000"/>
                  <w:sz w:val="22"/>
                  <w:szCs w:val="22"/>
                </w:rPr>
                <w:t xml:space="preserve"> 1-no</w:t>
              </w:r>
            </w:ins>
          </w:p>
        </w:tc>
      </w:tr>
      <w:tr w:rsidR="003F6185" w:rsidRPr="003F6185" w14:paraId="7770A0B8" w14:textId="77777777" w:rsidTr="002D02DE">
        <w:trPr>
          <w:trHeight w:val="60"/>
          <w:ins w:id="2642" w:author="Cong" w:date="2020-10-02T20:13:00Z"/>
          <w:trPrChange w:id="2643" w:author="Cong" w:date="2020-10-02T20:25:00Z">
            <w:trPr>
              <w:gridBefore w:val="1"/>
              <w:gridAfter w:val="0"/>
              <w:trHeight w:val="300"/>
            </w:trPr>
          </w:trPrChange>
        </w:trPr>
        <w:tc>
          <w:tcPr>
            <w:tcW w:w="1260" w:type="dxa"/>
            <w:vMerge/>
            <w:tcBorders>
              <w:top w:val="nil"/>
              <w:left w:val="nil"/>
              <w:bottom w:val="single" w:sz="8" w:space="0" w:color="000000"/>
              <w:right w:val="nil"/>
            </w:tcBorders>
            <w:vAlign w:val="center"/>
            <w:hideMark/>
            <w:tcPrChange w:id="2644" w:author="Cong" w:date="2020-10-02T20:25:00Z">
              <w:tcPr>
                <w:tcW w:w="990" w:type="dxa"/>
                <w:gridSpan w:val="2"/>
                <w:vMerge/>
                <w:tcBorders>
                  <w:top w:val="nil"/>
                  <w:left w:val="nil"/>
                  <w:bottom w:val="single" w:sz="8" w:space="0" w:color="000000"/>
                  <w:right w:val="nil"/>
                </w:tcBorders>
                <w:vAlign w:val="center"/>
                <w:hideMark/>
              </w:tcPr>
            </w:tcPrChange>
          </w:tcPr>
          <w:p w14:paraId="1AAD5656" w14:textId="77777777" w:rsidR="003F6185" w:rsidRPr="003F6185" w:rsidRDefault="003F6185" w:rsidP="003F6185">
            <w:pPr>
              <w:rPr>
                <w:ins w:id="2645"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center"/>
            <w:hideMark/>
            <w:tcPrChange w:id="2646" w:author="Cong" w:date="2020-10-02T20:25:00Z">
              <w:tcPr>
                <w:tcW w:w="2520" w:type="dxa"/>
                <w:gridSpan w:val="2"/>
                <w:tcBorders>
                  <w:top w:val="nil"/>
                  <w:left w:val="nil"/>
                  <w:bottom w:val="nil"/>
                  <w:right w:val="nil"/>
                </w:tcBorders>
                <w:shd w:val="clear" w:color="auto" w:fill="auto"/>
                <w:vAlign w:val="center"/>
                <w:hideMark/>
              </w:tcPr>
            </w:tcPrChange>
          </w:tcPr>
          <w:p w14:paraId="06D5CEE1" w14:textId="77777777" w:rsidR="003F6185" w:rsidRPr="003F6185" w:rsidRDefault="003F6185" w:rsidP="003F6185">
            <w:pPr>
              <w:jc w:val="center"/>
              <w:rPr>
                <w:ins w:id="2647" w:author="Cong" w:date="2020-10-02T20:13:00Z"/>
                <w:rFonts w:ascii="Calibri" w:eastAsia="Times New Roman" w:hAnsi="Calibri" w:cs="Calibri"/>
                <w:i/>
                <w:iCs/>
                <w:color w:val="000000"/>
                <w:sz w:val="22"/>
                <w:szCs w:val="22"/>
              </w:rPr>
            </w:pPr>
            <w:ins w:id="2648" w:author="Cong" w:date="2020-10-02T20:13:00Z">
              <w:r w:rsidRPr="003F6185">
                <w:rPr>
                  <w:rFonts w:ascii="Calibri" w:eastAsia="Times New Roman" w:hAnsi="Calibri" w:cs="Calibri"/>
                  <w:i/>
                  <w:iCs/>
                  <w:color w:val="000000"/>
                  <w:sz w:val="22"/>
                  <w:szCs w:val="22"/>
                </w:rPr>
                <w:t>2- No</w:t>
              </w:r>
            </w:ins>
          </w:p>
        </w:tc>
        <w:tc>
          <w:tcPr>
            <w:tcW w:w="2700" w:type="dxa"/>
            <w:tcBorders>
              <w:top w:val="nil"/>
              <w:left w:val="nil"/>
              <w:bottom w:val="nil"/>
              <w:right w:val="nil"/>
            </w:tcBorders>
            <w:shd w:val="clear" w:color="auto" w:fill="auto"/>
            <w:vAlign w:val="center"/>
            <w:hideMark/>
            <w:tcPrChange w:id="2649" w:author="Cong" w:date="2020-10-02T20:25:00Z">
              <w:tcPr>
                <w:tcW w:w="2867" w:type="dxa"/>
                <w:gridSpan w:val="3"/>
                <w:tcBorders>
                  <w:top w:val="nil"/>
                  <w:left w:val="nil"/>
                  <w:bottom w:val="nil"/>
                  <w:right w:val="nil"/>
                </w:tcBorders>
                <w:shd w:val="clear" w:color="auto" w:fill="auto"/>
                <w:vAlign w:val="center"/>
                <w:hideMark/>
              </w:tcPr>
            </w:tcPrChange>
          </w:tcPr>
          <w:p w14:paraId="536E329A" w14:textId="77777777" w:rsidR="003F6185" w:rsidRPr="003F6185" w:rsidRDefault="003F6185" w:rsidP="003F6185">
            <w:pPr>
              <w:jc w:val="center"/>
              <w:rPr>
                <w:ins w:id="2650" w:author="Cong" w:date="2020-10-02T20:13:00Z"/>
                <w:rFonts w:ascii="Calibri" w:eastAsia="Times New Roman" w:hAnsi="Calibri" w:cs="Calibri"/>
                <w:i/>
                <w:iCs/>
                <w:color w:val="000000"/>
                <w:sz w:val="22"/>
                <w:szCs w:val="22"/>
              </w:rPr>
            </w:pPr>
            <w:ins w:id="2651" w:author="Cong" w:date="2020-10-02T20:13:00Z">
              <w:r w:rsidRPr="003F6185">
                <w:rPr>
                  <w:rFonts w:ascii="Calibri" w:eastAsia="Times New Roman" w:hAnsi="Calibri" w:cs="Calibri"/>
                  <w:i/>
                  <w:iCs/>
                  <w:color w:val="000000"/>
                  <w:sz w:val="22"/>
                  <w:szCs w:val="22"/>
                </w:rPr>
                <w:t>1- no or not mentioned</w:t>
              </w:r>
            </w:ins>
          </w:p>
        </w:tc>
        <w:tc>
          <w:tcPr>
            <w:tcW w:w="2340" w:type="dxa"/>
            <w:tcBorders>
              <w:top w:val="nil"/>
              <w:left w:val="nil"/>
              <w:bottom w:val="nil"/>
              <w:right w:val="nil"/>
            </w:tcBorders>
            <w:shd w:val="clear" w:color="auto" w:fill="auto"/>
            <w:vAlign w:val="center"/>
            <w:hideMark/>
            <w:tcPrChange w:id="2652" w:author="Cong" w:date="2020-10-02T20:25:00Z">
              <w:tcPr>
                <w:tcW w:w="3423" w:type="dxa"/>
                <w:gridSpan w:val="3"/>
                <w:tcBorders>
                  <w:top w:val="nil"/>
                  <w:left w:val="nil"/>
                  <w:bottom w:val="nil"/>
                  <w:right w:val="nil"/>
                </w:tcBorders>
                <w:shd w:val="clear" w:color="auto" w:fill="auto"/>
                <w:vAlign w:val="center"/>
                <w:hideMark/>
              </w:tcPr>
            </w:tcPrChange>
          </w:tcPr>
          <w:p w14:paraId="459825DF" w14:textId="77777777" w:rsidR="003F6185" w:rsidRPr="003F6185" w:rsidRDefault="003F6185" w:rsidP="003F6185">
            <w:pPr>
              <w:jc w:val="center"/>
              <w:rPr>
                <w:ins w:id="2653" w:author="Cong" w:date="2020-10-02T20:13:00Z"/>
                <w:rFonts w:ascii="Calibri" w:eastAsia="Times New Roman" w:hAnsi="Calibri" w:cs="Calibri"/>
                <w:color w:val="000000"/>
                <w:sz w:val="22"/>
                <w:szCs w:val="22"/>
              </w:rPr>
            </w:pPr>
            <w:ins w:id="2654" w:author="Cong" w:date="2020-10-02T20:13:00Z">
              <w:r w:rsidRPr="003F6185">
                <w:rPr>
                  <w:rFonts w:ascii="Calibri" w:eastAsia="Times New Roman" w:hAnsi="Calibri" w:cs="Calibri"/>
                  <w:color w:val="000000"/>
                  <w:sz w:val="22"/>
                  <w:szCs w:val="22"/>
                </w:rPr>
                <w:t>2-No</w:t>
              </w:r>
            </w:ins>
          </w:p>
        </w:tc>
        <w:tc>
          <w:tcPr>
            <w:tcW w:w="2160" w:type="dxa"/>
            <w:tcBorders>
              <w:top w:val="nil"/>
              <w:left w:val="nil"/>
              <w:bottom w:val="nil"/>
              <w:right w:val="nil"/>
            </w:tcBorders>
            <w:shd w:val="clear" w:color="auto" w:fill="auto"/>
            <w:vAlign w:val="center"/>
            <w:hideMark/>
            <w:tcPrChange w:id="2655" w:author="Cong" w:date="2020-10-02T20:25:00Z">
              <w:tcPr>
                <w:tcW w:w="2867" w:type="dxa"/>
                <w:gridSpan w:val="3"/>
                <w:tcBorders>
                  <w:top w:val="nil"/>
                  <w:left w:val="nil"/>
                  <w:bottom w:val="nil"/>
                  <w:right w:val="nil"/>
                </w:tcBorders>
                <w:shd w:val="clear" w:color="auto" w:fill="auto"/>
                <w:vAlign w:val="center"/>
                <w:hideMark/>
              </w:tcPr>
            </w:tcPrChange>
          </w:tcPr>
          <w:p w14:paraId="78F1B360" w14:textId="77777777" w:rsidR="003F6185" w:rsidRPr="003F6185" w:rsidRDefault="003F6185" w:rsidP="003F6185">
            <w:pPr>
              <w:jc w:val="center"/>
              <w:rPr>
                <w:ins w:id="2656" w:author="Cong" w:date="2020-10-02T20:13:00Z"/>
                <w:rFonts w:ascii="Calibri" w:eastAsia="Times New Roman" w:hAnsi="Calibri" w:cs="Calibri"/>
                <w:i/>
                <w:iCs/>
                <w:color w:val="000000"/>
                <w:sz w:val="22"/>
                <w:szCs w:val="22"/>
              </w:rPr>
            </w:pPr>
            <w:ins w:id="2657" w:author="Cong" w:date="2020-10-02T20:13:00Z">
              <w:r w:rsidRPr="003F6185">
                <w:rPr>
                  <w:rFonts w:ascii="Calibri" w:eastAsia="Times New Roman" w:hAnsi="Calibri" w:cs="Calibri"/>
                  <w:i/>
                  <w:iCs/>
                  <w:color w:val="000000"/>
                  <w:sz w:val="22"/>
                  <w:szCs w:val="22"/>
                </w:rPr>
                <w:t>1- no or not mentioned</w:t>
              </w:r>
            </w:ins>
          </w:p>
        </w:tc>
        <w:tc>
          <w:tcPr>
            <w:tcW w:w="2970" w:type="dxa"/>
            <w:tcBorders>
              <w:top w:val="nil"/>
              <w:left w:val="nil"/>
              <w:bottom w:val="nil"/>
              <w:right w:val="nil"/>
            </w:tcBorders>
            <w:shd w:val="clear" w:color="auto" w:fill="auto"/>
            <w:vAlign w:val="center"/>
            <w:hideMark/>
            <w:tcPrChange w:id="2658" w:author="Cong" w:date="2020-10-02T20:25:00Z">
              <w:tcPr>
                <w:tcW w:w="2854" w:type="dxa"/>
                <w:gridSpan w:val="4"/>
                <w:tcBorders>
                  <w:top w:val="nil"/>
                  <w:left w:val="nil"/>
                  <w:bottom w:val="nil"/>
                  <w:right w:val="nil"/>
                </w:tcBorders>
                <w:shd w:val="clear" w:color="auto" w:fill="auto"/>
                <w:vAlign w:val="center"/>
                <w:hideMark/>
              </w:tcPr>
            </w:tcPrChange>
          </w:tcPr>
          <w:p w14:paraId="6B7B6222" w14:textId="77777777" w:rsidR="003F6185" w:rsidRPr="003F6185" w:rsidRDefault="003F6185" w:rsidP="003F6185">
            <w:pPr>
              <w:jc w:val="center"/>
              <w:rPr>
                <w:ins w:id="2659" w:author="Cong" w:date="2020-10-02T20:13:00Z"/>
                <w:rFonts w:ascii="Calibri" w:eastAsia="Times New Roman" w:hAnsi="Calibri" w:cs="Calibri"/>
                <w:color w:val="000000"/>
                <w:sz w:val="22"/>
                <w:szCs w:val="22"/>
              </w:rPr>
            </w:pPr>
            <w:ins w:id="2660" w:author="Cong" w:date="2020-10-02T20:13:00Z">
              <w:r w:rsidRPr="003F6185">
                <w:rPr>
                  <w:rFonts w:ascii="Calibri" w:eastAsia="Times New Roman" w:hAnsi="Calibri" w:cs="Calibri"/>
                  <w:color w:val="000000"/>
                  <w:sz w:val="22"/>
                  <w:szCs w:val="22"/>
                </w:rPr>
                <w:t>2-- Yes</w:t>
              </w:r>
            </w:ins>
          </w:p>
        </w:tc>
      </w:tr>
      <w:tr w:rsidR="003F6185" w:rsidRPr="003F6185" w14:paraId="6D30E46A" w14:textId="77777777" w:rsidTr="002D02DE">
        <w:trPr>
          <w:trHeight w:val="600"/>
          <w:ins w:id="2661" w:author="Cong" w:date="2020-10-02T20:13:00Z"/>
          <w:trPrChange w:id="2662" w:author="Cong" w:date="2020-10-02T20:25:00Z">
            <w:trPr>
              <w:gridBefore w:val="1"/>
              <w:gridAfter w:val="0"/>
              <w:trHeight w:val="600"/>
            </w:trPr>
          </w:trPrChange>
        </w:trPr>
        <w:tc>
          <w:tcPr>
            <w:tcW w:w="1260" w:type="dxa"/>
            <w:vMerge/>
            <w:tcBorders>
              <w:top w:val="nil"/>
              <w:left w:val="nil"/>
              <w:bottom w:val="single" w:sz="8" w:space="0" w:color="000000"/>
              <w:right w:val="nil"/>
            </w:tcBorders>
            <w:vAlign w:val="center"/>
            <w:hideMark/>
            <w:tcPrChange w:id="2663" w:author="Cong" w:date="2020-10-02T20:25:00Z">
              <w:tcPr>
                <w:tcW w:w="990" w:type="dxa"/>
                <w:gridSpan w:val="2"/>
                <w:vMerge/>
                <w:tcBorders>
                  <w:top w:val="nil"/>
                  <w:left w:val="nil"/>
                  <w:bottom w:val="single" w:sz="8" w:space="0" w:color="000000"/>
                  <w:right w:val="nil"/>
                </w:tcBorders>
                <w:vAlign w:val="center"/>
                <w:hideMark/>
              </w:tcPr>
            </w:tcPrChange>
          </w:tcPr>
          <w:p w14:paraId="36D2A21D" w14:textId="77777777" w:rsidR="003F6185" w:rsidRPr="003F6185" w:rsidRDefault="003F6185" w:rsidP="003F6185">
            <w:pPr>
              <w:rPr>
                <w:ins w:id="2664"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center"/>
            <w:hideMark/>
            <w:tcPrChange w:id="2665" w:author="Cong" w:date="2020-10-02T20:25:00Z">
              <w:tcPr>
                <w:tcW w:w="2520" w:type="dxa"/>
                <w:gridSpan w:val="2"/>
                <w:tcBorders>
                  <w:top w:val="nil"/>
                  <w:left w:val="nil"/>
                  <w:bottom w:val="nil"/>
                  <w:right w:val="nil"/>
                </w:tcBorders>
                <w:shd w:val="clear" w:color="auto" w:fill="auto"/>
                <w:vAlign w:val="center"/>
                <w:hideMark/>
              </w:tcPr>
            </w:tcPrChange>
          </w:tcPr>
          <w:p w14:paraId="49A20255" w14:textId="77777777" w:rsidR="003F6185" w:rsidRPr="003F6185" w:rsidRDefault="003F6185" w:rsidP="003F6185">
            <w:pPr>
              <w:jc w:val="center"/>
              <w:rPr>
                <w:ins w:id="2666" w:author="Cong" w:date="2020-10-02T20:13:00Z"/>
                <w:rFonts w:ascii="Calibri" w:eastAsia="Times New Roman" w:hAnsi="Calibri" w:cs="Calibri"/>
                <w:i/>
                <w:iCs/>
                <w:color w:val="000000"/>
                <w:sz w:val="22"/>
                <w:szCs w:val="22"/>
              </w:rPr>
            </w:pPr>
            <w:ins w:id="2667" w:author="Cong" w:date="2020-10-02T20:13:00Z">
              <w:r w:rsidRPr="003F6185">
                <w:rPr>
                  <w:rFonts w:ascii="Calibri" w:eastAsia="Times New Roman" w:hAnsi="Calibri" w:cs="Calibri"/>
                  <w:i/>
                  <w:iCs/>
                  <w:color w:val="000000"/>
                  <w:sz w:val="22"/>
                  <w:szCs w:val="22"/>
                </w:rPr>
                <w:t>7-Don't Know/Not Sure</w:t>
              </w:r>
            </w:ins>
          </w:p>
        </w:tc>
        <w:tc>
          <w:tcPr>
            <w:tcW w:w="2700" w:type="dxa"/>
            <w:tcBorders>
              <w:top w:val="nil"/>
              <w:left w:val="nil"/>
              <w:bottom w:val="nil"/>
              <w:right w:val="nil"/>
            </w:tcBorders>
            <w:shd w:val="clear" w:color="auto" w:fill="auto"/>
            <w:vAlign w:val="center"/>
            <w:hideMark/>
            <w:tcPrChange w:id="2668" w:author="Cong" w:date="2020-10-02T20:25:00Z">
              <w:tcPr>
                <w:tcW w:w="2867" w:type="dxa"/>
                <w:gridSpan w:val="3"/>
                <w:tcBorders>
                  <w:top w:val="nil"/>
                  <w:left w:val="nil"/>
                  <w:bottom w:val="nil"/>
                  <w:right w:val="nil"/>
                </w:tcBorders>
                <w:shd w:val="clear" w:color="auto" w:fill="auto"/>
                <w:vAlign w:val="center"/>
                <w:hideMark/>
              </w:tcPr>
            </w:tcPrChange>
          </w:tcPr>
          <w:p w14:paraId="674061E0" w14:textId="77777777" w:rsidR="003F6185" w:rsidRPr="003F6185" w:rsidRDefault="003F6185" w:rsidP="003F6185">
            <w:pPr>
              <w:jc w:val="center"/>
              <w:rPr>
                <w:ins w:id="2669" w:author="Cong" w:date="2020-10-02T20:13:00Z"/>
                <w:rFonts w:ascii="Calibri" w:eastAsia="Times New Roman" w:hAnsi="Calibri" w:cs="Calibri"/>
                <w:i/>
                <w:iCs/>
                <w:color w:val="000000"/>
                <w:sz w:val="22"/>
                <w:szCs w:val="22"/>
              </w:rPr>
            </w:pPr>
            <w:ins w:id="2670" w:author="Cong" w:date="2020-10-02T20:13:00Z">
              <w:r w:rsidRPr="003F6185">
                <w:rPr>
                  <w:rFonts w:ascii="Calibri" w:eastAsia="Times New Roman" w:hAnsi="Calibri" w:cs="Calibri"/>
                  <w:i/>
                  <w:iCs/>
                  <w:color w:val="000000"/>
                  <w:sz w:val="22"/>
                  <w:szCs w:val="22"/>
                </w:rPr>
                <w:t>2-- Yes</w:t>
              </w:r>
            </w:ins>
          </w:p>
        </w:tc>
        <w:tc>
          <w:tcPr>
            <w:tcW w:w="2340" w:type="dxa"/>
            <w:tcBorders>
              <w:top w:val="nil"/>
              <w:left w:val="nil"/>
              <w:bottom w:val="nil"/>
              <w:right w:val="nil"/>
            </w:tcBorders>
            <w:shd w:val="clear" w:color="auto" w:fill="auto"/>
            <w:vAlign w:val="center"/>
            <w:hideMark/>
            <w:tcPrChange w:id="2671" w:author="Cong" w:date="2020-10-02T20:25:00Z">
              <w:tcPr>
                <w:tcW w:w="3423" w:type="dxa"/>
                <w:gridSpan w:val="3"/>
                <w:tcBorders>
                  <w:top w:val="nil"/>
                  <w:left w:val="nil"/>
                  <w:bottom w:val="nil"/>
                  <w:right w:val="nil"/>
                </w:tcBorders>
                <w:shd w:val="clear" w:color="auto" w:fill="auto"/>
                <w:vAlign w:val="center"/>
                <w:hideMark/>
              </w:tcPr>
            </w:tcPrChange>
          </w:tcPr>
          <w:p w14:paraId="2BF7B6E7" w14:textId="77777777" w:rsidR="003F6185" w:rsidRPr="003F6185" w:rsidRDefault="003F6185" w:rsidP="003F6185">
            <w:pPr>
              <w:jc w:val="center"/>
              <w:rPr>
                <w:ins w:id="2672" w:author="Cong" w:date="2020-10-02T20:13:00Z"/>
                <w:rFonts w:ascii="Calibri" w:eastAsia="Times New Roman" w:hAnsi="Calibri" w:cs="Calibri"/>
                <w:color w:val="000000"/>
                <w:sz w:val="22"/>
                <w:szCs w:val="22"/>
              </w:rPr>
            </w:pPr>
            <w:ins w:id="2673" w:author="Cong" w:date="2020-10-02T20:13:00Z">
              <w:r w:rsidRPr="003F6185">
                <w:rPr>
                  <w:rFonts w:ascii="Calibri" w:eastAsia="Times New Roman" w:hAnsi="Calibri" w:cs="Calibri"/>
                  <w:color w:val="000000"/>
                  <w:sz w:val="22"/>
                  <w:szCs w:val="22"/>
                </w:rPr>
                <w:t>7-Refused</w:t>
              </w:r>
            </w:ins>
          </w:p>
        </w:tc>
        <w:tc>
          <w:tcPr>
            <w:tcW w:w="2160" w:type="dxa"/>
            <w:tcBorders>
              <w:top w:val="nil"/>
              <w:left w:val="nil"/>
              <w:bottom w:val="nil"/>
              <w:right w:val="nil"/>
            </w:tcBorders>
            <w:shd w:val="clear" w:color="auto" w:fill="auto"/>
            <w:vAlign w:val="center"/>
            <w:hideMark/>
            <w:tcPrChange w:id="2674" w:author="Cong" w:date="2020-10-02T20:25:00Z">
              <w:tcPr>
                <w:tcW w:w="2867" w:type="dxa"/>
                <w:gridSpan w:val="3"/>
                <w:tcBorders>
                  <w:top w:val="nil"/>
                  <w:left w:val="nil"/>
                  <w:bottom w:val="nil"/>
                  <w:right w:val="nil"/>
                </w:tcBorders>
                <w:shd w:val="clear" w:color="auto" w:fill="auto"/>
                <w:vAlign w:val="center"/>
                <w:hideMark/>
              </w:tcPr>
            </w:tcPrChange>
          </w:tcPr>
          <w:p w14:paraId="59307E4E" w14:textId="77777777" w:rsidR="003F6185" w:rsidRPr="003F6185" w:rsidRDefault="003F6185" w:rsidP="003F6185">
            <w:pPr>
              <w:jc w:val="center"/>
              <w:rPr>
                <w:ins w:id="2675" w:author="Cong" w:date="2020-10-02T20:13:00Z"/>
                <w:rFonts w:ascii="Calibri" w:eastAsia="Times New Roman" w:hAnsi="Calibri" w:cs="Calibri"/>
                <w:i/>
                <w:iCs/>
                <w:color w:val="000000"/>
                <w:sz w:val="22"/>
                <w:szCs w:val="22"/>
              </w:rPr>
            </w:pPr>
            <w:ins w:id="2676" w:author="Cong" w:date="2020-10-02T20:13:00Z">
              <w:r w:rsidRPr="003F6185">
                <w:rPr>
                  <w:rFonts w:ascii="Calibri" w:eastAsia="Times New Roman" w:hAnsi="Calibri" w:cs="Calibri"/>
                  <w:i/>
                  <w:iCs/>
                  <w:color w:val="000000"/>
                  <w:sz w:val="22"/>
                  <w:szCs w:val="22"/>
                </w:rPr>
                <w:t>2-- Yes</w:t>
              </w:r>
            </w:ins>
          </w:p>
        </w:tc>
        <w:tc>
          <w:tcPr>
            <w:tcW w:w="2970" w:type="dxa"/>
            <w:tcBorders>
              <w:top w:val="nil"/>
              <w:left w:val="nil"/>
              <w:bottom w:val="nil"/>
              <w:right w:val="nil"/>
            </w:tcBorders>
            <w:shd w:val="clear" w:color="auto" w:fill="auto"/>
            <w:vAlign w:val="center"/>
            <w:hideMark/>
            <w:tcPrChange w:id="2677" w:author="Cong" w:date="2020-10-02T20:25:00Z">
              <w:tcPr>
                <w:tcW w:w="2854" w:type="dxa"/>
                <w:gridSpan w:val="4"/>
                <w:tcBorders>
                  <w:top w:val="nil"/>
                  <w:left w:val="nil"/>
                  <w:bottom w:val="nil"/>
                  <w:right w:val="nil"/>
                </w:tcBorders>
                <w:shd w:val="clear" w:color="auto" w:fill="auto"/>
                <w:vAlign w:val="center"/>
                <w:hideMark/>
              </w:tcPr>
            </w:tcPrChange>
          </w:tcPr>
          <w:p w14:paraId="346A4DA1" w14:textId="77777777" w:rsidR="003F6185" w:rsidRPr="002D02DE" w:rsidRDefault="003F6185" w:rsidP="003F6185">
            <w:pPr>
              <w:jc w:val="center"/>
              <w:rPr>
                <w:ins w:id="2678" w:author="Cong" w:date="2020-10-02T20:13:00Z"/>
                <w:rFonts w:ascii="Calibri" w:eastAsia="Times New Roman" w:hAnsi="Calibri" w:cs="Calibri"/>
                <w:i/>
                <w:iCs/>
                <w:color w:val="000000"/>
                <w:sz w:val="22"/>
                <w:szCs w:val="22"/>
                <w:rPrChange w:id="2679" w:author="Cong" w:date="2020-10-02T20:26:00Z">
                  <w:rPr>
                    <w:ins w:id="2680" w:author="Cong" w:date="2020-10-02T20:13:00Z"/>
                    <w:rFonts w:ascii="Calibri" w:eastAsia="Times New Roman" w:hAnsi="Calibri" w:cs="Calibri"/>
                    <w:color w:val="000000"/>
                    <w:sz w:val="22"/>
                    <w:szCs w:val="22"/>
                  </w:rPr>
                </w:rPrChange>
              </w:rPr>
            </w:pPr>
            <w:ins w:id="2681" w:author="Cong" w:date="2020-10-02T20:13:00Z">
              <w:r w:rsidRPr="002D02DE">
                <w:rPr>
                  <w:rFonts w:ascii="Calibri" w:eastAsia="Times New Roman" w:hAnsi="Calibri" w:cs="Calibri"/>
                  <w:i/>
                  <w:iCs/>
                  <w:color w:val="000000"/>
                  <w:sz w:val="22"/>
                  <w:szCs w:val="22"/>
                  <w:rPrChange w:id="2682" w:author="Cong" w:date="2020-10-02T20:26:00Z">
                    <w:rPr>
                      <w:rFonts w:ascii="Calibri" w:eastAsia="Times New Roman" w:hAnsi="Calibri" w:cs="Calibri"/>
                      <w:color w:val="000000"/>
                      <w:sz w:val="22"/>
                      <w:szCs w:val="22"/>
                    </w:rPr>
                  </w:rPrChange>
                </w:rPr>
                <w:t xml:space="preserve">3- </w:t>
              </w:r>
              <w:proofErr w:type="spellStart"/>
              <w:r w:rsidRPr="002D02DE">
                <w:rPr>
                  <w:rFonts w:ascii="Calibri" w:eastAsia="Times New Roman" w:hAnsi="Calibri" w:cs="Calibri"/>
                  <w:i/>
                  <w:iCs/>
                  <w:color w:val="000000"/>
                  <w:sz w:val="22"/>
                  <w:szCs w:val="22"/>
                  <w:rPrChange w:id="2683" w:author="Cong" w:date="2020-10-02T20:26:00Z">
                    <w:rPr>
                      <w:rFonts w:ascii="Calibri" w:eastAsia="Times New Roman" w:hAnsi="Calibri" w:cs="Calibri"/>
                      <w:color w:val="000000"/>
                      <w:sz w:val="22"/>
                      <w:szCs w:val="22"/>
                    </w:rPr>
                  </w:rPrChange>
                </w:rPr>
                <w:t>Disp</w:t>
              </w:r>
              <w:proofErr w:type="spellEnd"/>
              <w:r w:rsidRPr="002D02DE">
                <w:rPr>
                  <w:rFonts w:ascii="Calibri" w:eastAsia="Times New Roman" w:hAnsi="Calibri" w:cs="Calibri"/>
                  <w:i/>
                  <w:iCs/>
                  <w:color w:val="000000"/>
                  <w:sz w:val="22"/>
                  <w:szCs w:val="22"/>
                  <w:rPrChange w:id="2684" w:author="Cong" w:date="2020-10-02T20:26:00Z">
                    <w:rPr>
                      <w:rFonts w:ascii="Calibri" w:eastAsia="Times New Roman" w:hAnsi="Calibri" w:cs="Calibri"/>
                      <w:color w:val="000000"/>
                      <w:sz w:val="22"/>
                      <w:szCs w:val="22"/>
                    </w:rPr>
                  </w:rPrChange>
                </w:rPr>
                <w:t xml:space="preserve"> </w:t>
              </w:r>
              <w:proofErr w:type="spellStart"/>
              <w:r w:rsidRPr="002D02DE">
                <w:rPr>
                  <w:rFonts w:ascii="Calibri" w:eastAsia="Times New Roman" w:hAnsi="Calibri" w:cs="Calibri"/>
                  <w:i/>
                  <w:iCs/>
                  <w:color w:val="000000"/>
                  <w:sz w:val="22"/>
                  <w:szCs w:val="22"/>
                  <w:rPrChange w:id="2685" w:author="Cong" w:date="2020-10-02T20:26:00Z">
                    <w:rPr>
                      <w:rFonts w:ascii="Calibri" w:eastAsia="Times New Roman" w:hAnsi="Calibri" w:cs="Calibri"/>
                      <w:color w:val="000000"/>
                      <w:sz w:val="22"/>
                      <w:szCs w:val="22"/>
                    </w:rPr>
                  </w:rPrChange>
                </w:rPr>
                <w:t>prev</w:t>
              </w:r>
              <w:proofErr w:type="spellEnd"/>
              <w:r w:rsidRPr="002D02DE">
                <w:rPr>
                  <w:rFonts w:ascii="Calibri" w:eastAsia="Times New Roman" w:hAnsi="Calibri" w:cs="Calibri"/>
                  <w:i/>
                  <w:iCs/>
                  <w:color w:val="000000"/>
                  <w:sz w:val="22"/>
                  <w:szCs w:val="22"/>
                  <w:rPrChange w:id="2686" w:author="Cong" w:date="2020-10-02T20:26:00Z">
                    <w:rPr>
                      <w:rFonts w:ascii="Calibri" w:eastAsia="Times New Roman" w:hAnsi="Calibri" w:cs="Calibri"/>
                      <w:color w:val="000000"/>
                      <w:sz w:val="22"/>
                      <w:szCs w:val="22"/>
                    </w:rPr>
                  </w:rPrChange>
                </w:rPr>
                <w:t xml:space="preserve"> record and has </w:t>
              </w:r>
              <w:proofErr w:type="spellStart"/>
              <w:r w:rsidRPr="002D02DE">
                <w:rPr>
                  <w:rFonts w:ascii="Calibri" w:eastAsia="Times New Roman" w:hAnsi="Calibri" w:cs="Calibri"/>
                  <w:i/>
                  <w:iCs/>
                  <w:color w:val="000000"/>
                  <w:sz w:val="22"/>
                  <w:szCs w:val="22"/>
                  <w:rPrChange w:id="2687" w:author="Cong" w:date="2020-10-02T20:26:00Z">
                    <w:rPr>
                      <w:rFonts w:ascii="Calibri" w:eastAsia="Times New Roman" w:hAnsi="Calibri" w:cs="Calibri"/>
                      <w:color w:val="000000"/>
                      <w:sz w:val="22"/>
                      <w:szCs w:val="22"/>
                    </w:rPr>
                  </w:rPrChange>
                </w:rPr>
                <w:t>cond</w:t>
              </w:r>
              <w:proofErr w:type="spellEnd"/>
            </w:ins>
          </w:p>
        </w:tc>
      </w:tr>
      <w:tr w:rsidR="003F6185" w:rsidRPr="003F6185" w14:paraId="7741E681" w14:textId="77777777" w:rsidTr="002D02DE">
        <w:trPr>
          <w:trHeight w:val="600"/>
          <w:ins w:id="2688" w:author="Cong" w:date="2020-10-02T20:13:00Z"/>
          <w:trPrChange w:id="2689" w:author="Cong" w:date="2020-10-02T20:25:00Z">
            <w:trPr>
              <w:gridBefore w:val="1"/>
              <w:gridAfter w:val="0"/>
              <w:trHeight w:val="600"/>
            </w:trPr>
          </w:trPrChange>
        </w:trPr>
        <w:tc>
          <w:tcPr>
            <w:tcW w:w="1260" w:type="dxa"/>
            <w:vMerge/>
            <w:tcBorders>
              <w:top w:val="nil"/>
              <w:left w:val="nil"/>
              <w:bottom w:val="single" w:sz="8" w:space="0" w:color="000000"/>
              <w:right w:val="nil"/>
            </w:tcBorders>
            <w:vAlign w:val="center"/>
            <w:hideMark/>
            <w:tcPrChange w:id="2690" w:author="Cong" w:date="2020-10-02T20:25:00Z">
              <w:tcPr>
                <w:tcW w:w="990" w:type="dxa"/>
                <w:gridSpan w:val="2"/>
                <w:vMerge/>
                <w:tcBorders>
                  <w:top w:val="nil"/>
                  <w:left w:val="nil"/>
                  <w:bottom w:val="single" w:sz="8" w:space="0" w:color="000000"/>
                  <w:right w:val="nil"/>
                </w:tcBorders>
                <w:vAlign w:val="center"/>
                <w:hideMark/>
              </w:tcPr>
            </w:tcPrChange>
          </w:tcPr>
          <w:p w14:paraId="07B7A8ED" w14:textId="77777777" w:rsidR="003F6185" w:rsidRPr="003F6185" w:rsidRDefault="003F6185" w:rsidP="003F6185">
            <w:pPr>
              <w:rPr>
                <w:ins w:id="2691"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center"/>
            <w:hideMark/>
            <w:tcPrChange w:id="2692" w:author="Cong" w:date="2020-10-02T20:25:00Z">
              <w:tcPr>
                <w:tcW w:w="2520" w:type="dxa"/>
                <w:gridSpan w:val="2"/>
                <w:tcBorders>
                  <w:top w:val="nil"/>
                  <w:left w:val="nil"/>
                  <w:bottom w:val="nil"/>
                  <w:right w:val="nil"/>
                </w:tcBorders>
                <w:shd w:val="clear" w:color="auto" w:fill="auto"/>
                <w:vAlign w:val="center"/>
                <w:hideMark/>
              </w:tcPr>
            </w:tcPrChange>
          </w:tcPr>
          <w:p w14:paraId="2BD84DA9" w14:textId="77777777" w:rsidR="003F6185" w:rsidRPr="003F6185" w:rsidRDefault="003F6185" w:rsidP="003F6185">
            <w:pPr>
              <w:jc w:val="center"/>
              <w:rPr>
                <w:ins w:id="2693" w:author="Cong" w:date="2020-10-02T20:13:00Z"/>
                <w:rFonts w:ascii="Calibri" w:eastAsia="Times New Roman" w:hAnsi="Calibri" w:cs="Calibri"/>
                <w:i/>
                <w:iCs/>
                <w:color w:val="000000"/>
                <w:sz w:val="22"/>
                <w:szCs w:val="22"/>
              </w:rPr>
            </w:pPr>
            <w:ins w:id="2694" w:author="Cong" w:date="2020-10-02T20:13:00Z">
              <w:r w:rsidRPr="003F6185">
                <w:rPr>
                  <w:rFonts w:ascii="Calibri" w:eastAsia="Times New Roman" w:hAnsi="Calibri" w:cs="Calibri"/>
                  <w:i/>
                  <w:iCs/>
                  <w:color w:val="000000"/>
                  <w:sz w:val="22"/>
                  <w:szCs w:val="22"/>
                </w:rPr>
                <w:t>9- Refused to answer</w:t>
              </w:r>
            </w:ins>
          </w:p>
        </w:tc>
        <w:tc>
          <w:tcPr>
            <w:tcW w:w="2700" w:type="dxa"/>
            <w:tcBorders>
              <w:top w:val="nil"/>
              <w:left w:val="nil"/>
              <w:bottom w:val="nil"/>
              <w:right w:val="nil"/>
            </w:tcBorders>
            <w:shd w:val="clear" w:color="auto" w:fill="auto"/>
            <w:vAlign w:val="center"/>
            <w:hideMark/>
            <w:tcPrChange w:id="2695" w:author="Cong" w:date="2020-10-02T20:25:00Z">
              <w:tcPr>
                <w:tcW w:w="2867" w:type="dxa"/>
                <w:gridSpan w:val="3"/>
                <w:tcBorders>
                  <w:top w:val="nil"/>
                  <w:left w:val="nil"/>
                  <w:bottom w:val="nil"/>
                  <w:right w:val="nil"/>
                </w:tcBorders>
                <w:shd w:val="clear" w:color="auto" w:fill="auto"/>
                <w:vAlign w:val="center"/>
                <w:hideMark/>
              </w:tcPr>
            </w:tcPrChange>
          </w:tcPr>
          <w:p w14:paraId="242823C3" w14:textId="77777777" w:rsidR="003F6185" w:rsidRPr="003F6185" w:rsidRDefault="003F6185" w:rsidP="003F6185">
            <w:pPr>
              <w:jc w:val="center"/>
              <w:rPr>
                <w:ins w:id="2696" w:author="Cong" w:date="2020-10-02T20:13:00Z"/>
                <w:rFonts w:ascii="Calibri" w:eastAsia="Times New Roman" w:hAnsi="Calibri" w:cs="Calibri"/>
                <w:i/>
                <w:iCs/>
                <w:color w:val="000000"/>
                <w:sz w:val="22"/>
                <w:szCs w:val="22"/>
              </w:rPr>
            </w:pPr>
            <w:ins w:id="2697" w:author="Cong" w:date="2020-10-02T20:13:00Z">
              <w:r w:rsidRPr="003F6185">
                <w:rPr>
                  <w:rFonts w:ascii="Calibri" w:eastAsia="Times New Roman" w:hAnsi="Calibri" w:cs="Calibri"/>
                  <w:i/>
                  <w:iCs/>
                  <w:color w:val="000000"/>
                  <w:sz w:val="22"/>
                  <w:szCs w:val="22"/>
                </w:rPr>
                <w:t>7-Unknown- Refused</w:t>
              </w:r>
            </w:ins>
          </w:p>
        </w:tc>
        <w:tc>
          <w:tcPr>
            <w:tcW w:w="2340" w:type="dxa"/>
            <w:tcBorders>
              <w:top w:val="nil"/>
              <w:left w:val="nil"/>
              <w:bottom w:val="nil"/>
              <w:right w:val="nil"/>
            </w:tcBorders>
            <w:shd w:val="clear" w:color="auto" w:fill="auto"/>
            <w:vAlign w:val="center"/>
            <w:hideMark/>
            <w:tcPrChange w:id="2698" w:author="Cong" w:date="2020-10-02T20:25:00Z">
              <w:tcPr>
                <w:tcW w:w="3423" w:type="dxa"/>
                <w:gridSpan w:val="3"/>
                <w:tcBorders>
                  <w:top w:val="nil"/>
                  <w:left w:val="nil"/>
                  <w:bottom w:val="nil"/>
                  <w:right w:val="nil"/>
                </w:tcBorders>
                <w:shd w:val="clear" w:color="auto" w:fill="auto"/>
                <w:vAlign w:val="center"/>
                <w:hideMark/>
              </w:tcPr>
            </w:tcPrChange>
          </w:tcPr>
          <w:p w14:paraId="32F0C1BD" w14:textId="77777777" w:rsidR="003F6185" w:rsidRPr="003F6185" w:rsidRDefault="003F6185" w:rsidP="003F6185">
            <w:pPr>
              <w:jc w:val="center"/>
              <w:rPr>
                <w:ins w:id="2699" w:author="Cong" w:date="2020-10-02T20:13:00Z"/>
                <w:rFonts w:ascii="Calibri" w:eastAsia="Times New Roman" w:hAnsi="Calibri" w:cs="Calibri"/>
                <w:color w:val="000000"/>
                <w:sz w:val="22"/>
                <w:szCs w:val="22"/>
              </w:rPr>
            </w:pPr>
            <w:ins w:id="2700" w:author="Cong" w:date="2020-10-02T20:13:00Z">
              <w:r w:rsidRPr="003F6185">
                <w:rPr>
                  <w:rFonts w:ascii="Calibri" w:eastAsia="Times New Roman" w:hAnsi="Calibri" w:cs="Calibri"/>
                  <w:color w:val="000000"/>
                  <w:sz w:val="22"/>
                  <w:szCs w:val="22"/>
                </w:rPr>
                <w:t>9-Don't know</w:t>
              </w:r>
            </w:ins>
          </w:p>
        </w:tc>
        <w:tc>
          <w:tcPr>
            <w:tcW w:w="2160" w:type="dxa"/>
            <w:tcBorders>
              <w:top w:val="nil"/>
              <w:left w:val="nil"/>
              <w:bottom w:val="nil"/>
              <w:right w:val="nil"/>
            </w:tcBorders>
            <w:shd w:val="clear" w:color="auto" w:fill="auto"/>
            <w:vAlign w:val="center"/>
            <w:hideMark/>
            <w:tcPrChange w:id="2701" w:author="Cong" w:date="2020-10-02T20:25:00Z">
              <w:tcPr>
                <w:tcW w:w="2867" w:type="dxa"/>
                <w:gridSpan w:val="3"/>
                <w:tcBorders>
                  <w:top w:val="nil"/>
                  <w:left w:val="nil"/>
                  <w:bottom w:val="nil"/>
                  <w:right w:val="nil"/>
                </w:tcBorders>
                <w:shd w:val="clear" w:color="auto" w:fill="auto"/>
                <w:vAlign w:val="center"/>
                <w:hideMark/>
              </w:tcPr>
            </w:tcPrChange>
          </w:tcPr>
          <w:p w14:paraId="59453797" w14:textId="77777777" w:rsidR="003F6185" w:rsidRPr="003F6185" w:rsidRDefault="003F6185" w:rsidP="003F6185">
            <w:pPr>
              <w:jc w:val="center"/>
              <w:rPr>
                <w:ins w:id="2702" w:author="Cong" w:date="2020-10-02T20:13:00Z"/>
                <w:rFonts w:ascii="Calibri" w:eastAsia="Times New Roman" w:hAnsi="Calibri" w:cs="Calibri"/>
                <w:i/>
                <w:iCs/>
                <w:color w:val="000000"/>
                <w:sz w:val="22"/>
                <w:szCs w:val="22"/>
              </w:rPr>
            </w:pPr>
            <w:ins w:id="2703" w:author="Cong" w:date="2020-10-02T20:13:00Z">
              <w:r w:rsidRPr="003F6185">
                <w:rPr>
                  <w:rFonts w:ascii="Calibri" w:eastAsia="Times New Roman" w:hAnsi="Calibri" w:cs="Calibri"/>
                  <w:i/>
                  <w:iCs/>
                  <w:color w:val="000000"/>
                  <w:sz w:val="22"/>
                  <w:szCs w:val="22"/>
                </w:rPr>
                <w:t>7-Unknown- Refused</w:t>
              </w:r>
            </w:ins>
          </w:p>
        </w:tc>
        <w:tc>
          <w:tcPr>
            <w:tcW w:w="2970" w:type="dxa"/>
            <w:tcBorders>
              <w:top w:val="nil"/>
              <w:left w:val="nil"/>
              <w:bottom w:val="nil"/>
              <w:right w:val="nil"/>
            </w:tcBorders>
            <w:shd w:val="clear" w:color="auto" w:fill="auto"/>
            <w:vAlign w:val="center"/>
            <w:hideMark/>
            <w:tcPrChange w:id="2704" w:author="Cong" w:date="2020-10-02T20:25:00Z">
              <w:tcPr>
                <w:tcW w:w="2854" w:type="dxa"/>
                <w:gridSpan w:val="4"/>
                <w:tcBorders>
                  <w:top w:val="nil"/>
                  <w:left w:val="nil"/>
                  <w:bottom w:val="nil"/>
                  <w:right w:val="nil"/>
                </w:tcBorders>
                <w:shd w:val="clear" w:color="auto" w:fill="auto"/>
                <w:vAlign w:val="center"/>
                <w:hideMark/>
              </w:tcPr>
            </w:tcPrChange>
          </w:tcPr>
          <w:p w14:paraId="4F728415" w14:textId="77777777" w:rsidR="003F6185" w:rsidRPr="002D02DE" w:rsidRDefault="003F6185" w:rsidP="003F6185">
            <w:pPr>
              <w:jc w:val="center"/>
              <w:rPr>
                <w:ins w:id="2705" w:author="Cong" w:date="2020-10-02T20:13:00Z"/>
                <w:rFonts w:ascii="Calibri" w:eastAsia="Times New Roman" w:hAnsi="Calibri" w:cs="Calibri"/>
                <w:i/>
                <w:iCs/>
                <w:color w:val="000000"/>
                <w:sz w:val="22"/>
                <w:szCs w:val="22"/>
                <w:rPrChange w:id="2706" w:author="Cong" w:date="2020-10-02T20:26:00Z">
                  <w:rPr>
                    <w:ins w:id="2707" w:author="Cong" w:date="2020-10-02T20:13:00Z"/>
                    <w:rFonts w:ascii="Calibri" w:eastAsia="Times New Roman" w:hAnsi="Calibri" w:cs="Calibri"/>
                    <w:color w:val="000000"/>
                    <w:sz w:val="22"/>
                    <w:szCs w:val="22"/>
                  </w:rPr>
                </w:rPrChange>
              </w:rPr>
            </w:pPr>
            <w:ins w:id="2708" w:author="Cong" w:date="2020-10-02T20:13:00Z">
              <w:r w:rsidRPr="002D02DE">
                <w:rPr>
                  <w:rFonts w:ascii="Calibri" w:eastAsia="Times New Roman" w:hAnsi="Calibri" w:cs="Calibri"/>
                  <w:i/>
                  <w:iCs/>
                  <w:color w:val="000000"/>
                  <w:sz w:val="22"/>
                  <w:szCs w:val="22"/>
                  <w:rPrChange w:id="2709" w:author="Cong" w:date="2020-10-02T20:26:00Z">
                    <w:rPr>
                      <w:rFonts w:ascii="Calibri" w:eastAsia="Times New Roman" w:hAnsi="Calibri" w:cs="Calibri"/>
                      <w:color w:val="000000"/>
                      <w:sz w:val="22"/>
                      <w:szCs w:val="22"/>
                    </w:rPr>
                  </w:rPrChange>
                </w:rPr>
                <w:t xml:space="preserve">4- </w:t>
              </w:r>
              <w:proofErr w:type="spellStart"/>
              <w:r w:rsidRPr="002D02DE">
                <w:rPr>
                  <w:rFonts w:ascii="Calibri" w:eastAsia="Times New Roman" w:hAnsi="Calibri" w:cs="Calibri"/>
                  <w:i/>
                  <w:iCs/>
                  <w:color w:val="000000"/>
                  <w:sz w:val="22"/>
                  <w:szCs w:val="22"/>
                  <w:rPrChange w:id="2710" w:author="Cong" w:date="2020-10-02T20:26:00Z">
                    <w:rPr>
                      <w:rFonts w:ascii="Calibri" w:eastAsia="Times New Roman" w:hAnsi="Calibri" w:cs="Calibri"/>
                      <w:color w:val="000000"/>
                      <w:sz w:val="22"/>
                      <w:szCs w:val="22"/>
                    </w:rPr>
                  </w:rPrChange>
                </w:rPr>
                <w:t>Disp</w:t>
              </w:r>
              <w:proofErr w:type="spellEnd"/>
              <w:r w:rsidRPr="002D02DE">
                <w:rPr>
                  <w:rFonts w:ascii="Calibri" w:eastAsia="Times New Roman" w:hAnsi="Calibri" w:cs="Calibri"/>
                  <w:i/>
                  <w:iCs/>
                  <w:color w:val="000000"/>
                  <w:sz w:val="22"/>
                  <w:szCs w:val="22"/>
                  <w:rPrChange w:id="2711" w:author="Cong" w:date="2020-10-02T20:26:00Z">
                    <w:rPr>
                      <w:rFonts w:ascii="Calibri" w:eastAsia="Times New Roman" w:hAnsi="Calibri" w:cs="Calibri"/>
                      <w:color w:val="000000"/>
                      <w:sz w:val="22"/>
                      <w:szCs w:val="22"/>
                    </w:rPr>
                  </w:rPrChange>
                </w:rPr>
                <w:t xml:space="preserve"> </w:t>
              </w:r>
              <w:proofErr w:type="spellStart"/>
              <w:r w:rsidRPr="002D02DE">
                <w:rPr>
                  <w:rFonts w:ascii="Calibri" w:eastAsia="Times New Roman" w:hAnsi="Calibri" w:cs="Calibri"/>
                  <w:i/>
                  <w:iCs/>
                  <w:color w:val="000000"/>
                  <w:sz w:val="22"/>
                  <w:szCs w:val="22"/>
                  <w:rPrChange w:id="2712" w:author="Cong" w:date="2020-10-02T20:26:00Z">
                    <w:rPr>
                      <w:rFonts w:ascii="Calibri" w:eastAsia="Times New Roman" w:hAnsi="Calibri" w:cs="Calibri"/>
                      <w:color w:val="000000"/>
                      <w:sz w:val="22"/>
                      <w:szCs w:val="22"/>
                    </w:rPr>
                  </w:rPrChange>
                </w:rPr>
                <w:t>prev</w:t>
              </w:r>
              <w:proofErr w:type="spellEnd"/>
              <w:r w:rsidRPr="002D02DE">
                <w:rPr>
                  <w:rFonts w:ascii="Calibri" w:eastAsia="Times New Roman" w:hAnsi="Calibri" w:cs="Calibri"/>
                  <w:i/>
                  <w:iCs/>
                  <w:color w:val="000000"/>
                  <w:sz w:val="22"/>
                  <w:szCs w:val="22"/>
                  <w:rPrChange w:id="2713" w:author="Cong" w:date="2020-10-02T20:26:00Z">
                    <w:rPr>
                      <w:rFonts w:ascii="Calibri" w:eastAsia="Times New Roman" w:hAnsi="Calibri" w:cs="Calibri"/>
                      <w:color w:val="000000"/>
                      <w:sz w:val="22"/>
                      <w:szCs w:val="22"/>
                    </w:rPr>
                  </w:rPrChange>
                </w:rPr>
                <w:t xml:space="preserve"> record and no </w:t>
              </w:r>
              <w:proofErr w:type="spellStart"/>
              <w:r w:rsidRPr="002D02DE">
                <w:rPr>
                  <w:rFonts w:ascii="Calibri" w:eastAsia="Times New Roman" w:hAnsi="Calibri" w:cs="Calibri"/>
                  <w:i/>
                  <w:iCs/>
                  <w:color w:val="000000"/>
                  <w:sz w:val="22"/>
                  <w:szCs w:val="22"/>
                  <w:rPrChange w:id="2714" w:author="Cong" w:date="2020-10-02T20:26:00Z">
                    <w:rPr>
                      <w:rFonts w:ascii="Calibri" w:eastAsia="Times New Roman" w:hAnsi="Calibri" w:cs="Calibri"/>
                      <w:color w:val="000000"/>
                      <w:sz w:val="22"/>
                      <w:szCs w:val="22"/>
                    </w:rPr>
                  </w:rPrChange>
                </w:rPr>
                <w:t>cond</w:t>
              </w:r>
              <w:proofErr w:type="spellEnd"/>
            </w:ins>
          </w:p>
        </w:tc>
      </w:tr>
      <w:tr w:rsidR="003F6185" w:rsidRPr="003F6185" w14:paraId="7F499575" w14:textId="77777777" w:rsidTr="002D02DE">
        <w:trPr>
          <w:trHeight w:val="600"/>
          <w:ins w:id="2715" w:author="Cong" w:date="2020-10-02T20:13:00Z"/>
          <w:trPrChange w:id="2716" w:author="Cong" w:date="2020-10-02T20:25:00Z">
            <w:trPr>
              <w:gridBefore w:val="1"/>
              <w:gridAfter w:val="0"/>
              <w:trHeight w:val="600"/>
            </w:trPr>
          </w:trPrChange>
        </w:trPr>
        <w:tc>
          <w:tcPr>
            <w:tcW w:w="1260" w:type="dxa"/>
            <w:vMerge/>
            <w:tcBorders>
              <w:top w:val="nil"/>
              <w:left w:val="nil"/>
              <w:bottom w:val="single" w:sz="8" w:space="0" w:color="000000"/>
              <w:right w:val="nil"/>
            </w:tcBorders>
            <w:vAlign w:val="center"/>
            <w:hideMark/>
            <w:tcPrChange w:id="2717" w:author="Cong" w:date="2020-10-02T20:25:00Z">
              <w:tcPr>
                <w:tcW w:w="990" w:type="dxa"/>
                <w:gridSpan w:val="2"/>
                <w:vMerge/>
                <w:tcBorders>
                  <w:top w:val="nil"/>
                  <w:left w:val="nil"/>
                  <w:bottom w:val="single" w:sz="8" w:space="0" w:color="000000"/>
                  <w:right w:val="nil"/>
                </w:tcBorders>
                <w:vAlign w:val="center"/>
                <w:hideMark/>
              </w:tcPr>
            </w:tcPrChange>
          </w:tcPr>
          <w:p w14:paraId="3634CAA4" w14:textId="77777777" w:rsidR="003F6185" w:rsidRPr="003F6185" w:rsidRDefault="003F6185" w:rsidP="003F6185">
            <w:pPr>
              <w:rPr>
                <w:ins w:id="2718"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bottom"/>
            <w:hideMark/>
            <w:tcPrChange w:id="2719" w:author="Cong" w:date="2020-10-02T20:25:00Z">
              <w:tcPr>
                <w:tcW w:w="2520" w:type="dxa"/>
                <w:gridSpan w:val="2"/>
                <w:tcBorders>
                  <w:top w:val="nil"/>
                  <w:left w:val="nil"/>
                  <w:bottom w:val="nil"/>
                  <w:right w:val="nil"/>
                </w:tcBorders>
                <w:shd w:val="clear" w:color="auto" w:fill="auto"/>
                <w:vAlign w:val="bottom"/>
                <w:hideMark/>
              </w:tcPr>
            </w:tcPrChange>
          </w:tcPr>
          <w:p w14:paraId="224EBF16" w14:textId="77777777" w:rsidR="003F6185" w:rsidRPr="003F6185" w:rsidRDefault="003F6185" w:rsidP="003F6185">
            <w:pPr>
              <w:jc w:val="center"/>
              <w:rPr>
                <w:ins w:id="2720" w:author="Cong" w:date="2020-10-02T20:13:00Z"/>
                <w:rFonts w:ascii="Calibri" w:eastAsia="Times New Roman" w:hAnsi="Calibri" w:cs="Calibri"/>
                <w:color w:val="000000"/>
                <w:sz w:val="22"/>
                <w:szCs w:val="22"/>
              </w:rPr>
            </w:pPr>
          </w:p>
        </w:tc>
        <w:tc>
          <w:tcPr>
            <w:tcW w:w="2700" w:type="dxa"/>
            <w:tcBorders>
              <w:top w:val="nil"/>
              <w:left w:val="nil"/>
              <w:bottom w:val="nil"/>
              <w:right w:val="nil"/>
            </w:tcBorders>
            <w:shd w:val="clear" w:color="auto" w:fill="auto"/>
            <w:vAlign w:val="center"/>
            <w:hideMark/>
            <w:tcPrChange w:id="2721" w:author="Cong" w:date="2020-10-02T20:25:00Z">
              <w:tcPr>
                <w:tcW w:w="2867" w:type="dxa"/>
                <w:gridSpan w:val="3"/>
                <w:tcBorders>
                  <w:top w:val="nil"/>
                  <w:left w:val="nil"/>
                  <w:bottom w:val="nil"/>
                  <w:right w:val="nil"/>
                </w:tcBorders>
                <w:shd w:val="clear" w:color="auto" w:fill="auto"/>
                <w:vAlign w:val="center"/>
                <w:hideMark/>
              </w:tcPr>
            </w:tcPrChange>
          </w:tcPr>
          <w:p w14:paraId="420569BC" w14:textId="77777777" w:rsidR="003F6185" w:rsidRPr="003F6185" w:rsidRDefault="003F6185" w:rsidP="003F6185">
            <w:pPr>
              <w:jc w:val="center"/>
              <w:rPr>
                <w:ins w:id="2722" w:author="Cong" w:date="2020-10-02T20:13:00Z"/>
                <w:rFonts w:ascii="Calibri" w:eastAsia="Times New Roman" w:hAnsi="Calibri" w:cs="Calibri"/>
                <w:i/>
                <w:iCs/>
                <w:color w:val="000000"/>
                <w:sz w:val="22"/>
                <w:szCs w:val="22"/>
              </w:rPr>
            </w:pPr>
            <w:ins w:id="2723" w:author="Cong" w:date="2020-10-02T20:13:00Z">
              <w:r w:rsidRPr="003F6185">
                <w:rPr>
                  <w:rFonts w:ascii="Calibri" w:eastAsia="Times New Roman" w:hAnsi="Calibri" w:cs="Calibri"/>
                  <w:i/>
                  <w:iCs/>
                  <w:color w:val="000000"/>
                  <w:sz w:val="22"/>
                  <w:szCs w:val="22"/>
                </w:rPr>
                <w:t>8-Unknown- Not certain</w:t>
              </w:r>
            </w:ins>
          </w:p>
        </w:tc>
        <w:tc>
          <w:tcPr>
            <w:tcW w:w="2340" w:type="dxa"/>
            <w:tcBorders>
              <w:top w:val="nil"/>
              <w:left w:val="nil"/>
              <w:bottom w:val="nil"/>
              <w:right w:val="nil"/>
            </w:tcBorders>
            <w:shd w:val="clear" w:color="auto" w:fill="auto"/>
            <w:vAlign w:val="bottom"/>
            <w:hideMark/>
            <w:tcPrChange w:id="2724" w:author="Cong" w:date="2020-10-02T20:25:00Z">
              <w:tcPr>
                <w:tcW w:w="3423" w:type="dxa"/>
                <w:gridSpan w:val="3"/>
                <w:tcBorders>
                  <w:top w:val="nil"/>
                  <w:left w:val="nil"/>
                  <w:bottom w:val="nil"/>
                  <w:right w:val="nil"/>
                </w:tcBorders>
                <w:shd w:val="clear" w:color="auto" w:fill="auto"/>
                <w:vAlign w:val="bottom"/>
                <w:hideMark/>
              </w:tcPr>
            </w:tcPrChange>
          </w:tcPr>
          <w:p w14:paraId="64B63AB8" w14:textId="77777777" w:rsidR="003F6185" w:rsidRPr="003F6185" w:rsidRDefault="003F6185" w:rsidP="003F6185">
            <w:pPr>
              <w:jc w:val="center"/>
              <w:rPr>
                <w:ins w:id="2725" w:author="Cong" w:date="2020-10-02T20:13:00Z"/>
                <w:rFonts w:ascii="Calibri" w:eastAsia="Times New Roman" w:hAnsi="Calibri" w:cs="Calibri"/>
                <w:i/>
                <w:iCs/>
                <w:color w:val="000000"/>
                <w:sz w:val="22"/>
                <w:szCs w:val="22"/>
              </w:rPr>
            </w:pPr>
          </w:p>
        </w:tc>
        <w:tc>
          <w:tcPr>
            <w:tcW w:w="2160" w:type="dxa"/>
            <w:tcBorders>
              <w:top w:val="nil"/>
              <w:left w:val="nil"/>
              <w:bottom w:val="nil"/>
              <w:right w:val="nil"/>
            </w:tcBorders>
            <w:shd w:val="clear" w:color="auto" w:fill="auto"/>
            <w:vAlign w:val="center"/>
            <w:hideMark/>
            <w:tcPrChange w:id="2726" w:author="Cong" w:date="2020-10-02T20:25:00Z">
              <w:tcPr>
                <w:tcW w:w="2867" w:type="dxa"/>
                <w:gridSpan w:val="3"/>
                <w:tcBorders>
                  <w:top w:val="nil"/>
                  <w:left w:val="nil"/>
                  <w:bottom w:val="nil"/>
                  <w:right w:val="nil"/>
                </w:tcBorders>
                <w:shd w:val="clear" w:color="auto" w:fill="auto"/>
                <w:vAlign w:val="center"/>
                <w:hideMark/>
              </w:tcPr>
            </w:tcPrChange>
          </w:tcPr>
          <w:p w14:paraId="3DF7947D" w14:textId="77777777" w:rsidR="003F6185" w:rsidRPr="003F6185" w:rsidRDefault="003F6185" w:rsidP="003F6185">
            <w:pPr>
              <w:jc w:val="center"/>
              <w:rPr>
                <w:ins w:id="2727" w:author="Cong" w:date="2020-10-02T20:13:00Z"/>
                <w:rFonts w:ascii="Calibri" w:eastAsia="Times New Roman" w:hAnsi="Calibri" w:cs="Calibri"/>
                <w:i/>
                <w:iCs/>
                <w:color w:val="000000"/>
                <w:sz w:val="22"/>
                <w:szCs w:val="22"/>
              </w:rPr>
            </w:pPr>
            <w:ins w:id="2728" w:author="Cong" w:date="2020-10-02T20:13:00Z">
              <w:r w:rsidRPr="003F6185">
                <w:rPr>
                  <w:rFonts w:ascii="Calibri" w:eastAsia="Times New Roman" w:hAnsi="Calibri" w:cs="Calibri"/>
                  <w:i/>
                  <w:iCs/>
                  <w:color w:val="000000"/>
                  <w:sz w:val="22"/>
                  <w:szCs w:val="22"/>
                </w:rPr>
                <w:t>8-Unknown- Not certain</w:t>
              </w:r>
            </w:ins>
          </w:p>
        </w:tc>
        <w:tc>
          <w:tcPr>
            <w:tcW w:w="2970" w:type="dxa"/>
            <w:tcBorders>
              <w:top w:val="nil"/>
              <w:left w:val="nil"/>
              <w:bottom w:val="nil"/>
              <w:right w:val="nil"/>
            </w:tcBorders>
            <w:shd w:val="clear" w:color="auto" w:fill="auto"/>
            <w:vAlign w:val="center"/>
            <w:hideMark/>
            <w:tcPrChange w:id="2729" w:author="Cong" w:date="2020-10-02T20:25:00Z">
              <w:tcPr>
                <w:tcW w:w="2854" w:type="dxa"/>
                <w:gridSpan w:val="4"/>
                <w:tcBorders>
                  <w:top w:val="nil"/>
                  <w:left w:val="nil"/>
                  <w:bottom w:val="nil"/>
                  <w:right w:val="nil"/>
                </w:tcBorders>
                <w:shd w:val="clear" w:color="auto" w:fill="auto"/>
                <w:vAlign w:val="center"/>
                <w:hideMark/>
              </w:tcPr>
            </w:tcPrChange>
          </w:tcPr>
          <w:p w14:paraId="5E084B9C" w14:textId="77777777" w:rsidR="003F6185" w:rsidRPr="002D02DE" w:rsidRDefault="003F6185" w:rsidP="003F6185">
            <w:pPr>
              <w:jc w:val="center"/>
              <w:rPr>
                <w:ins w:id="2730" w:author="Cong" w:date="2020-10-02T20:13:00Z"/>
                <w:rFonts w:ascii="Calibri" w:eastAsia="Times New Roman" w:hAnsi="Calibri" w:cs="Calibri"/>
                <w:i/>
                <w:iCs/>
                <w:color w:val="000000"/>
                <w:sz w:val="22"/>
                <w:szCs w:val="22"/>
                <w:rPrChange w:id="2731" w:author="Cong" w:date="2020-10-02T20:26:00Z">
                  <w:rPr>
                    <w:ins w:id="2732" w:author="Cong" w:date="2020-10-02T20:13:00Z"/>
                    <w:rFonts w:ascii="Calibri" w:eastAsia="Times New Roman" w:hAnsi="Calibri" w:cs="Calibri"/>
                    <w:color w:val="000000"/>
                    <w:sz w:val="22"/>
                    <w:szCs w:val="22"/>
                  </w:rPr>
                </w:rPrChange>
              </w:rPr>
            </w:pPr>
            <w:ins w:id="2733" w:author="Cong" w:date="2020-10-02T20:13:00Z">
              <w:r w:rsidRPr="002D02DE">
                <w:rPr>
                  <w:rFonts w:ascii="Calibri" w:eastAsia="Times New Roman" w:hAnsi="Calibri" w:cs="Calibri"/>
                  <w:i/>
                  <w:iCs/>
                  <w:color w:val="000000"/>
                  <w:sz w:val="22"/>
                  <w:szCs w:val="22"/>
                  <w:rPrChange w:id="2734" w:author="Cong" w:date="2020-10-02T20:26:00Z">
                    <w:rPr>
                      <w:rFonts w:ascii="Calibri" w:eastAsia="Times New Roman" w:hAnsi="Calibri" w:cs="Calibri"/>
                      <w:color w:val="000000"/>
                      <w:sz w:val="22"/>
                      <w:szCs w:val="22"/>
                    </w:rPr>
                  </w:rPrChange>
                </w:rPr>
                <w:t xml:space="preserve">5- </w:t>
              </w:r>
              <w:proofErr w:type="spellStart"/>
              <w:r w:rsidRPr="002D02DE">
                <w:rPr>
                  <w:rFonts w:ascii="Calibri" w:eastAsia="Times New Roman" w:hAnsi="Calibri" w:cs="Calibri"/>
                  <w:i/>
                  <w:iCs/>
                  <w:color w:val="000000"/>
                  <w:sz w:val="22"/>
                  <w:szCs w:val="22"/>
                  <w:rPrChange w:id="2735" w:author="Cong" w:date="2020-10-02T20:26:00Z">
                    <w:rPr>
                      <w:rFonts w:ascii="Calibri" w:eastAsia="Times New Roman" w:hAnsi="Calibri" w:cs="Calibri"/>
                      <w:color w:val="000000"/>
                      <w:sz w:val="22"/>
                      <w:szCs w:val="22"/>
                    </w:rPr>
                  </w:rPrChange>
                </w:rPr>
                <w:t>Disp</w:t>
              </w:r>
              <w:proofErr w:type="spellEnd"/>
              <w:r w:rsidRPr="002D02DE">
                <w:rPr>
                  <w:rFonts w:ascii="Calibri" w:eastAsia="Times New Roman" w:hAnsi="Calibri" w:cs="Calibri"/>
                  <w:i/>
                  <w:iCs/>
                  <w:color w:val="000000"/>
                  <w:sz w:val="22"/>
                  <w:szCs w:val="22"/>
                  <w:rPrChange w:id="2736" w:author="Cong" w:date="2020-10-02T20:26:00Z">
                    <w:rPr>
                      <w:rFonts w:ascii="Calibri" w:eastAsia="Times New Roman" w:hAnsi="Calibri" w:cs="Calibri"/>
                      <w:color w:val="000000"/>
                      <w:sz w:val="22"/>
                      <w:szCs w:val="22"/>
                    </w:rPr>
                  </w:rPrChange>
                </w:rPr>
                <w:t xml:space="preserve"> </w:t>
              </w:r>
              <w:proofErr w:type="spellStart"/>
              <w:r w:rsidRPr="002D02DE">
                <w:rPr>
                  <w:rFonts w:ascii="Calibri" w:eastAsia="Times New Roman" w:hAnsi="Calibri" w:cs="Calibri"/>
                  <w:i/>
                  <w:iCs/>
                  <w:color w:val="000000"/>
                  <w:sz w:val="22"/>
                  <w:szCs w:val="22"/>
                  <w:rPrChange w:id="2737" w:author="Cong" w:date="2020-10-02T20:26:00Z">
                    <w:rPr>
                      <w:rFonts w:ascii="Calibri" w:eastAsia="Times New Roman" w:hAnsi="Calibri" w:cs="Calibri"/>
                      <w:color w:val="000000"/>
                      <w:sz w:val="22"/>
                      <w:szCs w:val="22"/>
                    </w:rPr>
                  </w:rPrChange>
                </w:rPr>
                <w:t>prev</w:t>
              </w:r>
              <w:proofErr w:type="spellEnd"/>
              <w:r w:rsidRPr="002D02DE">
                <w:rPr>
                  <w:rFonts w:ascii="Calibri" w:eastAsia="Times New Roman" w:hAnsi="Calibri" w:cs="Calibri"/>
                  <w:i/>
                  <w:iCs/>
                  <w:color w:val="000000"/>
                  <w:sz w:val="22"/>
                  <w:szCs w:val="22"/>
                  <w:rPrChange w:id="2738" w:author="Cong" w:date="2020-10-02T20:26:00Z">
                    <w:rPr>
                      <w:rFonts w:ascii="Calibri" w:eastAsia="Times New Roman" w:hAnsi="Calibri" w:cs="Calibri"/>
                      <w:color w:val="000000"/>
                      <w:sz w:val="22"/>
                      <w:szCs w:val="22"/>
                    </w:rPr>
                  </w:rPrChange>
                </w:rPr>
                <w:t xml:space="preserve"> record (DK if </w:t>
              </w:r>
              <w:proofErr w:type="spellStart"/>
              <w:r w:rsidRPr="002D02DE">
                <w:rPr>
                  <w:rFonts w:ascii="Calibri" w:eastAsia="Times New Roman" w:hAnsi="Calibri" w:cs="Calibri"/>
                  <w:i/>
                  <w:iCs/>
                  <w:color w:val="000000"/>
                  <w:sz w:val="22"/>
                  <w:szCs w:val="22"/>
                  <w:rPrChange w:id="2739" w:author="Cong" w:date="2020-10-02T20:26:00Z">
                    <w:rPr>
                      <w:rFonts w:ascii="Calibri" w:eastAsia="Times New Roman" w:hAnsi="Calibri" w:cs="Calibri"/>
                      <w:color w:val="000000"/>
                      <w:sz w:val="22"/>
                      <w:szCs w:val="22"/>
                    </w:rPr>
                  </w:rPrChange>
                </w:rPr>
                <w:t>cond</w:t>
              </w:r>
              <w:proofErr w:type="spellEnd"/>
              <w:r w:rsidRPr="002D02DE">
                <w:rPr>
                  <w:rFonts w:ascii="Calibri" w:eastAsia="Times New Roman" w:hAnsi="Calibri" w:cs="Calibri"/>
                  <w:i/>
                  <w:iCs/>
                  <w:color w:val="000000"/>
                  <w:sz w:val="22"/>
                  <w:szCs w:val="22"/>
                  <w:rPrChange w:id="2740" w:author="Cong" w:date="2020-10-02T20:26:00Z">
                    <w:rPr>
                      <w:rFonts w:ascii="Calibri" w:eastAsia="Times New Roman" w:hAnsi="Calibri" w:cs="Calibri"/>
                      <w:color w:val="000000"/>
                      <w:sz w:val="22"/>
                      <w:szCs w:val="22"/>
                    </w:rPr>
                  </w:rPrChange>
                </w:rPr>
                <w:t>)</w:t>
              </w:r>
            </w:ins>
          </w:p>
        </w:tc>
      </w:tr>
      <w:tr w:rsidR="003F6185" w:rsidRPr="003F6185" w14:paraId="5A33C960" w14:textId="77777777" w:rsidTr="002D02DE">
        <w:trPr>
          <w:trHeight w:val="315"/>
          <w:ins w:id="2741" w:author="Cong" w:date="2020-10-02T20:13:00Z"/>
          <w:trPrChange w:id="2742" w:author="Cong" w:date="2020-10-02T20:25:00Z">
            <w:trPr>
              <w:gridBefore w:val="1"/>
              <w:gridAfter w:val="0"/>
              <w:trHeight w:val="315"/>
            </w:trPr>
          </w:trPrChange>
        </w:trPr>
        <w:tc>
          <w:tcPr>
            <w:tcW w:w="1260" w:type="dxa"/>
            <w:vMerge/>
            <w:tcBorders>
              <w:top w:val="nil"/>
              <w:left w:val="nil"/>
              <w:bottom w:val="single" w:sz="8" w:space="0" w:color="000000"/>
              <w:right w:val="nil"/>
            </w:tcBorders>
            <w:vAlign w:val="center"/>
            <w:hideMark/>
            <w:tcPrChange w:id="2743" w:author="Cong" w:date="2020-10-02T20:25:00Z">
              <w:tcPr>
                <w:tcW w:w="990" w:type="dxa"/>
                <w:gridSpan w:val="2"/>
                <w:vMerge/>
                <w:tcBorders>
                  <w:top w:val="nil"/>
                  <w:left w:val="nil"/>
                  <w:bottom w:val="single" w:sz="8" w:space="0" w:color="000000"/>
                  <w:right w:val="nil"/>
                </w:tcBorders>
                <w:vAlign w:val="center"/>
                <w:hideMark/>
              </w:tcPr>
            </w:tcPrChange>
          </w:tcPr>
          <w:p w14:paraId="44F79806" w14:textId="77777777" w:rsidR="003F6185" w:rsidRPr="003F6185" w:rsidRDefault="003F6185" w:rsidP="003F6185">
            <w:pPr>
              <w:rPr>
                <w:ins w:id="2744" w:author="Cong" w:date="2020-10-02T20:13:00Z"/>
                <w:rFonts w:ascii="Calibri" w:eastAsia="Times New Roman" w:hAnsi="Calibri" w:cs="Calibri"/>
                <w:color w:val="000000"/>
                <w:sz w:val="22"/>
                <w:szCs w:val="22"/>
              </w:rPr>
            </w:pPr>
          </w:p>
        </w:tc>
        <w:tc>
          <w:tcPr>
            <w:tcW w:w="2520" w:type="dxa"/>
            <w:tcBorders>
              <w:top w:val="nil"/>
              <w:left w:val="nil"/>
              <w:bottom w:val="single" w:sz="8" w:space="0" w:color="auto"/>
              <w:right w:val="nil"/>
            </w:tcBorders>
            <w:shd w:val="clear" w:color="auto" w:fill="auto"/>
            <w:vAlign w:val="bottom"/>
            <w:hideMark/>
            <w:tcPrChange w:id="2745" w:author="Cong" w:date="2020-10-02T20:25:00Z">
              <w:tcPr>
                <w:tcW w:w="2520" w:type="dxa"/>
                <w:gridSpan w:val="2"/>
                <w:tcBorders>
                  <w:top w:val="nil"/>
                  <w:left w:val="nil"/>
                  <w:bottom w:val="single" w:sz="8" w:space="0" w:color="auto"/>
                  <w:right w:val="nil"/>
                </w:tcBorders>
                <w:shd w:val="clear" w:color="auto" w:fill="auto"/>
                <w:vAlign w:val="bottom"/>
                <w:hideMark/>
              </w:tcPr>
            </w:tcPrChange>
          </w:tcPr>
          <w:p w14:paraId="698FF505" w14:textId="77777777" w:rsidR="003F6185" w:rsidRPr="003F6185" w:rsidRDefault="003F6185" w:rsidP="003F6185">
            <w:pPr>
              <w:rPr>
                <w:ins w:id="2746" w:author="Cong" w:date="2020-10-02T20:13:00Z"/>
                <w:rFonts w:ascii="Calibri" w:eastAsia="Times New Roman" w:hAnsi="Calibri" w:cs="Calibri"/>
                <w:color w:val="000000"/>
                <w:sz w:val="22"/>
                <w:szCs w:val="22"/>
              </w:rPr>
            </w:pPr>
            <w:ins w:id="2747" w:author="Cong" w:date="2020-10-02T20:13:00Z">
              <w:r w:rsidRPr="003F6185">
                <w:rPr>
                  <w:rFonts w:ascii="Calibri" w:eastAsia="Times New Roman" w:hAnsi="Calibri" w:cs="Calibri"/>
                  <w:color w:val="000000"/>
                  <w:sz w:val="22"/>
                  <w:szCs w:val="22"/>
                </w:rPr>
                <w:t> </w:t>
              </w:r>
            </w:ins>
          </w:p>
        </w:tc>
        <w:tc>
          <w:tcPr>
            <w:tcW w:w="2700" w:type="dxa"/>
            <w:tcBorders>
              <w:top w:val="nil"/>
              <w:left w:val="nil"/>
              <w:bottom w:val="single" w:sz="8" w:space="0" w:color="auto"/>
              <w:right w:val="nil"/>
            </w:tcBorders>
            <w:shd w:val="clear" w:color="auto" w:fill="auto"/>
            <w:vAlign w:val="center"/>
            <w:hideMark/>
            <w:tcPrChange w:id="2748" w:author="Cong" w:date="2020-10-02T20:25:00Z">
              <w:tcPr>
                <w:tcW w:w="2867" w:type="dxa"/>
                <w:gridSpan w:val="3"/>
                <w:tcBorders>
                  <w:top w:val="nil"/>
                  <w:left w:val="nil"/>
                  <w:bottom w:val="single" w:sz="8" w:space="0" w:color="auto"/>
                  <w:right w:val="nil"/>
                </w:tcBorders>
                <w:shd w:val="clear" w:color="auto" w:fill="auto"/>
                <w:vAlign w:val="center"/>
                <w:hideMark/>
              </w:tcPr>
            </w:tcPrChange>
          </w:tcPr>
          <w:p w14:paraId="52B7AEA9" w14:textId="77777777" w:rsidR="003F6185" w:rsidRPr="003F6185" w:rsidRDefault="003F6185" w:rsidP="003F6185">
            <w:pPr>
              <w:jc w:val="center"/>
              <w:rPr>
                <w:ins w:id="2749" w:author="Cong" w:date="2020-10-02T20:13:00Z"/>
                <w:rFonts w:ascii="Calibri" w:eastAsia="Times New Roman" w:hAnsi="Calibri" w:cs="Calibri"/>
                <w:i/>
                <w:iCs/>
                <w:color w:val="000000"/>
                <w:sz w:val="22"/>
                <w:szCs w:val="22"/>
              </w:rPr>
            </w:pPr>
            <w:ins w:id="2750" w:author="Cong" w:date="2020-10-02T20:13:00Z">
              <w:r w:rsidRPr="003F6185">
                <w:rPr>
                  <w:rFonts w:ascii="Calibri" w:eastAsia="Times New Roman" w:hAnsi="Calibri" w:cs="Calibri"/>
                  <w:i/>
                  <w:iCs/>
                  <w:color w:val="000000"/>
                  <w:sz w:val="22"/>
                  <w:szCs w:val="22"/>
                </w:rPr>
                <w:t>9- Unknown- Don’t know</w:t>
              </w:r>
            </w:ins>
          </w:p>
        </w:tc>
        <w:tc>
          <w:tcPr>
            <w:tcW w:w="2340" w:type="dxa"/>
            <w:tcBorders>
              <w:top w:val="nil"/>
              <w:left w:val="nil"/>
              <w:bottom w:val="single" w:sz="8" w:space="0" w:color="auto"/>
              <w:right w:val="nil"/>
            </w:tcBorders>
            <w:shd w:val="clear" w:color="auto" w:fill="auto"/>
            <w:vAlign w:val="bottom"/>
            <w:hideMark/>
            <w:tcPrChange w:id="2751" w:author="Cong" w:date="2020-10-02T20:25:00Z">
              <w:tcPr>
                <w:tcW w:w="3423" w:type="dxa"/>
                <w:gridSpan w:val="3"/>
                <w:tcBorders>
                  <w:top w:val="nil"/>
                  <w:left w:val="nil"/>
                  <w:bottom w:val="single" w:sz="8" w:space="0" w:color="auto"/>
                  <w:right w:val="nil"/>
                </w:tcBorders>
                <w:shd w:val="clear" w:color="auto" w:fill="auto"/>
                <w:vAlign w:val="bottom"/>
                <w:hideMark/>
              </w:tcPr>
            </w:tcPrChange>
          </w:tcPr>
          <w:p w14:paraId="6BB46E2C" w14:textId="77777777" w:rsidR="003F6185" w:rsidRPr="003F6185" w:rsidRDefault="003F6185" w:rsidP="003F6185">
            <w:pPr>
              <w:rPr>
                <w:ins w:id="2752" w:author="Cong" w:date="2020-10-02T20:13:00Z"/>
                <w:rFonts w:ascii="Calibri" w:eastAsia="Times New Roman" w:hAnsi="Calibri" w:cs="Calibri"/>
                <w:color w:val="000000"/>
                <w:sz w:val="22"/>
                <w:szCs w:val="22"/>
              </w:rPr>
            </w:pPr>
            <w:ins w:id="2753" w:author="Cong" w:date="2020-10-02T20:13:00Z">
              <w:r w:rsidRPr="003F6185">
                <w:rPr>
                  <w:rFonts w:ascii="Calibri" w:eastAsia="Times New Roman" w:hAnsi="Calibri" w:cs="Calibri"/>
                  <w:color w:val="000000"/>
                  <w:sz w:val="22"/>
                  <w:szCs w:val="22"/>
                </w:rPr>
                <w:t> </w:t>
              </w:r>
            </w:ins>
          </w:p>
        </w:tc>
        <w:tc>
          <w:tcPr>
            <w:tcW w:w="2160" w:type="dxa"/>
            <w:tcBorders>
              <w:top w:val="nil"/>
              <w:left w:val="nil"/>
              <w:bottom w:val="nil"/>
              <w:right w:val="nil"/>
            </w:tcBorders>
            <w:shd w:val="clear" w:color="auto" w:fill="auto"/>
            <w:vAlign w:val="center"/>
            <w:hideMark/>
            <w:tcPrChange w:id="2754" w:author="Cong" w:date="2020-10-02T20:25:00Z">
              <w:tcPr>
                <w:tcW w:w="2867" w:type="dxa"/>
                <w:gridSpan w:val="3"/>
                <w:tcBorders>
                  <w:top w:val="nil"/>
                  <w:left w:val="nil"/>
                  <w:bottom w:val="nil"/>
                  <w:right w:val="nil"/>
                </w:tcBorders>
                <w:shd w:val="clear" w:color="auto" w:fill="auto"/>
                <w:vAlign w:val="center"/>
                <w:hideMark/>
              </w:tcPr>
            </w:tcPrChange>
          </w:tcPr>
          <w:p w14:paraId="03F37397" w14:textId="77777777" w:rsidR="003F6185" w:rsidRPr="003F6185" w:rsidRDefault="003F6185" w:rsidP="003F6185">
            <w:pPr>
              <w:jc w:val="center"/>
              <w:rPr>
                <w:ins w:id="2755" w:author="Cong" w:date="2020-10-02T20:13:00Z"/>
                <w:rFonts w:ascii="Calibri" w:eastAsia="Times New Roman" w:hAnsi="Calibri" w:cs="Calibri"/>
                <w:i/>
                <w:iCs/>
                <w:color w:val="000000"/>
                <w:sz w:val="22"/>
                <w:szCs w:val="22"/>
              </w:rPr>
            </w:pPr>
            <w:ins w:id="2756" w:author="Cong" w:date="2020-10-02T20:13:00Z">
              <w:r w:rsidRPr="003F6185">
                <w:rPr>
                  <w:rFonts w:ascii="Calibri" w:eastAsia="Times New Roman" w:hAnsi="Calibri" w:cs="Calibri"/>
                  <w:i/>
                  <w:iCs/>
                  <w:color w:val="000000"/>
                  <w:sz w:val="22"/>
                  <w:szCs w:val="22"/>
                </w:rPr>
                <w:t>9- Unknown- Don’t know</w:t>
              </w:r>
            </w:ins>
          </w:p>
        </w:tc>
        <w:tc>
          <w:tcPr>
            <w:tcW w:w="2970" w:type="dxa"/>
            <w:tcBorders>
              <w:top w:val="nil"/>
              <w:left w:val="nil"/>
              <w:bottom w:val="nil"/>
              <w:right w:val="nil"/>
            </w:tcBorders>
            <w:shd w:val="clear" w:color="auto" w:fill="auto"/>
            <w:noWrap/>
            <w:vAlign w:val="bottom"/>
            <w:hideMark/>
            <w:tcPrChange w:id="2757" w:author="Cong" w:date="2020-10-02T20:25:00Z">
              <w:tcPr>
                <w:tcW w:w="2854" w:type="dxa"/>
                <w:gridSpan w:val="4"/>
                <w:tcBorders>
                  <w:top w:val="nil"/>
                  <w:left w:val="nil"/>
                  <w:bottom w:val="nil"/>
                  <w:right w:val="nil"/>
                </w:tcBorders>
                <w:shd w:val="clear" w:color="auto" w:fill="auto"/>
                <w:noWrap/>
                <w:vAlign w:val="bottom"/>
                <w:hideMark/>
              </w:tcPr>
            </w:tcPrChange>
          </w:tcPr>
          <w:p w14:paraId="2DA62705" w14:textId="77777777" w:rsidR="003F6185" w:rsidRPr="003F6185" w:rsidRDefault="003F6185" w:rsidP="003F6185">
            <w:pPr>
              <w:jc w:val="center"/>
              <w:rPr>
                <w:ins w:id="2758" w:author="Cong" w:date="2020-10-02T20:13:00Z"/>
                <w:rFonts w:ascii="Calibri" w:eastAsia="Times New Roman" w:hAnsi="Calibri" w:cs="Calibri"/>
                <w:i/>
                <w:iCs/>
                <w:color w:val="000000"/>
                <w:sz w:val="22"/>
                <w:szCs w:val="22"/>
              </w:rPr>
            </w:pPr>
          </w:p>
        </w:tc>
      </w:tr>
      <w:tr w:rsidR="003F6185" w:rsidRPr="003F6185" w14:paraId="6EBAB557" w14:textId="77777777" w:rsidTr="002D02DE">
        <w:trPr>
          <w:trHeight w:val="3600"/>
          <w:ins w:id="2759" w:author="Cong" w:date="2020-10-02T20:13:00Z"/>
          <w:trPrChange w:id="2760" w:author="Cong" w:date="2020-10-02T20:25:00Z">
            <w:trPr>
              <w:gridBefore w:val="1"/>
              <w:gridAfter w:val="0"/>
              <w:trHeight w:val="3600"/>
            </w:trPr>
          </w:trPrChange>
        </w:trPr>
        <w:tc>
          <w:tcPr>
            <w:tcW w:w="1260" w:type="dxa"/>
            <w:vMerge w:val="restart"/>
            <w:tcBorders>
              <w:top w:val="nil"/>
              <w:left w:val="nil"/>
              <w:bottom w:val="single" w:sz="8" w:space="0" w:color="000000"/>
              <w:right w:val="nil"/>
            </w:tcBorders>
            <w:shd w:val="clear" w:color="auto" w:fill="auto"/>
            <w:vAlign w:val="center"/>
            <w:hideMark/>
            <w:tcPrChange w:id="2761" w:author="Cong" w:date="2020-10-02T20:25:00Z">
              <w:tcPr>
                <w:tcW w:w="990" w:type="dxa"/>
                <w:gridSpan w:val="2"/>
                <w:vMerge w:val="restart"/>
                <w:tcBorders>
                  <w:top w:val="nil"/>
                  <w:left w:val="nil"/>
                  <w:bottom w:val="single" w:sz="8" w:space="0" w:color="000000"/>
                  <w:right w:val="nil"/>
                </w:tcBorders>
                <w:shd w:val="clear" w:color="auto" w:fill="auto"/>
                <w:vAlign w:val="center"/>
                <w:hideMark/>
              </w:tcPr>
            </w:tcPrChange>
          </w:tcPr>
          <w:p w14:paraId="0FC14A8F" w14:textId="77777777" w:rsidR="003F6185" w:rsidRPr="003F6185" w:rsidRDefault="003F6185" w:rsidP="003F6185">
            <w:pPr>
              <w:rPr>
                <w:ins w:id="2762" w:author="Cong" w:date="2020-10-02T20:13:00Z"/>
                <w:rFonts w:ascii="Calibri" w:eastAsia="Times New Roman" w:hAnsi="Calibri" w:cs="Calibri"/>
                <w:b/>
                <w:bCs/>
                <w:color w:val="000000"/>
                <w:sz w:val="22"/>
                <w:szCs w:val="22"/>
                <w:rPrChange w:id="2763" w:author="Cong" w:date="2020-10-02T20:14:00Z">
                  <w:rPr>
                    <w:ins w:id="2764" w:author="Cong" w:date="2020-10-02T20:13:00Z"/>
                    <w:rFonts w:ascii="Calibri" w:eastAsia="Times New Roman" w:hAnsi="Calibri" w:cs="Calibri"/>
                    <w:color w:val="000000"/>
                    <w:sz w:val="22"/>
                    <w:szCs w:val="22"/>
                  </w:rPr>
                </w:rPrChange>
              </w:rPr>
            </w:pPr>
            <w:ins w:id="2765" w:author="Cong" w:date="2020-10-02T20:13:00Z">
              <w:r w:rsidRPr="003F6185">
                <w:rPr>
                  <w:rFonts w:ascii="Calibri" w:eastAsia="Times New Roman" w:hAnsi="Calibri" w:cs="Calibri"/>
                  <w:b/>
                  <w:bCs/>
                  <w:color w:val="000000"/>
                  <w:sz w:val="22"/>
                  <w:szCs w:val="22"/>
                  <w:rPrChange w:id="2766" w:author="Cong" w:date="2020-10-02T20:14:00Z">
                    <w:rPr>
                      <w:rFonts w:ascii="Calibri" w:eastAsia="Times New Roman" w:hAnsi="Calibri" w:cs="Calibri"/>
                      <w:color w:val="000000"/>
                      <w:sz w:val="22"/>
                      <w:szCs w:val="22"/>
                    </w:rPr>
                  </w:rPrChange>
                </w:rPr>
                <w:t>Cancer</w:t>
              </w:r>
            </w:ins>
          </w:p>
        </w:tc>
        <w:tc>
          <w:tcPr>
            <w:tcW w:w="2520" w:type="dxa"/>
            <w:tcBorders>
              <w:top w:val="nil"/>
              <w:left w:val="nil"/>
              <w:bottom w:val="nil"/>
              <w:right w:val="nil"/>
            </w:tcBorders>
            <w:shd w:val="clear" w:color="auto" w:fill="auto"/>
            <w:vAlign w:val="center"/>
            <w:hideMark/>
            <w:tcPrChange w:id="2767" w:author="Cong" w:date="2020-10-02T20:25:00Z">
              <w:tcPr>
                <w:tcW w:w="2520" w:type="dxa"/>
                <w:gridSpan w:val="2"/>
                <w:tcBorders>
                  <w:top w:val="nil"/>
                  <w:left w:val="nil"/>
                  <w:bottom w:val="nil"/>
                  <w:right w:val="nil"/>
                </w:tcBorders>
                <w:shd w:val="clear" w:color="auto" w:fill="auto"/>
                <w:vAlign w:val="center"/>
                <w:hideMark/>
              </w:tcPr>
            </w:tcPrChange>
          </w:tcPr>
          <w:p w14:paraId="05560BE5" w14:textId="77777777" w:rsidR="003F6185" w:rsidRPr="003F6185" w:rsidRDefault="003F6185" w:rsidP="003F6185">
            <w:pPr>
              <w:jc w:val="center"/>
              <w:rPr>
                <w:ins w:id="2768" w:author="Cong" w:date="2020-10-02T20:13:00Z"/>
                <w:rFonts w:ascii="Calibri" w:eastAsia="Times New Roman" w:hAnsi="Calibri" w:cs="Calibri"/>
                <w:b/>
                <w:bCs/>
                <w:color w:val="000000"/>
                <w:sz w:val="22"/>
                <w:szCs w:val="22"/>
              </w:rPr>
            </w:pPr>
            <w:ins w:id="2769" w:author="Cong" w:date="2020-10-02T20:13:00Z">
              <w:r w:rsidRPr="003F6185">
                <w:rPr>
                  <w:rFonts w:ascii="Calibri" w:eastAsia="Times New Roman" w:hAnsi="Calibri" w:cs="Calibri"/>
                  <w:b/>
                  <w:bCs/>
                  <w:color w:val="000000"/>
                  <w:sz w:val="22"/>
                  <w:szCs w:val="22"/>
                </w:rPr>
                <w:t>Variable/Question</w:t>
              </w:r>
              <w:r w:rsidRPr="003F6185">
                <w:rPr>
                  <w:rFonts w:ascii="Calibri" w:eastAsia="Times New Roman" w:hAnsi="Calibri" w:cs="Calibri"/>
                  <w:color w:val="000000"/>
                  <w:sz w:val="22"/>
                  <w:szCs w:val="22"/>
                </w:rPr>
                <w:t>: (</w:t>
              </w:r>
              <w:proofErr w:type="spellStart"/>
              <w:r w:rsidRPr="003F6185">
                <w:rPr>
                  <w:rFonts w:ascii="Calibri" w:eastAsia="Times New Roman" w:hAnsi="Calibri" w:cs="Calibri"/>
                  <w:i/>
                  <w:iCs/>
                  <w:color w:val="000000"/>
                  <w:sz w:val="22"/>
                  <w:szCs w:val="22"/>
                </w:rPr>
                <w:t>cncrhave</w:t>
              </w:r>
              <w:proofErr w:type="spellEnd"/>
              <w:r w:rsidRPr="003F6185">
                <w:rPr>
                  <w:rFonts w:ascii="Calibri" w:eastAsia="Times New Roman" w:hAnsi="Calibri" w:cs="Calibri"/>
                  <w:color w:val="000000"/>
                  <w:sz w:val="22"/>
                  <w:szCs w:val="22"/>
                </w:rPr>
                <w:t xml:space="preserve"> for 2009-2010 and </w:t>
              </w:r>
              <w:proofErr w:type="spellStart"/>
              <w:r w:rsidRPr="003F6185">
                <w:rPr>
                  <w:rFonts w:ascii="Calibri" w:eastAsia="Times New Roman" w:hAnsi="Calibri" w:cs="Calibri"/>
                  <w:i/>
                  <w:iCs/>
                  <w:color w:val="000000"/>
                  <w:sz w:val="22"/>
                  <w:szCs w:val="22"/>
                </w:rPr>
                <w:t>chcocncr</w:t>
              </w:r>
              <w:proofErr w:type="spellEnd"/>
              <w:r w:rsidRPr="003F6185">
                <w:rPr>
                  <w:rFonts w:ascii="Calibri" w:eastAsia="Times New Roman" w:hAnsi="Calibri" w:cs="Calibri"/>
                  <w:color w:val="000000"/>
                  <w:sz w:val="22"/>
                  <w:szCs w:val="22"/>
                </w:rPr>
                <w:t xml:space="preserve"> for 2011-2018):  </w:t>
              </w:r>
              <w:r w:rsidRPr="003F6185">
                <w:rPr>
                  <w:rFonts w:ascii="Calibri" w:eastAsia="Times New Roman" w:hAnsi="Calibri" w:cs="Calibri"/>
                  <w:i/>
                  <w:iCs/>
                  <w:color w:val="000000"/>
                  <w:sz w:val="22"/>
                  <w:szCs w:val="22"/>
                </w:rPr>
                <w:t> Ever told you had cancer before ? </w:t>
              </w:r>
            </w:ins>
          </w:p>
        </w:tc>
        <w:tc>
          <w:tcPr>
            <w:tcW w:w="2700" w:type="dxa"/>
            <w:tcBorders>
              <w:top w:val="nil"/>
              <w:left w:val="nil"/>
              <w:bottom w:val="nil"/>
              <w:right w:val="nil"/>
            </w:tcBorders>
            <w:shd w:val="clear" w:color="auto" w:fill="auto"/>
            <w:vAlign w:val="center"/>
            <w:hideMark/>
            <w:tcPrChange w:id="2770" w:author="Cong" w:date="2020-10-02T20:25:00Z">
              <w:tcPr>
                <w:tcW w:w="2867" w:type="dxa"/>
                <w:gridSpan w:val="3"/>
                <w:tcBorders>
                  <w:top w:val="nil"/>
                  <w:left w:val="nil"/>
                  <w:bottom w:val="nil"/>
                  <w:right w:val="nil"/>
                </w:tcBorders>
                <w:shd w:val="clear" w:color="auto" w:fill="auto"/>
                <w:vAlign w:val="center"/>
                <w:hideMark/>
              </w:tcPr>
            </w:tcPrChange>
          </w:tcPr>
          <w:p w14:paraId="51130FA8" w14:textId="77777777" w:rsidR="003F6185" w:rsidRPr="003F6185" w:rsidRDefault="003F6185" w:rsidP="003F6185">
            <w:pPr>
              <w:jc w:val="center"/>
              <w:rPr>
                <w:ins w:id="2771" w:author="Cong" w:date="2020-10-02T20:13:00Z"/>
                <w:rFonts w:ascii="Calibri" w:eastAsia="Times New Roman" w:hAnsi="Calibri" w:cs="Calibri"/>
                <w:b/>
                <w:bCs/>
                <w:color w:val="000000"/>
                <w:sz w:val="22"/>
                <w:szCs w:val="22"/>
              </w:rPr>
            </w:pPr>
            <w:ins w:id="2772" w:author="Cong" w:date="2020-10-02T20:13:00Z">
              <w:r w:rsidRPr="003F6185">
                <w:rPr>
                  <w:rFonts w:ascii="Calibri" w:eastAsia="Times New Roman" w:hAnsi="Calibri" w:cs="Calibri"/>
                  <w:b/>
                  <w:bCs/>
                  <w:color w:val="000000"/>
                  <w:sz w:val="22"/>
                  <w:szCs w:val="22"/>
                </w:rPr>
                <w:t>Variable/Question (</w:t>
              </w:r>
              <w:proofErr w:type="spellStart"/>
              <w:r w:rsidRPr="003F6185">
                <w:rPr>
                  <w:rFonts w:ascii="Calibri" w:eastAsia="Times New Roman" w:hAnsi="Calibri" w:cs="Calibri"/>
                  <w:i/>
                  <w:iCs/>
                  <w:color w:val="000000"/>
                  <w:sz w:val="22"/>
                  <w:szCs w:val="22"/>
                </w:rPr>
                <w:t>cancerev</w:t>
              </w:r>
              <w:proofErr w:type="spellEnd"/>
              <w:r w:rsidRPr="003F6185">
                <w:rPr>
                  <w:rFonts w:ascii="Calibri" w:eastAsia="Times New Roman" w:hAnsi="Calibri" w:cs="Calibri"/>
                  <w:b/>
                  <w:bCs/>
                  <w:color w:val="000000"/>
                  <w:sz w:val="22"/>
                  <w:szCs w:val="22"/>
                </w:rPr>
                <w:t>):</w:t>
              </w:r>
              <w:r w:rsidRPr="003F6185">
                <w:rPr>
                  <w:rFonts w:ascii="Calibri" w:eastAsia="Times New Roman" w:hAnsi="Calibri" w:cs="Calibri"/>
                  <w:color w:val="000000"/>
                  <w:sz w:val="22"/>
                  <w:szCs w:val="22"/>
                </w:rPr>
                <w:t xml:space="preserve"> </w:t>
              </w:r>
              <w:r w:rsidRPr="003F6185">
                <w:rPr>
                  <w:rFonts w:ascii="Calibri" w:eastAsia="Times New Roman" w:hAnsi="Calibri" w:cs="Calibri"/>
                  <w:i/>
                  <w:iCs/>
                  <w:color w:val="000000"/>
                  <w:sz w:val="22"/>
                  <w:szCs w:val="22"/>
                </w:rPr>
                <w:t>Ever told you had cancer before  ?</w:t>
              </w:r>
            </w:ins>
          </w:p>
        </w:tc>
        <w:tc>
          <w:tcPr>
            <w:tcW w:w="2340" w:type="dxa"/>
            <w:tcBorders>
              <w:top w:val="nil"/>
              <w:left w:val="nil"/>
              <w:bottom w:val="nil"/>
              <w:right w:val="nil"/>
            </w:tcBorders>
            <w:shd w:val="clear" w:color="auto" w:fill="auto"/>
            <w:vAlign w:val="center"/>
            <w:hideMark/>
            <w:tcPrChange w:id="2773" w:author="Cong" w:date="2020-10-02T20:25:00Z">
              <w:tcPr>
                <w:tcW w:w="3423" w:type="dxa"/>
                <w:gridSpan w:val="3"/>
                <w:tcBorders>
                  <w:top w:val="nil"/>
                  <w:left w:val="nil"/>
                  <w:bottom w:val="nil"/>
                  <w:right w:val="nil"/>
                </w:tcBorders>
                <w:shd w:val="clear" w:color="auto" w:fill="auto"/>
                <w:vAlign w:val="center"/>
                <w:hideMark/>
              </w:tcPr>
            </w:tcPrChange>
          </w:tcPr>
          <w:p w14:paraId="634C7419" w14:textId="77777777" w:rsidR="003F6185" w:rsidRPr="003F6185" w:rsidRDefault="003F6185" w:rsidP="003F6185">
            <w:pPr>
              <w:jc w:val="center"/>
              <w:rPr>
                <w:ins w:id="2774" w:author="Cong" w:date="2020-10-02T20:13:00Z"/>
                <w:rFonts w:ascii="Calibri" w:eastAsia="Times New Roman" w:hAnsi="Calibri" w:cs="Calibri"/>
                <w:b/>
                <w:bCs/>
                <w:color w:val="000000"/>
                <w:sz w:val="22"/>
                <w:szCs w:val="22"/>
              </w:rPr>
            </w:pPr>
            <w:ins w:id="2775" w:author="Cong" w:date="2020-10-02T20:13:00Z">
              <w:r w:rsidRPr="003F6185">
                <w:rPr>
                  <w:rFonts w:ascii="Calibri" w:eastAsia="Times New Roman" w:hAnsi="Calibri" w:cs="Calibri"/>
                  <w:b/>
                  <w:bCs/>
                  <w:color w:val="000000"/>
                  <w:sz w:val="22"/>
                  <w:szCs w:val="22"/>
                </w:rPr>
                <w:t>Variable/Question (</w:t>
              </w:r>
              <w:r w:rsidRPr="003F6185">
                <w:rPr>
                  <w:rFonts w:ascii="Calibri" w:eastAsia="Times New Roman" w:hAnsi="Calibri" w:cs="Calibri"/>
                  <w:i/>
                  <w:iCs/>
                  <w:color w:val="000000"/>
                  <w:sz w:val="22"/>
                  <w:szCs w:val="22"/>
                </w:rPr>
                <w:t>mcq220</w:t>
              </w:r>
              <w:r w:rsidRPr="003F6185">
                <w:rPr>
                  <w:rFonts w:ascii="Calibri" w:eastAsia="Times New Roman" w:hAnsi="Calibri" w:cs="Calibri"/>
                  <w:b/>
                  <w:bCs/>
                  <w:color w:val="000000"/>
                  <w:sz w:val="22"/>
                  <w:szCs w:val="22"/>
                </w:rPr>
                <w:t>)</w:t>
              </w:r>
              <w:r w:rsidRPr="003F6185">
                <w:rPr>
                  <w:rFonts w:ascii="Calibri" w:eastAsia="Times New Roman" w:hAnsi="Calibri" w:cs="Calibri"/>
                  <w:color w:val="000000"/>
                  <w:sz w:val="22"/>
                  <w:szCs w:val="22"/>
                </w:rPr>
                <w:t xml:space="preserve">  </w:t>
              </w:r>
              <w:r w:rsidRPr="003F6185">
                <w:rPr>
                  <w:rFonts w:ascii="Calibri" w:eastAsia="Times New Roman" w:hAnsi="Calibri" w:cs="Calibri"/>
                  <w:i/>
                  <w:iCs/>
                  <w:color w:val="000000"/>
                  <w:sz w:val="22"/>
                  <w:szCs w:val="22"/>
                </w:rPr>
                <w:t>Ever told you had cancer or malignancy?</w:t>
              </w:r>
            </w:ins>
          </w:p>
        </w:tc>
        <w:tc>
          <w:tcPr>
            <w:tcW w:w="2160" w:type="dxa"/>
            <w:tcBorders>
              <w:top w:val="single" w:sz="4" w:space="0" w:color="auto"/>
              <w:left w:val="nil"/>
              <w:bottom w:val="nil"/>
              <w:right w:val="nil"/>
            </w:tcBorders>
            <w:shd w:val="clear" w:color="auto" w:fill="auto"/>
            <w:vAlign w:val="center"/>
            <w:hideMark/>
            <w:tcPrChange w:id="2776" w:author="Cong" w:date="2020-10-02T20:25:00Z">
              <w:tcPr>
                <w:tcW w:w="2867" w:type="dxa"/>
                <w:gridSpan w:val="3"/>
                <w:tcBorders>
                  <w:top w:val="single" w:sz="4" w:space="0" w:color="auto"/>
                  <w:left w:val="nil"/>
                  <w:bottom w:val="nil"/>
                  <w:right w:val="nil"/>
                </w:tcBorders>
                <w:shd w:val="clear" w:color="auto" w:fill="auto"/>
                <w:vAlign w:val="center"/>
                <w:hideMark/>
              </w:tcPr>
            </w:tcPrChange>
          </w:tcPr>
          <w:p w14:paraId="070EDBA5" w14:textId="77777777" w:rsidR="003F6185" w:rsidRPr="003F6185" w:rsidRDefault="003F6185" w:rsidP="003F6185">
            <w:pPr>
              <w:jc w:val="center"/>
              <w:rPr>
                <w:ins w:id="2777" w:author="Cong" w:date="2020-10-02T20:13:00Z"/>
                <w:rFonts w:ascii="Calibri" w:eastAsia="Times New Roman" w:hAnsi="Calibri" w:cs="Calibri"/>
                <w:b/>
                <w:bCs/>
                <w:color w:val="000000"/>
                <w:sz w:val="22"/>
                <w:szCs w:val="22"/>
              </w:rPr>
            </w:pPr>
            <w:ins w:id="2778" w:author="Cong" w:date="2020-10-02T20:13:00Z">
              <w:r w:rsidRPr="003F6185">
                <w:rPr>
                  <w:rFonts w:ascii="Calibri" w:eastAsia="Times New Roman" w:hAnsi="Calibri" w:cs="Calibri"/>
                  <w:b/>
                  <w:bCs/>
                  <w:color w:val="000000"/>
                  <w:sz w:val="22"/>
                  <w:szCs w:val="22"/>
                </w:rPr>
                <w:t>Variable/Question (</w:t>
              </w:r>
              <w:proofErr w:type="spellStart"/>
              <w:r w:rsidRPr="003F6185">
                <w:rPr>
                  <w:rFonts w:ascii="Calibri" w:eastAsia="Times New Roman" w:hAnsi="Calibri" w:cs="Calibri"/>
                  <w:i/>
                  <w:iCs/>
                  <w:color w:val="000000"/>
                  <w:sz w:val="22"/>
                  <w:szCs w:val="22"/>
                </w:rPr>
                <w:t>cancerev</w:t>
              </w:r>
              <w:proofErr w:type="spellEnd"/>
              <w:r w:rsidRPr="003F6185">
                <w:rPr>
                  <w:rFonts w:ascii="Calibri" w:eastAsia="Times New Roman" w:hAnsi="Calibri" w:cs="Calibri"/>
                  <w:b/>
                  <w:bCs/>
                  <w:color w:val="000000"/>
                  <w:sz w:val="22"/>
                  <w:szCs w:val="22"/>
                </w:rPr>
                <w:t>):</w:t>
              </w:r>
              <w:r w:rsidRPr="003F6185">
                <w:rPr>
                  <w:rFonts w:ascii="Calibri" w:eastAsia="Times New Roman" w:hAnsi="Calibri" w:cs="Calibri"/>
                  <w:color w:val="000000"/>
                  <w:sz w:val="22"/>
                  <w:szCs w:val="22"/>
                </w:rPr>
                <w:t xml:space="preserve"> </w:t>
              </w:r>
              <w:r w:rsidRPr="003F6185">
                <w:rPr>
                  <w:rFonts w:ascii="Calibri" w:eastAsia="Times New Roman" w:hAnsi="Calibri" w:cs="Calibri"/>
                  <w:i/>
                  <w:iCs/>
                  <w:color w:val="000000"/>
                  <w:sz w:val="22"/>
                  <w:szCs w:val="22"/>
                </w:rPr>
                <w:t>Ever told you had cancer before ?</w:t>
              </w:r>
            </w:ins>
          </w:p>
        </w:tc>
        <w:tc>
          <w:tcPr>
            <w:tcW w:w="2970" w:type="dxa"/>
            <w:tcBorders>
              <w:top w:val="single" w:sz="4" w:space="0" w:color="auto"/>
              <w:left w:val="nil"/>
              <w:bottom w:val="nil"/>
              <w:right w:val="nil"/>
            </w:tcBorders>
            <w:shd w:val="clear" w:color="auto" w:fill="auto"/>
            <w:vAlign w:val="center"/>
            <w:hideMark/>
            <w:tcPrChange w:id="2779" w:author="Cong" w:date="2020-10-02T20:25:00Z">
              <w:tcPr>
                <w:tcW w:w="2854" w:type="dxa"/>
                <w:gridSpan w:val="4"/>
                <w:tcBorders>
                  <w:top w:val="single" w:sz="4" w:space="0" w:color="auto"/>
                  <w:left w:val="nil"/>
                  <w:bottom w:val="nil"/>
                  <w:right w:val="nil"/>
                </w:tcBorders>
                <w:shd w:val="clear" w:color="auto" w:fill="auto"/>
                <w:vAlign w:val="center"/>
                <w:hideMark/>
              </w:tcPr>
            </w:tcPrChange>
          </w:tcPr>
          <w:p w14:paraId="600D0662" w14:textId="4BDB26A9" w:rsidR="003F6185" w:rsidRPr="003F6185" w:rsidRDefault="003F6185" w:rsidP="003F6185">
            <w:pPr>
              <w:jc w:val="center"/>
              <w:rPr>
                <w:ins w:id="2780" w:author="Cong" w:date="2020-10-02T20:13:00Z"/>
                <w:rFonts w:ascii="Calibri" w:eastAsia="Times New Roman" w:hAnsi="Calibri" w:cs="Calibri"/>
                <w:b/>
                <w:bCs/>
                <w:color w:val="000000"/>
                <w:sz w:val="22"/>
                <w:szCs w:val="22"/>
              </w:rPr>
            </w:pPr>
            <w:ins w:id="2781" w:author="Cong" w:date="2020-10-02T20:13:00Z">
              <w:r w:rsidRPr="003F6185">
                <w:rPr>
                  <w:rFonts w:ascii="Calibri" w:eastAsia="Times New Roman" w:hAnsi="Calibri" w:cs="Calibri"/>
                  <w:b/>
                  <w:bCs/>
                  <w:color w:val="000000"/>
                  <w:sz w:val="22"/>
                  <w:szCs w:val="22"/>
                </w:rPr>
                <w:t xml:space="preserve">Variable/Question </w:t>
              </w:r>
              <w:r w:rsidRPr="003F6185">
                <w:rPr>
                  <w:rFonts w:ascii="Calibri" w:eastAsia="Times New Roman" w:hAnsi="Calibri" w:cs="Calibri"/>
                  <w:color w:val="000000"/>
                  <w:sz w:val="22"/>
                  <w:szCs w:val="22"/>
                </w:rPr>
                <w:t>(</w:t>
              </w:r>
              <w:proofErr w:type="spellStart"/>
              <w:r w:rsidRPr="003F6185">
                <w:rPr>
                  <w:rFonts w:ascii="Calibri" w:eastAsia="Times New Roman" w:hAnsi="Calibri" w:cs="Calibri"/>
                  <w:i/>
                  <w:iCs/>
                  <w:color w:val="000000"/>
                  <w:sz w:val="22"/>
                  <w:szCs w:val="22"/>
                </w:rPr>
                <w:t>rcancer</w:t>
              </w:r>
              <w:proofErr w:type="spellEnd"/>
              <w:r w:rsidRPr="003F6185">
                <w:rPr>
                  <w:rFonts w:ascii="Calibri" w:eastAsia="Times New Roman" w:hAnsi="Calibri" w:cs="Calibri"/>
                  <w:i/>
                  <w:iCs/>
                  <w:color w:val="000000"/>
                  <w:sz w:val="22"/>
                  <w:szCs w:val="22"/>
                </w:rPr>
                <w:t>)</w:t>
              </w:r>
              <w:r w:rsidRPr="003F6185">
                <w:rPr>
                  <w:rFonts w:ascii="Calibri" w:eastAsia="Times New Roman" w:hAnsi="Calibri" w:cs="Calibri"/>
                  <w:i/>
                  <w:iCs/>
                  <w:color w:val="000000"/>
                  <w:sz w:val="22"/>
                  <w:szCs w:val="22"/>
                </w:rPr>
                <w:br/>
                <w:t xml:space="preserve"> if </w:t>
              </w:r>
              <w:r w:rsidRPr="003F6185">
                <w:rPr>
                  <w:rFonts w:ascii="Calibri" w:eastAsia="Times New Roman" w:hAnsi="Calibri" w:cs="Calibri"/>
                  <w:b/>
                  <w:bCs/>
                  <w:i/>
                  <w:iCs/>
                  <w:color w:val="000000"/>
                  <w:sz w:val="22"/>
                  <w:szCs w:val="22"/>
                </w:rPr>
                <w:t>new interview</w:t>
              </w:r>
              <w:r w:rsidRPr="003F6185">
                <w:rPr>
                  <w:rFonts w:ascii="Calibri" w:eastAsia="Times New Roman" w:hAnsi="Calibri" w:cs="Calibri"/>
                  <w:i/>
                  <w:iCs/>
                  <w:color w:val="000000"/>
                  <w:sz w:val="22"/>
                  <w:szCs w:val="22"/>
                </w:rPr>
                <w:t xml:space="preserve"> "</w:t>
              </w:r>
              <w:r w:rsidRPr="003F6185">
                <w:rPr>
                  <w:rFonts w:ascii="Calibri" w:eastAsia="Times New Roman" w:hAnsi="Calibri" w:cs="Calibri"/>
                  <w:color w:val="000000"/>
                  <w:sz w:val="22"/>
                  <w:szCs w:val="22"/>
                </w:rPr>
                <w:t>Ever told to have cancer before?"</w:t>
              </w:r>
              <w:r w:rsidRPr="003F6185">
                <w:rPr>
                  <w:rFonts w:ascii="Calibri" w:eastAsia="Times New Roman" w:hAnsi="Calibri" w:cs="Calibri"/>
                  <w:color w:val="000000"/>
                  <w:sz w:val="22"/>
                  <w:szCs w:val="22"/>
                </w:rPr>
                <w:br/>
              </w:r>
              <w:r w:rsidRPr="003F6185">
                <w:rPr>
                  <w:rFonts w:ascii="Calibri" w:eastAsia="Times New Roman" w:hAnsi="Calibri" w:cs="Calibri"/>
                  <w:b/>
                  <w:bCs/>
                  <w:color w:val="000000"/>
                  <w:sz w:val="22"/>
                  <w:szCs w:val="22"/>
                </w:rPr>
                <w:t xml:space="preserve">If </w:t>
              </w:r>
              <w:proofErr w:type="spellStart"/>
              <w:r w:rsidRPr="003F6185">
                <w:rPr>
                  <w:rFonts w:ascii="Calibri" w:eastAsia="Times New Roman" w:hAnsi="Calibri" w:cs="Calibri"/>
                  <w:b/>
                  <w:bCs/>
                  <w:color w:val="000000"/>
                  <w:sz w:val="22"/>
                  <w:szCs w:val="22"/>
                </w:rPr>
                <w:t>reinterviewed</w:t>
              </w:r>
              <w:proofErr w:type="spellEnd"/>
              <w:r w:rsidRPr="003F6185">
                <w:rPr>
                  <w:rFonts w:ascii="Calibri" w:eastAsia="Times New Roman" w:hAnsi="Calibri" w:cs="Calibri"/>
                  <w:b/>
                  <w:bCs/>
                  <w:color w:val="000000"/>
                  <w:sz w:val="22"/>
                  <w:szCs w:val="22"/>
                </w:rPr>
                <w:t xml:space="preserve"> and no condition </w:t>
              </w:r>
              <w:r w:rsidRPr="003F6185">
                <w:rPr>
                  <w:rFonts w:ascii="Calibri" w:eastAsia="Times New Roman" w:hAnsi="Calibri" w:cs="Calibri"/>
                  <w:color w:val="000000"/>
                  <w:sz w:val="22"/>
                  <w:szCs w:val="22"/>
                </w:rPr>
                <w:t>"Since we last talked to you, that is since [last interview date], has a doctor told you that you have"</w:t>
              </w:r>
              <w:r w:rsidRPr="003F6185">
                <w:rPr>
                  <w:rFonts w:ascii="Calibri" w:eastAsia="Times New Roman" w:hAnsi="Calibri" w:cs="Calibri"/>
                  <w:color w:val="000000"/>
                  <w:sz w:val="22"/>
                  <w:szCs w:val="22"/>
                </w:rPr>
                <w:br/>
              </w:r>
              <w:r w:rsidRPr="003F6185">
                <w:rPr>
                  <w:rFonts w:ascii="Calibri" w:eastAsia="Times New Roman" w:hAnsi="Calibri" w:cs="Calibri"/>
                  <w:b/>
                  <w:bCs/>
                  <w:color w:val="000000"/>
                  <w:sz w:val="22"/>
                  <w:szCs w:val="22"/>
                </w:rPr>
                <w:t xml:space="preserve">if </w:t>
              </w:r>
              <w:proofErr w:type="spellStart"/>
              <w:r w:rsidRPr="003F6185">
                <w:rPr>
                  <w:rFonts w:ascii="Calibri" w:eastAsia="Times New Roman" w:hAnsi="Calibri" w:cs="Calibri"/>
                  <w:b/>
                  <w:bCs/>
                  <w:color w:val="000000"/>
                  <w:sz w:val="22"/>
                  <w:szCs w:val="22"/>
                </w:rPr>
                <w:t>reinterviewed</w:t>
              </w:r>
              <w:proofErr w:type="spellEnd"/>
              <w:r w:rsidRPr="003F6185">
                <w:rPr>
                  <w:rFonts w:ascii="Calibri" w:eastAsia="Times New Roman" w:hAnsi="Calibri" w:cs="Calibri"/>
                  <w:b/>
                  <w:bCs/>
                  <w:color w:val="000000"/>
                  <w:sz w:val="22"/>
                  <w:szCs w:val="22"/>
                </w:rPr>
                <w:t xml:space="preserve"> and had condition</w:t>
              </w:r>
              <w:r w:rsidRPr="003F6185">
                <w:rPr>
                  <w:rFonts w:ascii="Calibri" w:eastAsia="Times New Roman" w:hAnsi="Calibri" w:cs="Calibri"/>
                  <w:color w:val="000000"/>
                  <w:sz w:val="22"/>
                  <w:szCs w:val="22"/>
                </w:rPr>
                <w:t xml:space="preserve"> " "Our records from your last interview show that you have had ..."</w:t>
              </w:r>
            </w:ins>
          </w:p>
        </w:tc>
      </w:tr>
      <w:tr w:rsidR="003F6185" w:rsidRPr="003F6185" w14:paraId="3C2BF0E7" w14:textId="77777777" w:rsidTr="002D02DE">
        <w:trPr>
          <w:trHeight w:val="300"/>
          <w:ins w:id="2782" w:author="Cong" w:date="2020-10-02T20:13:00Z"/>
          <w:trPrChange w:id="2783" w:author="Cong" w:date="2020-10-02T20:25:00Z">
            <w:trPr>
              <w:gridBefore w:val="1"/>
              <w:gridAfter w:val="0"/>
              <w:trHeight w:val="300"/>
            </w:trPr>
          </w:trPrChange>
        </w:trPr>
        <w:tc>
          <w:tcPr>
            <w:tcW w:w="1260" w:type="dxa"/>
            <w:vMerge/>
            <w:tcBorders>
              <w:top w:val="nil"/>
              <w:left w:val="nil"/>
              <w:bottom w:val="single" w:sz="8" w:space="0" w:color="000000"/>
              <w:right w:val="nil"/>
            </w:tcBorders>
            <w:vAlign w:val="center"/>
            <w:hideMark/>
            <w:tcPrChange w:id="2784" w:author="Cong" w:date="2020-10-02T20:25:00Z">
              <w:tcPr>
                <w:tcW w:w="990" w:type="dxa"/>
                <w:gridSpan w:val="2"/>
                <w:vMerge/>
                <w:tcBorders>
                  <w:top w:val="nil"/>
                  <w:left w:val="nil"/>
                  <w:bottom w:val="single" w:sz="8" w:space="0" w:color="000000"/>
                  <w:right w:val="nil"/>
                </w:tcBorders>
                <w:vAlign w:val="center"/>
                <w:hideMark/>
              </w:tcPr>
            </w:tcPrChange>
          </w:tcPr>
          <w:p w14:paraId="0BCBBF59" w14:textId="77777777" w:rsidR="003F6185" w:rsidRPr="003F6185" w:rsidRDefault="003F6185" w:rsidP="003F6185">
            <w:pPr>
              <w:rPr>
                <w:ins w:id="2785"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center"/>
            <w:hideMark/>
            <w:tcPrChange w:id="2786" w:author="Cong" w:date="2020-10-02T20:25:00Z">
              <w:tcPr>
                <w:tcW w:w="2520" w:type="dxa"/>
                <w:gridSpan w:val="2"/>
                <w:tcBorders>
                  <w:top w:val="nil"/>
                  <w:left w:val="nil"/>
                  <w:bottom w:val="nil"/>
                  <w:right w:val="nil"/>
                </w:tcBorders>
                <w:shd w:val="clear" w:color="auto" w:fill="auto"/>
                <w:vAlign w:val="center"/>
                <w:hideMark/>
              </w:tcPr>
            </w:tcPrChange>
          </w:tcPr>
          <w:p w14:paraId="22786CCF" w14:textId="77777777" w:rsidR="003F6185" w:rsidRPr="003F6185" w:rsidRDefault="003F6185" w:rsidP="003F6185">
            <w:pPr>
              <w:jc w:val="center"/>
              <w:rPr>
                <w:ins w:id="2787" w:author="Cong" w:date="2020-10-02T20:13:00Z"/>
                <w:rFonts w:ascii="Calibri" w:eastAsia="Times New Roman" w:hAnsi="Calibri" w:cs="Calibri"/>
                <w:b/>
                <w:bCs/>
                <w:color w:val="000000"/>
                <w:sz w:val="22"/>
                <w:szCs w:val="22"/>
              </w:rPr>
            </w:pPr>
            <w:ins w:id="2788" w:author="Cong" w:date="2020-10-02T20:13:00Z">
              <w:r w:rsidRPr="003F6185">
                <w:rPr>
                  <w:rFonts w:ascii="Calibri" w:eastAsia="Times New Roman" w:hAnsi="Calibri" w:cs="Calibri"/>
                  <w:b/>
                  <w:bCs/>
                  <w:color w:val="000000"/>
                  <w:sz w:val="22"/>
                  <w:szCs w:val="22"/>
                </w:rPr>
                <w:t>Categories:</w:t>
              </w:r>
              <w:r w:rsidRPr="003F6185">
                <w:rPr>
                  <w:rFonts w:ascii="Calibri" w:eastAsia="Times New Roman" w:hAnsi="Calibri" w:cs="Calibri"/>
                  <w:color w:val="000000"/>
                  <w:sz w:val="22"/>
                  <w:szCs w:val="22"/>
                </w:rPr>
                <w:t xml:space="preserve"> </w:t>
              </w:r>
              <w:r w:rsidRPr="003F6185">
                <w:rPr>
                  <w:rFonts w:ascii="Calibri" w:eastAsia="Times New Roman" w:hAnsi="Calibri" w:cs="Calibri"/>
                  <w:i/>
                  <w:iCs/>
                  <w:color w:val="000000"/>
                  <w:sz w:val="22"/>
                  <w:szCs w:val="22"/>
                </w:rPr>
                <w:t>1- Yes</w:t>
              </w:r>
            </w:ins>
          </w:p>
        </w:tc>
        <w:tc>
          <w:tcPr>
            <w:tcW w:w="2700" w:type="dxa"/>
            <w:tcBorders>
              <w:top w:val="nil"/>
              <w:left w:val="nil"/>
              <w:bottom w:val="nil"/>
              <w:right w:val="nil"/>
            </w:tcBorders>
            <w:shd w:val="clear" w:color="auto" w:fill="auto"/>
            <w:vAlign w:val="center"/>
            <w:hideMark/>
            <w:tcPrChange w:id="2789" w:author="Cong" w:date="2020-10-02T20:25:00Z">
              <w:tcPr>
                <w:tcW w:w="2867" w:type="dxa"/>
                <w:gridSpan w:val="3"/>
                <w:tcBorders>
                  <w:top w:val="nil"/>
                  <w:left w:val="nil"/>
                  <w:bottom w:val="nil"/>
                  <w:right w:val="nil"/>
                </w:tcBorders>
                <w:shd w:val="clear" w:color="auto" w:fill="auto"/>
                <w:vAlign w:val="center"/>
                <w:hideMark/>
              </w:tcPr>
            </w:tcPrChange>
          </w:tcPr>
          <w:p w14:paraId="00F312E0" w14:textId="77777777" w:rsidR="003F6185" w:rsidRPr="003F6185" w:rsidRDefault="003F6185" w:rsidP="003F6185">
            <w:pPr>
              <w:jc w:val="center"/>
              <w:rPr>
                <w:ins w:id="2790" w:author="Cong" w:date="2020-10-02T20:13:00Z"/>
                <w:rFonts w:ascii="Calibri" w:eastAsia="Times New Roman" w:hAnsi="Calibri" w:cs="Calibri"/>
                <w:b/>
                <w:bCs/>
                <w:color w:val="000000"/>
                <w:sz w:val="22"/>
                <w:szCs w:val="22"/>
              </w:rPr>
            </w:pPr>
            <w:ins w:id="2791" w:author="Cong" w:date="2020-10-02T20:13:00Z">
              <w:r w:rsidRPr="003F6185">
                <w:rPr>
                  <w:rFonts w:ascii="Calibri" w:eastAsia="Times New Roman" w:hAnsi="Calibri" w:cs="Calibri"/>
                  <w:b/>
                  <w:bCs/>
                  <w:color w:val="000000"/>
                  <w:sz w:val="22"/>
                  <w:szCs w:val="22"/>
                </w:rPr>
                <w:t>Categories</w:t>
              </w:r>
              <w:r w:rsidRPr="003F6185">
                <w:rPr>
                  <w:rFonts w:ascii="Calibri" w:eastAsia="Times New Roman" w:hAnsi="Calibri" w:cs="Calibri"/>
                  <w:color w:val="000000"/>
                  <w:sz w:val="22"/>
                  <w:szCs w:val="22"/>
                </w:rPr>
                <w:t xml:space="preserve">: </w:t>
              </w:r>
              <w:r w:rsidRPr="003F6185">
                <w:rPr>
                  <w:rFonts w:ascii="Calibri" w:eastAsia="Times New Roman" w:hAnsi="Calibri" w:cs="Calibri"/>
                  <w:i/>
                  <w:iCs/>
                  <w:color w:val="000000"/>
                  <w:sz w:val="22"/>
                  <w:szCs w:val="22"/>
                </w:rPr>
                <w:t xml:space="preserve">0- </w:t>
              </w:r>
              <w:proofErr w:type="spellStart"/>
              <w:r w:rsidRPr="003F6185">
                <w:rPr>
                  <w:rFonts w:ascii="Calibri" w:eastAsia="Times New Roman" w:hAnsi="Calibri" w:cs="Calibri"/>
                  <w:i/>
                  <w:iCs/>
                  <w:color w:val="000000"/>
                  <w:sz w:val="22"/>
                  <w:szCs w:val="22"/>
                </w:rPr>
                <w:t>niu</w:t>
              </w:r>
              <w:proofErr w:type="spellEnd"/>
            </w:ins>
          </w:p>
        </w:tc>
        <w:tc>
          <w:tcPr>
            <w:tcW w:w="2340" w:type="dxa"/>
            <w:tcBorders>
              <w:top w:val="nil"/>
              <w:left w:val="nil"/>
              <w:bottom w:val="nil"/>
              <w:right w:val="nil"/>
            </w:tcBorders>
            <w:shd w:val="clear" w:color="auto" w:fill="auto"/>
            <w:vAlign w:val="center"/>
            <w:hideMark/>
            <w:tcPrChange w:id="2792" w:author="Cong" w:date="2020-10-02T20:25:00Z">
              <w:tcPr>
                <w:tcW w:w="3423" w:type="dxa"/>
                <w:gridSpan w:val="3"/>
                <w:tcBorders>
                  <w:top w:val="nil"/>
                  <w:left w:val="nil"/>
                  <w:bottom w:val="nil"/>
                  <w:right w:val="nil"/>
                </w:tcBorders>
                <w:shd w:val="clear" w:color="auto" w:fill="auto"/>
                <w:vAlign w:val="center"/>
                <w:hideMark/>
              </w:tcPr>
            </w:tcPrChange>
          </w:tcPr>
          <w:p w14:paraId="0827CE68" w14:textId="77777777" w:rsidR="003F6185" w:rsidRPr="003F6185" w:rsidRDefault="003F6185" w:rsidP="003F6185">
            <w:pPr>
              <w:jc w:val="center"/>
              <w:rPr>
                <w:ins w:id="2793" w:author="Cong" w:date="2020-10-02T20:13:00Z"/>
                <w:rFonts w:ascii="Calibri" w:eastAsia="Times New Roman" w:hAnsi="Calibri" w:cs="Calibri"/>
                <w:b/>
                <w:bCs/>
                <w:color w:val="000000"/>
                <w:sz w:val="22"/>
                <w:szCs w:val="22"/>
              </w:rPr>
            </w:pPr>
            <w:ins w:id="2794" w:author="Cong" w:date="2020-10-02T20:13:00Z">
              <w:r w:rsidRPr="003F6185">
                <w:rPr>
                  <w:rFonts w:ascii="Calibri" w:eastAsia="Times New Roman" w:hAnsi="Calibri" w:cs="Calibri"/>
                  <w:b/>
                  <w:bCs/>
                  <w:color w:val="000000"/>
                  <w:sz w:val="22"/>
                  <w:szCs w:val="22"/>
                </w:rPr>
                <w:t>Categories</w:t>
              </w:r>
              <w:r w:rsidRPr="003F6185">
                <w:rPr>
                  <w:rFonts w:ascii="Calibri" w:eastAsia="Times New Roman" w:hAnsi="Calibri" w:cs="Calibri"/>
                  <w:i/>
                  <w:iCs/>
                  <w:color w:val="000000"/>
                  <w:sz w:val="22"/>
                  <w:szCs w:val="22"/>
                </w:rPr>
                <w:t>: 1 Yes</w:t>
              </w:r>
            </w:ins>
          </w:p>
        </w:tc>
        <w:tc>
          <w:tcPr>
            <w:tcW w:w="2160" w:type="dxa"/>
            <w:tcBorders>
              <w:top w:val="nil"/>
              <w:left w:val="nil"/>
              <w:bottom w:val="nil"/>
              <w:right w:val="nil"/>
            </w:tcBorders>
            <w:shd w:val="clear" w:color="auto" w:fill="auto"/>
            <w:vAlign w:val="center"/>
            <w:hideMark/>
            <w:tcPrChange w:id="2795" w:author="Cong" w:date="2020-10-02T20:25:00Z">
              <w:tcPr>
                <w:tcW w:w="2867" w:type="dxa"/>
                <w:gridSpan w:val="3"/>
                <w:tcBorders>
                  <w:top w:val="nil"/>
                  <w:left w:val="nil"/>
                  <w:bottom w:val="nil"/>
                  <w:right w:val="nil"/>
                </w:tcBorders>
                <w:shd w:val="clear" w:color="auto" w:fill="auto"/>
                <w:vAlign w:val="center"/>
                <w:hideMark/>
              </w:tcPr>
            </w:tcPrChange>
          </w:tcPr>
          <w:p w14:paraId="7A2613A4" w14:textId="77777777" w:rsidR="003F6185" w:rsidRPr="003F6185" w:rsidRDefault="003F6185" w:rsidP="003F6185">
            <w:pPr>
              <w:jc w:val="center"/>
              <w:rPr>
                <w:ins w:id="2796" w:author="Cong" w:date="2020-10-02T20:13:00Z"/>
                <w:rFonts w:ascii="Calibri" w:eastAsia="Times New Roman" w:hAnsi="Calibri" w:cs="Calibri"/>
                <w:b/>
                <w:bCs/>
                <w:color w:val="000000"/>
                <w:sz w:val="22"/>
                <w:szCs w:val="22"/>
              </w:rPr>
            </w:pPr>
            <w:ins w:id="2797" w:author="Cong" w:date="2020-10-02T20:13:00Z">
              <w:r w:rsidRPr="003F6185">
                <w:rPr>
                  <w:rFonts w:ascii="Calibri" w:eastAsia="Times New Roman" w:hAnsi="Calibri" w:cs="Calibri"/>
                  <w:b/>
                  <w:bCs/>
                  <w:color w:val="000000"/>
                  <w:sz w:val="22"/>
                  <w:szCs w:val="22"/>
                </w:rPr>
                <w:t>Categories</w:t>
              </w:r>
              <w:r w:rsidRPr="003F6185">
                <w:rPr>
                  <w:rFonts w:ascii="Calibri" w:eastAsia="Times New Roman" w:hAnsi="Calibri" w:cs="Calibri"/>
                  <w:color w:val="000000"/>
                  <w:sz w:val="22"/>
                  <w:szCs w:val="22"/>
                </w:rPr>
                <w:t>:</w:t>
              </w:r>
              <w:r w:rsidRPr="003F6185">
                <w:rPr>
                  <w:rFonts w:ascii="Calibri" w:eastAsia="Times New Roman" w:hAnsi="Calibri" w:cs="Calibri"/>
                  <w:i/>
                  <w:iCs/>
                  <w:color w:val="000000"/>
                  <w:sz w:val="22"/>
                  <w:szCs w:val="22"/>
                </w:rPr>
                <w:t xml:space="preserve"> 0- </w:t>
              </w:r>
              <w:proofErr w:type="spellStart"/>
              <w:r w:rsidRPr="003F6185">
                <w:rPr>
                  <w:rFonts w:ascii="Calibri" w:eastAsia="Times New Roman" w:hAnsi="Calibri" w:cs="Calibri"/>
                  <w:i/>
                  <w:iCs/>
                  <w:color w:val="000000"/>
                  <w:sz w:val="22"/>
                  <w:szCs w:val="22"/>
                </w:rPr>
                <w:t>niu</w:t>
              </w:r>
              <w:proofErr w:type="spellEnd"/>
            </w:ins>
          </w:p>
        </w:tc>
        <w:tc>
          <w:tcPr>
            <w:tcW w:w="2970" w:type="dxa"/>
            <w:tcBorders>
              <w:top w:val="nil"/>
              <w:left w:val="nil"/>
              <w:bottom w:val="nil"/>
              <w:right w:val="nil"/>
            </w:tcBorders>
            <w:shd w:val="clear" w:color="auto" w:fill="auto"/>
            <w:vAlign w:val="center"/>
            <w:hideMark/>
            <w:tcPrChange w:id="2798" w:author="Cong" w:date="2020-10-02T20:25:00Z">
              <w:tcPr>
                <w:tcW w:w="2854" w:type="dxa"/>
                <w:gridSpan w:val="4"/>
                <w:tcBorders>
                  <w:top w:val="nil"/>
                  <w:left w:val="nil"/>
                  <w:bottom w:val="nil"/>
                  <w:right w:val="nil"/>
                </w:tcBorders>
                <w:shd w:val="clear" w:color="auto" w:fill="auto"/>
                <w:vAlign w:val="center"/>
                <w:hideMark/>
              </w:tcPr>
            </w:tcPrChange>
          </w:tcPr>
          <w:p w14:paraId="21CC7833" w14:textId="77777777" w:rsidR="003F6185" w:rsidRPr="003F6185" w:rsidRDefault="003F6185" w:rsidP="003F6185">
            <w:pPr>
              <w:jc w:val="center"/>
              <w:rPr>
                <w:ins w:id="2799" w:author="Cong" w:date="2020-10-02T20:13:00Z"/>
                <w:rFonts w:ascii="Calibri" w:eastAsia="Times New Roman" w:hAnsi="Calibri" w:cs="Calibri"/>
                <w:b/>
                <w:bCs/>
                <w:color w:val="000000"/>
                <w:sz w:val="22"/>
                <w:szCs w:val="22"/>
              </w:rPr>
            </w:pPr>
            <w:ins w:id="2800" w:author="Cong" w:date="2020-10-02T20:13:00Z">
              <w:r w:rsidRPr="003F6185">
                <w:rPr>
                  <w:rFonts w:ascii="Calibri" w:eastAsia="Times New Roman" w:hAnsi="Calibri" w:cs="Calibri"/>
                  <w:b/>
                  <w:bCs/>
                  <w:color w:val="000000"/>
                  <w:sz w:val="22"/>
                  <w:szCs w:val="22"/>
                </w:rPr>
                <w:t>Categorie</w:t>
              </w:r>
              <w:r w:rsidRPr="003F6185">
                <w:rPr>
                  <w:rFonts w:ascii="Calibri" w:eastAsia="Times New Roman" w:hAnsi="Calibri" w:cs="Calibri"/>
                  <w:b/>
                  <w:bCs/>
                  <w:i/>
                  <w:iCs/>
                  <w:color w:val="000000"/>
                  <w:sz w:val="22"/>
                  <w:szCs w:val="22"/>
                </w:rPr>
                <w:t>s</w:t>
              </w:r>
              <w:r w:rsidRPr="003F6185">
                <w:rPr>
                  <w:rFonts w:ascii="Calibri" w:eastAsia="Times New Roman" w:hAnsi="Calibri" w:cs="Calibri"/>
                  <w:i/>
                  <w:iCs/>
                  <w:color w:val="000000"/>
                  <w:sz w:val="22"/>
                  <w:szCs w:val="22"/>
                </w:rPr>
                <w:t xml:space="preserve"> 1-no</w:t>
              </w:r>
            </w:ins>
          </w:p>
        </w:tc>
      </w:tr>
      <w:tr w:rsidR="003F6185" w:rsidRPr="003F6185" w14:paraId="0D781EF0" w14:textId="77777777" w:rsidTr="002D02DE">
        <w:trPr>
          <w:trHeight w:val="300"/>
          <w:ins w:id="2801" w:author="Cong" w:date="2020-10-02T20:13:00Z"/>
          <w:trPrChange w:id="2802" w:author="Cong" w:date="2020-10-02T20:25:00Z">
            <w:trPr>
              <w:gridBefore w:val="1"/>
              <w:gridAfter w:val="0"/>
              <w:trHeight w:val="300"/>
            </w:trPr>
          </w:trPrChange>
        </w:trPr>
        <w:tc>
          <w:tcPr>
            <w:tcW w:w="1260" w:type="dxa"/>
            <w:vMerge/>
            <w:tcBorders>
              <w:top w:val="nil"/>
              <w:left w:val="nil"/>
              <w:bottom w:val="single" w:sz="8" w:space="0" w:color="000000"/>
              <w:right w:val="nil"/>
            </w:tcBorders>
            <w:vAlign w:val="center"/>
            <w:hideMark/>
            <w:tcPrChange w:id="2803" w:author="Cong" w:date="2020-10-02T20:25:00Z">
              <w:tcPr>
                <w:tcW w:w="990" w:type="dxa"/>
                <w:gridSpan w:val="2"/>
                <w:vMerge/>
                <w:tcBorders>
                  <w:top w:val="nil"/>
                  <w:left w:val="nil"/>
                  <w:bottom w:val="single" w:sz="8" w:space="0" w:color="000000"/>
                  <w:right w:val="nil"/>
                </w:tcBorders>
                <w:vAlign w:val="center"/>
                <w:hideMark/>
              </w:tcPr>
            </w:tcPrChange>
          </w:tcPr>
          <w:p w14:paraId="7CC5A67B" w14:textId="77777777" w:rsidR="003F6185" w:rsidRPr="003F6185" w:rsidRDefault="003F6185" w:rsidP="003F6185">
            <w:pPr>
              <w:rPr>
                <w:ins w:id="2804"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center"/>
            <w:hideMark/>
            <w:tcPrChange w:id="2805" w:author="Cong" w:date="2020-10-02T20:25:00Z">
              <w:tcPr>
                <w:tcW w:w="2520" w:type="dxa"/>
                <w:gridSpan w:val="2"/>
                <w:tcBorders>
                  <w:top w:val="nil"/>
                  <w:left w:val="nil"/>
                  <w:bottom w:val="nil"/>
                  <w:right w:val="nil"/>
                </w:tcBorders>
                <w:shd w:val="clear" w:color="auto" w:fill="auto"/>
                <w:vAlign w:val="center"/>
                <w:hideMark/>
              </w:tcPr>
            </w:tcPrChange>
          </w:tcPr>
          <w:p w14:paraId="4590B159" w14:textId="77777777" w:rsidR="003F6185" w:rsidRPr="003F6185" w:rsidRDefault="003F6185" w:rsidP="003F6185">
            <w:pPr>
              <w:jc w:val="center"/>
              <w:rPr>
                <w:ins w:id="2806" w:author="Cong" w:date="2020-10-02T20:13:00Z"/>
                <w:rFonts w:ascii="Calibri" w:eastAsia="Times New Roman" w:hAnsi="Calibri" w:cs="Calibri"/>
                <w:i/>
                <w:iCs/>
                <w:color w:val="000000"/>
                <w:sz w:val="22"/>
                <w:szCs w:val="22"/>
              </w:rPr>
            </w:pPr>
            <w:ins w:id="2807" w:author="Cong" w:date="2020-10-02T20:13:00Z">
              <w:r w:rsidRPr="003F6185">
                <w:rPr>
                  <w:rFonts w:ascii="Calibri" w:eastAsia="Times New Roman" w:hAnsi="Calibri" w:cs="Calibri"/>
                  <w:i/>
                  <w:iCs/>
                  <w:color w:val="000000"/>
                  <w:sz w:val="22"/>
                  <w:szCs w:val="22"/>
                </w:rPr>
                <w:t>2- No</w:t>
              </w:r>
            </w:ins>
          </w:p>
        </w:tc>
        <w:tc>
          <w:tcPr>
            <w:tcW w:w="2700" w:type="dxa"/>
            <w:tcBorders>
              <w:top w:val="nil"/>
              <w:left w:val="nil"/>
              <w:bottom w:val="nil"/>
              <w:right w:val="nil"/>
            </w:tcBorders>
            <w:shd w:val="clear" w:color="auto" w:fill="auto"/>
            <w:vAlign w:val="center"/>
            <w:hideMark/>
            <w:tcPrChange w:id="2808" w:author="Cong" w:date="2020-10-02T20:25:00Z">
              <w:tcPr>
                <w:tcW w:w="2867" w:type="dxa"/>
                <w:gridSpan w:val="3"/>
                <w:tcBorders>
                  <w:top w:val="nil"/>
                  <w:left w:val="nil"/>
                  <w:bottom w:val="nil"/>
                  <w:right w:val="nil"/>
                </w:tcBorders>
                <w:shd w:val="clear" w:color="auto" w:fill="auto"/>
                <w:vAlign w:val="center"/>
                <w:hideMark/>
              </w:tcPr>
            </w:tcPrChange>
          </w:tcPr>
          <w:p w14:paraId="5AF07620" w14:textId="77777777" w:rsidR="003F6185" w:rsidRPr="003F6185" w:rsidRDefault="003F6185" w:rsidP="003F6185">
            <w:pPr>
              <w:jc w:val="center"/>
              <w:rPr>
                <w:ins w:id="2809" w:author="Cong" w:date="2020-10-02T20:13:00Z"/>
                <w:rFonts w:ascii="Calibri" w:eastAsia="Times New Roman" w:hAnsi="Calibri" w:cs="Calibri"/>
                <w:i/>
                <w:iCs/>
                <w:color w:val="000000"/>
                <w:sz w:val="22"/>
                <w:szCs w:val="22"/>
              </w:rPr>
            </w:pPr>
            <w:ins w:id="2810" w:author="Cong" w:date="2020-10-02T20:13:00Z">
              <w:r w:rsidRPr="003F6185">
                <w:rPr>
                  <w:rFonts w:ascii="Calibri" w:eastAsia="Times New Roman" w:hAnsi="Calibri" w:cs="Calibri"/>
                  <w:i/>
                  <w:iCs/>
                  <w:color w:val="000000"/>
                  <w:sz w:val="22"/>
                  <w:szCs w:val="22"/>
                </w:rPr>
                <w:t>1- Yes</w:t>
              </w:r>
            </w:ins>
          </w:p>
        </w:tc>
        <w:tc>
          <w:tcPr>
            <w:tcW w:w="2340" w:type="dxa"/>
            <w:tcBorders>
              <w:top w:val="nil"/>
              <w:left w:val="nil"/>
              <w:bottom w:val="nil"/>
              <w:right w:val="nil"/>
            </w:tcBorders>
            <w:shd w:val="clear" w:color="auto" w:fill="auto"/>
            <w:vAlign w:val="center"/>
            <w:hideMark/>
            <w:tcPrChange w:id="2811" w:author="Cong" w:date="2020-10-02T20:25:00Z">
              <w:tcPr>
                <w:tcW w:w="3423" w:type="dxa"/>
                <w:gridSpan w:val="3"/>
                <w:tcBorders>
                  <w:top w:val="nil"/>
                  <w:left w:val="nil"/>
                  <w:bottom w:val="nil"/>
                  <w:right w:val="nil"/>
                </w:tcBorders>
                <w:shd w:val="clear" w:color="auto" w:fill="auto"/>
                <w:vAlign w:val="center"/>
                <w:hideMark/>
              </w:tcPr>
            </w:tcPrChange>
          </w:tcPr>
          <w:p w14:paraId="55F09ED0" w14:textId="77777777" w:rsidR="003F6185" w:rsidRPr="003F6185" w:rsidRDefault="003F6185" w:rsidP="003F6185">
            <w:pPr>
              <w:jc w:val="center"/>
              <w:rPr>
                <w:ins w:id="2812" w:author="Cong" w:date="2020-10-02T20:13:00Z"/>
                <w:rFonts w:ascii="Calibri" w:eastAsia="Times New Roman" w:hAnsi="Calibri" w:cs="Calibri"/>
                <w:i/>
                <w:iCs/>
                <w:color w:val="000000"/>
                <w:sz w:val="22"/>
                <w:szCs w:val="22"/>
              </w:rPr>
            </w:pPr>
            <w:ins w:id="2813" w:author="Cong" w:date="2020-10-02T20:13:00Z">
              <w:r w:rsidRPr="003F6185">
                <w:rPr>
                  <w:rFonts w:ascii="Calibri" w:eastAsia="Times New Roman" w:hAnsi="Calibri" w:cs="Calibri"/>
                  <w:i/>
                  <w:iCs/>
                  <w:color w:val="000000"/>
                  <w:sz w:val="22"/>
                  <w:szCs w:val="22"/>
                </w:rPr>
                <w:t>2 No</w:t>
              </w:r>
            </w:ins>
          </w:p>
        </w:tc>
        <w:tc>
          <w:tcPr>
            <w:tcW w:w="2160" w:type="dxa"/>
            <w:tcBorders>
              <w:top w:val="nil"/>
              <w:left w:val="nil"/>
              <w:bottom w:val="nil"/>
              <w:right w:val="nil"/>
            </w:tcBorders>
            <w:shd w:val="clear" w:color="auto" w:fill="auto"/>
            <w:vAlign w:val="center"/>
            <w:hideMark/>
            <w:tcPrChange w:id="2814" w:author="Cong" w:date="2020-10-02T20:25:00Z">
              <w:tcPr>
                <w:tcW w:w="2867" w:type="dxa"/>
                <w:gridSpan w:val="3"/>
                <w:tcBorders>
                  <w:top w:val="nil"/>
                  <w:left w:val="nil"/>
                  <w:bottom w:val="nil"/>
                  <w:right w:val="nil"/>
                </w:tcBorders>
                <w:shd w:val="clear" w:color="auto" w:fill="auto"/>
                <w:vAlign w:val="center"/>
                <w:hideMark/>
              </w:tcPr>
            </w:tcPrChange>
          </w:tcPr>
          <w:p w14:paraId="0B096EB4" w14:textId="77777777" w:rsidR="003F6185" w:rsidRPr="003F6185" w:rsidRDefault="003F6185" w:rsidP="003F6185">
            <w:pPr>
              <w:jc w:val="center"/>
              <w:rPr>
                <w:ins w:id="2815" w:author="Cong" w:date="2020-10-02T20:13:00Z"/>
                <w:rFonts w:ascii="Calibri" w:eastAsia="Times New Roman" w:hAnsi="Calibri" w:cs="Calibri"/>
                <w:i/>
                <w:iCs/>
                <w:color w:val="000000"/>
                <w:sz w:val="22"/>
                <w:szCs w:val="22"/>
              </w:rPr>
            </w:pPr>
            <w:ins w:id="2816" w:author="Cong" w:date="2020-10-02T20:13:00Z">
              <w:r w:rsidRPr="003F6185">
                <w:rPr>
                  <w:rFonts w:ascii="Calibri" w:eastAsia="Times New Roman" w:hAnsi="Calibri" w:cs="Calibri"/>
                  <w:i/>
                  <w:iCs/>
                  <w:color w:val="000000"/>
                  <w:sz w:val="22"/>
                  <w:szCs w:val="22"/>
                </w:rPr>
                <w:t>1- Yes</w:t>
              </w:r>
            </w:ins>
          </w:p>
        </w:tc>
        <w:tc>
          <w:tcPr>
            <w:tcW w:w="2970" w:type="dxa"/>
            <w:tcBorders>
              <w:top w:val="nil"/>
              <w:left w:val="nil"/>
              <w:bottom w:val="nil"/>
              <w:right w:val="nil"/>
            </w:tcBorders>
            <w:shd w:val="clear" w:color="auto" w:fill="auto"/>
            <w:vAlign w:val="center"/>
            <w:hideMark/>
            <w:tcPrChange w:id="2817" w:author="Cong" w:date="2020-10-02T20:25:00Z">
              <w:tcPr>
                <w:tcW w:w="2854" w:type="dxa"/>
                <w:gridSpan w:val="4"/>
                <w:tcBorders>
                  <w:top w:val="nil"/>
                  <w:left w:val="nil"/>
                  <w:bottom w:val="nil"/>
                  <w:right w:val="nil"/>
                </w:tcBorders>
                <w:shd w:val="clear" w:color="auto" w:fill="auto"/>
                <w:vAlign w:val="center"/>
                <w:hideMark/>
              </w:tcPr>
            </w:tcPrChange>
          </w:tcPr>
          <w:p w14:paraId="03E89A67" w14:textId="77777777" w:rsidR="003F6185" w:rsidRPr="002D02DE" w:rsidRDefault="003F6185" w:rsidP="003F6185">
            <w:pPr>
              <w:jc w:val="center"/>
              <w:rPr>
                <w:ins w:id="2818" w:author="Cong" w:date="2020-10-02T20:13:00Z"/>
                <w:rFonts w:ascii="Calibri" w:eastAsia="Times New Roman" w:hAnsi="Calibri" w:cs="Calibri"/>
                <w:i/>
                <w:iCs/>
                <w:color w:val="000000"/>
                <w:sz w:val="22"/>
                <w:szCs w:val="22"/>
                <w:rPrChange w:id="2819" w:author="Cong" w:date="2020-10-02T20:26:00Z">
                  <w:rPr>
                    <w:ins w:id="2820" w:author="Cong" w:date="2020-10-02T20:13:00Z"/>
                    <w:rFonts w:ascii="Calibri" w:eastAsia="Times New Roman" w:hAnsi="Calibri" w:cs="Calibri"/>
                    <w:color w:val="000000"/>
                    <w:sz w:val="22"/>
                    <w:szCs w:val="22"/>
                  </w:rPr>
                </w:rPrChange>
              </w:rPr>
            </w:pPr>
            <w:ins w:id="2821" w:author="Cong" w:date="2020-10-02T20:13:00Z">
              <w:r w:rsidRPr="002D02DE">
                <w:rPr>
                  <w:rFonts w:ascii="Calibri" w:eastAsia="Times New Roman" w:hAnsi="Calibri" w:cs="Calibri"/>
                  <w:i/>
                  <w:iCs/>
                  <w:color w:val="000000"/>
                  <w:sz w:val="22"/>
                  <w:szCs w:val="22"/>
                  <w:rPrChange w:id="2822" w:author="Cong" w:date="2020-10-02T20:26:00Z">
                    <w:rPr>
                      <w:rFonts w:ascii="Calibri" w:eastAsia="Times New Roman" w:hAnsi="Calibri" w:cs="Calibri"/>
                      <w:color w:val="000000"/>
                      <w:sz w:val="22"/>
                      <w:szCs w:val="22"/>
                    </w:rPr>
                  </w:rPrChange>
                </w:rPr>
                <w:t>2-- Yes</w:t>
              </w:r>
            </w:ins>
          </w:p>
        </w:tc>
      </w:tr>
      <w:tr w:rsidR="003F6185" w:rsidRPr="003F6185" w14:paraId="6CF112E2" w14:textId="77777777" w:rsidTr="002D02DE">
        <w:trPr>
          <w:trHeight w:val="600"/>
          <w:ins w:id="2823" w:author="Cong" w:date="2020-10-02T20:13:00Z"/>
          <w:trPrChange w:id="2824" w:author="Cong" w:date="2020-10-02T20:25:00Z">
            <w:trPr>
              <w:gridBefore w:val="1"/>
              <w:gridAfter w:val="0"/>
              <w:trHeight w:val="600"/>
            </w:trPr>
          </w:trPrChange>
        </w:trPr>
        <w:tc>
          <w:tcPr>
            <w:tcW w:w="1260" w:type="dxa"/>
            <w:vMerge/>
            <w:tcBorders>
              <w:top w:val="nil"/>
              <w:left w:val="nil"/>
              <w:bottom w:val="single" w:sz="8" w:space="0" w:color="000000"/>
              <w:right w:val="nil"/>
            </w:tcBorders>
            <w:vAlign w:val="center"/>
            <w:hideMark/>
            <w:tcPrChange w:id="2825" w:author="Cong" w:date="2020-10-02T20:25:00Z">
              <w:tcPr>
                <w:tcW w:w="990" w:type="dxa"/>
                <w:gridSpan w:val="2"/>
                <w:vMerge/>
                <w:tcBorders>
                  <w:top w:val="nil"/>
                  <w:left w:val="nil"/>
                  <w:bottom w:val="single" w:sz="8" w:space="0" w:color="000000"/>
                  <w:right w:val="nil"/>
                </w:tcBorders>
                <w:vAlign w:val="center"/>
                <w:hideMark/>
              </w:tcPr>
            </w:tcPrChange>
          </w:tcPr>
          <w:p w14:paraId="54479588" w14:textId="77777777" w:rsidR="003F6185" w:rsidRPr="003F6185" w:rsidRDefault="003F6185" w:rsidP="003F6185">
            <w:pPr>
              <w:rPr>
                <w:ins w:id="2826"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center"/>
            <w:hideMark/>
            <w:tcPrChange w:id="2827" w:author="Cong" w:date="2020-10-02T20:25:00Z">
              <w:tcPr>
                <w:tcW w:w="2520" w:type="dxa"/>
                <w:gridSpan w:val="2"/>
                <w:tcBorders>
                  <w:top w:val="nil"/>
                  <w:left w:val="nil"/>
                  <w:bottom w:val="nil"/>
                  <w:right w:val="nil"/>
                </w:tcBorders>
                <w:shd w:val="clear" w:color="auto" w:fill="auto"/>
                <w:vAlign w:val="center"/>
                <w:hideMark/>
              </w:tcPr>
            </w:tcPrChange>
          </w:tcPr>
          <w:p w14:paraId="59407306" w14:textId="77777777" w:rsidR="003F6185" w:rsidRPr="003F6185" w:rsidRDefault="003F6185" w:rsidP="003F6185">
            <w:pPr>
              <w:jc w:val="center"/>
              <w:rPr>
                <w:ins w:id="2828" w:author="Cong" w:date="2020-10-02T20:13:00Z"/>
                <w:rFonts w:ascii="Calibri" w:eastAsia="Times New Roman" w:hAnsi="Calibri" w:cs="Calibri"/>
                <w:i/>
                <w:iCs/>
                <w:color w:val="000000"/>
                <w:sz w:val="22"/>
                <w:szCs w:val="22"/>
              </w:rPr>
            </w:pPr>
            <w:ins w:id="2829" w:author="Cong" w:date="2020-10-02T20:13:00Z">
              <w:r w:rsidRPr="003F6185">
                <w:rPr>
                  <w:rFonts w:ascii="Calibri" w:eastAsia="Times New Roman" w:hAnsi="Calibri" w:cs="Calibri"/>
                  <w:i/>
                  <w:iCs/>
                  <w:color w:val="000000"/>
                  <w:sz w:val="22"/>
                  <w:szCs w:val="22"/>
                </w:rPr>
                <w:t>7-Don’t know/Not Sure—Go to next module</w:t>
              </w:r>
            </w:ins>
          </w:p>
        </w:tc>
        <w:tc>
          <w:tcPr>
            <w:tcW w:w="2700" w:type="dxa"/>
            <w:tcBorders>
              <w:top w:val="nil"/>
              <w:left w:val="nil"/>
              <w:bottom w:val="nil"/>
              <w:right w:val="nil"/>
            </w:tcBorders>
            <w:shd w:val="clear" w:color="auto" w:fill="auto"/>
            <w:vAlign w:val="center"/>
            <w:hideMark/>
            <w:tcPrChange w:id="2830" w:author="Cong" w:date="2020-10-02T20:25:00Z">
              <w:tcPr>
                <w:tcW w:w="2867" w:type="dxa"/>
                <w:gridSpan w:val="3"/>
                <w:tcBorders>
                  <w:top w:val="nil"/>
                  <w:left w:val="nil"/>
                  <w:bottom w:val="nil"/>
                  <w:right w:val="nil"/>
                </w:tcBorders>
                <w:shd w:val="clear" w:color="auto" w:fill="auto"/>
                <w:vAlign w:val="center"/>
                <w:hideMark/>
              </w:tcPr>
            </w:tcPrChange>
          </w:tcPr>
          <w:p w14:paraId="1889873F" w14:textId="77777777" w:rsidR="003F6185" w:rsidRPr="003F6185" w:rsidRDefault="003F6185" w:rsidP="003F6185">
            <w:pPr>
              <w:jc w:val="center"/>
              <w:rPr>
                <w:ins w:id="2831" w:author="Cong" w:date="2020-10-02T20:13:00Z"/>
                <w:rFonts w:ascii="Calibri" w:eastAsia="Times New Roman" w:hAnsi="Calibri" w:cs="Calibri"/>
                <w:i/>
                <w:iCs/>
                <w:color w:val="000000"/>
                <w:sz w:val="22"/>
                <w:szCs w:val="22"/>
              </w:rPr>
            </w:pPr>
            <w:ins w:id="2832" w:author="Cong" w:date="2020-10-02T20:13:00Z">
              <w:r w:rsidRPr="003F6185">
                <w:rPr>
                  <w:rFonts w:ascii="Calibri" w:eastAsia="Times New Roman" w:hAnsi="Calibri" w:cs="Calibri"/>
                  <w:i/>
                  <w:iCs/>
                  <w:color w:val="000000"/>
                  <w:sz w:val="22"/>
                  <w:szCs w:val="22"/>
                </w:rPr>
                <w:t>2- No</w:t>
              </w:r>
            </w:ins>
          </w:p>
        </w:tc>
        <w:tc>
          <w:tcPr>
            <w:tcW w:w="2340" w:type="dxa"/>
            <w:tcBorders>
              <w:top w:val="nil"/>
              <w:left w:val="nil"/>
              <w:bottom w:val="nil"/>
              <w:right w:val="nil"/>
            </w:tcBorders>
            <w:shd w:val="clear" w:color="auto" w:fill="auto"/>
            <w:vAlign w:val="center"/>
            <w:hideMark/>
            <w:tcPrChange w:id="2833" w:author="Cong" w:date="2020-10-02T20:25:00Z">
              <w:tcPr>
                <w:tcW w:w="3423" w:type="dxa"/>
                <w:gridSpan w:val="3"/>
                <w:tcBorders>
                  <w:top w:val="nil"/>
                  <w:left w:val="nil"/>
                  <w:bottom w:val="nil"/>
                  <w:right w:val="nil"/>
                </w:tcBorders>
                <w:shd w:val="clear" w:color="auto" w:fill="auto"/>
                <w:vAlign w:val="center"/>
                <w:hideMark/>
              </w:tcPr>
            </w:tcPrChange>
          </w:tcPr>
          <w:p w14:paraId="6F163C19" w14:textId="77777777" w:rsidR="003F6185" w:rsidRPr="003F6185" w:rsidRDefault="003F6185" w:rsidP="003F6185">
            <w:pPr>
              <w:jc w:val="center"/>
              <w:rPr>
                <w:ins w:id="2834" w:author="Cong" w:date="2020-10-02T20:13:00Z"/>
                <w:rFonts w:ascii="Calibri" w:eastAsia="Times New Roman" w:hAnsi="Calibri" w:cs="Calibri"/>
                <w:i/>
                <w:iCs/>
                <w:color w:val="000000"/>
                <w:sz w:val="22"/>
                <w:szCs w:val="22"/>
              </w:rPr>
            </w:pPr>
            <w:ins w:id="2835" w:author="Cong" w:date="2020-10-02T20:13:00Z">
              <w:r w:rsidRPr="003F6185">
                <w:rPr>
                  <w:rFonts w:ascii="Calibri" w:eastAsia="Times New Roman" w:hAnsi="Calibri" w:cs="Calibri"/>
                  <w:i/>
                  <w:iCs/>
                  <w:color w:val="000000"/>
                  <w:sz w:val="22"/>
                  <w:szCs w:val="22"/>
                </w:rPr>
                <w:t>7 Refused</w:t>
              </w:r>
            </w:ins>
          </w:p>
        </w:tc>
        <w:tc>
          <w:tcPr>
            <w:tcW w:w="2160" w:type="dxa"/>
            <w:tcBorders>
              <w:top w:val="nil"/>
              <w:left w:val="nil"/>
              <w:bottom w:val="nil"/>
              <w:right w:val="nil"/>
            </w:tcBorders>
            <w:shd w:val="clear" w:color="auto" w:fill="auto"/>
            <w:vAlign w:val="center"/>
            <w:hideMark/>
            <w:tcPrChange w:id="2836" w:author="Cong" w:date="2020-10-02T20:25:00Z">
              <w:tcPr>
                <w:tcW w:w="2867" w:type="dxa"/>
                <w:gridSpan w:val="3"/>
                <w:tcBorders>
                  <w:top w:val="nil"/>
                  <w:left w:val="nil"/>
                  <w:bottom w:val="nil"/>
                  <w:right w:val="nil"/>
                </w:tcBorders>
                <w:shd w:val="clear" w:color="auto" w:fill="auto"/>
                <w:vAlign w:val="center"/>
                <w:hideMark/>
              </w:tcPr>
            </w:tcPrChange>
          </w:tcPr>
          <w:p w14:paraId="430C7E79" w14:textId="77777777" w:rsidR="003F6185" w:rsidRPr="003F6185" w:rsidRDefault="003F6185" w:rsidP="003F6185">
            <w:pPr>
              <w:jc w:val="center"/>
              <w:rPr>
                <w:ins w:id="2837" w:author="Cong" w:date="2020-10-02T20:13:00Z"/>
                <w:rFonts w:ascii="Calibri" w:eastAsia="Times New Roman" w:hAnsi="Calibri" w:cs="Calibri"/>
                <w:i/>
                <w:iCs/>
                <w:color w:val="000000"/>
                <w:sz w:val="22"/>
                <w:szCs w:val="22"/>
              </w:rPr>
            </w:pPr>
            <w:ins w:id="2838" w:author="Cong" w:date="2020-10-02T20:13:00Z">
              <w:r w:rsidRPr="003F6185">
                <w:rPr>
                  <w:rFonts w:ascii="Calibri" w:eastAsia="Times New Roman" w:hAnsi="Calibri" w:cs="Calibri"/>
                  <w:i/>
                  <w:iCs/>
                  <w:color w:val="000000"/>
                  <w:sz w:val="22"/>
                  <w:szCs w:val="22"/>
                </w:rPr>
                <w:t>2- No</w:t>
              </w:r>
            </w:ins>
          </w:p>
        </w:tc>
        <w:tc>
          <w:tcPr>
            <w:tcW w:w="2970" w:type="dxa"/>
            <w:tcBorders>
              <w:top w:val="nil"/>
              <w:left w:val="nil"/>
              <w:bottom w:val="nil"/>
              <w:right w:val="nil"/>
            </w:tcBorders>
            <w:shd w:val="clear" w:color="auto" w:fill="auto"/>
            <w:vAlign w:val="center"/>
            <w:hideMark/>
            <w:tcPrChange w:id="2839" w:author="Cong" w:date="2020-10-02T20:25:00Z">
              <w:tcPr>
                <w:tcW w:w="2854" w:type="dxa"/>
                <w:gridSpan w:val="4"/>
                <w:tcBorders>
                  <w:top w:val="nil"/>
                  <w:left w:val="nil"/>
                  <w:bottom w:val="nil"/>
                  <w:right w:val="nil"/>
                </w:tcBorders>
                <w:shd w:val="clear" w:color="auto" w:fill="auto"/>
                <w:vAlign w:val="center"/>
                <w:hideMark/>
              </w:tcPr>
            </w:tcPrChange>
          </w:tcPr>
          <w:p w14:paraId="515CB74E" w14:textId="77777777" w:rsidR="003F6185" w:rsidRPr="002D02DE" w:rsidRDefault="003F6185" w:rsidP="003F6185">
            <w:pPr>
              <w:jc w:val="center"/>
              <w:rPr>
                <w:ins w:id="2840" w:author="Cong" w:date="2020-10-02T20:13:00Z"/>
                <w:rFonts w:ascii="Calibri" w:eastAsia="Times New Roman" w:hAnsi="Calibri" w:cs="Calibri"/>
                <w:i/>
                <w:iCs/>
                <w:color w:val="000000"/>
                <w:sz w:val="22"/>
                <w:szCs w:val="22"/>
                <w:rPrChange w:id="2841" w:author="Cong" w:date="2020-10-02T20:26:00Z">
                  <w:rPr>
                    <w:ins w:id="2842" w:author="Cong" w:date="2020-10-02T20:13:00Z"/>
                    <w:rFonts w:ascii="Calibri" w:eastAsia="Times New Roman" w:hAnsi="Calibri" w:cs="Calibri"/>
                    <w:color w:val="000000"/>
                    <w:sz w:val="22"/>
                    <w:szCs w:val="22"/>
                  </w:rPr>
                </w:rPrChange>
              </w:rPr>
            </w:pPr>
            <w:ins w:id="2843" w:author="Cong" w:date="2020-10-02T20:13:00Z">
              <w:r w:rsidRPr="002D02DE">
                <w:rPr>
                  <w:rFonts w:ascii="Calibri" w:eastAsia="Times New Roman" w:hAnsi="Calibri" w:cs="Calibri"/>
                  <w:i/>
                  <w:iCs/>
                  <w:color w:val="000000"/>
                  <w:sz w:val="22"/>
                  <w:szCs w:val="22"/>
                  <w:rPrChange w:id="2844" w:author="Cong" w:date="2020-10-02T20:26:00Z">
                    <w:rPr>
                      <w:rFonts w:ascii="Calibri" w:eastAsia="Times New Roman" w:hAnsi="Calibri" w:cs="Calibri"/>
                      <w:color w:val="000000"/>
                      <w:sz w:val="22"/>
                      <w:szCs w:val="22"/>
                    </w:rPr>
                  </w:rPrChange>
                </w:rPr>
                <w:t xml:space="preserve">3- </w:t>
              </w:r>
              <w:proofErr w:type="spellStart"/>
              <w:r w:rsidRPr="002D02DE">
                <w:rPr>
                  <w:rFonts w:ascii="Calibri" w:eastAsia="Times New Roman" w:hAnsi="Calibri" w:cs="Calibri"/>
                  <w:i/>
                  <w:iCs/>
                  <w:color w:val="000000"/>
                  <w:sz w:val="22"/>
                  <w:szCs w:val="22"/>
                  <w:rPrChange w:id="2845" w:author="Cong" w:date="2020-10-02T20:26:00Z">
                    <w:rPr>
                      <w:rFonts w:ascii="Calibri" w:eastAsia="Times New Roman" w:hAnsi="Calibri" w:cs="Calibri"/>
                      <w:color w:val="000000"/>
                      <w:sz w:val="22"/>
                      <w:szCs w:val="22"/>
                    </w:rPr>
                  </w:rPrChange>
                </w:rPr>
                <w:t>Disp</w:t>
              </w:r>
              <w:proofErr w:type="spellEnd"/>
              <w:r w:rsidRPr="002D02DE">
                <w:rPr>
                  <w:rFonts w:ascii="Calibri" w:eastAsia="Times New Roman" w:hAnsi="Calibri" w:cs="Calibri"/>
                  <w:i/>
                  <w:iCs/>
                  <w:color w:val="000000"/>
                  <w:sz w:val="22"/>
                  <w:szCs w:val="22"/>
                  <w:rPrChange w:id="2846" w:author="Cong" w:date="2020-10-02T20:26:00Z">
                    <w:rPr>
                      <w:rFonts w:ascii="Calibri" w:eastAsia="Times New Roman" w:hAnsi="Calibri" w:cs="Calibri"/>
                      <w:color w:val="000000"/>
                      <w:sz w:val="22"/>
                      <w:szCs w:val="22"/>
                    </w:rPr>
                  </w:rPrChange>
                </w:rPr>
                <w:t xml:space="preserve"> </w:t>
              </w:r>
              <w:proofErr w:type="spellStart"/>
              <w:r w:rsidRPr="002D02DE">
                <w:rPr>
                  <w:rFonts w:ascii="Calibri" w:eastAsia="Times New Roman" w:hAnsi="Calibri" w:cs="Calibri"/>
                  <w:i/>
                  <w:iCs/>
                  <w:color w:val="000000"/>
                  <w:sz w:val="22"/>
                  <w:szCs w:val="22"/>
                  <w:rPrChange w:id="2847" w:author="Cong" w:date="2020-10-02T20:26:00Z">
                    <w:rPr>
                      <w:rFonts w:ascii="Calibri" w:eastAsia="Times New Roman" w:hAnsi="Calibri" w:cs="Calibri"/>
                      <w:color w:val="000000"/>
                      <w:sz w:val="22"/>
                      <w:szCs w:val="22"/>
                    </w:rPr>
                  </w:rPrChange>
                </w:rPr>
                <w:t>prev</w:t>
              </w:r>
              <w:proofErr w:type="spellEnd"/>
              <w:r w:rsidRPr="002D02DE">
                <w:rPr>
                  <w:rFonts w:ascii="Calibri" w:eastAsia="Times New Roman" w:hAnsi="Calibri" w:cs="Calibri"/>
                  <w:i/>
                  <w:iCs/>
                  <w:color w:val="000000"/>
                  <w:sz w:val="22"/>
                  <w:szCs w:val="22"/>
                  <w:rPrChange w:id="2848" w:author="Cong" w:date="2020-10-02T20:26:00Z">
                    <w:rPr>
                      <w:rFonts w:ascii="Calibri" w:eastAsia="Times New Roman" w:hAnsi="Calibri" w:cs="Calibri"/>
                      <w:color w:val="000000"/>
                      <w:sz w:val="22"/>
                      <w:szCs w:val="22"/>
                    </w:rPr>
                  </w:rPrChange>
                </w:rPr>
                <w:t xml:space="preserve"> record and has </w:t>
              </w:r>
              <w:proofErr w:type="spellStart"/>
              <w:r w:rsidRPr="002D02DE">
                <w:rPr>
                  <w:rFonts w:ascii="Calibri" w:eastAsia="Times New Roman" w:hAnsi="Calibri" w:cs="Calibri"/>
                  <w:i/>
                  <w:iCs/>
                  <w:color w:val="000000"/>
                  <w:sz w:val="22"/>
                  <w:szCs w:val="22"/>
                  <w:rPrChange w:id="2849" w:author="Cong" w:date="2020-10-02T20:26:00Z">
                    <w:rPr>
                      <w:rFonts w:ascii="Calibri" w:eastAsia="Times New Roman" w:hAnsi="Calibri" w:cs="Calibri"/>
                      <w:color w:val="000000"/>
                      <w:sz w:val="22"/>
                      <w:szCs w:val="22"/>
                    </w:rPr>
                  </w:rPrChange>
                </w:rPr>
                <w:t>cond</w:t>
              </w:r>
              <w:proofErr w:type="spellEnd"/>
            </w:ins>
          </w:p>
        </w:tc>
      </w:tr>
      <w:tr w:rsidR="003F6185" w:rsidRPr="003F6185" w14:paraId="6D0A344C" w14:textId="77777777" w:rsidTr="002D02DE">
        <w:trPr>
          <w:trHeight w:val="600"/>
          <w:ins w:id="2850" w:author="Cong" w:date="2020-10-02T20:13:00Z"/>
          <w:trPrChange w:id="2851" w:author="Cong" w:date="2020-10-02T20:25:00Z">
            <w:trPr>
              <w:gridBefore w:val="1"/>
              <w:gridAfter w:val="0"/>
              <w:trHeight w:val="600"/>
            </w:trPr>
          </w:trPrChange>
        </w:trPr>
        <w:tc>
          <w:tcPr>
            <w:tcW w:w="1260" w:type="dxa"/>
            <w:vMerge/>
            <w:tcBorders>
              <w:top w:val="nil"/>
              <w:left w:val="nil"/>
              <w:bottom w:val="single" w:sz="8" w:space="0" w:color="000000"/>
              <w:right w:val="nil"/>
            </w:tcBorders>
            <w:vAlign w:val="center"/>
            <w:hideMark/>
            <w:tcPrChange w:id="2852" w:author="Cong" w:date="2020-10-02T20:25:00Z">
              <w:tcPr>
                <w:tcW w:w="990" w:type="dxa"/>
                <w:gridSpan w:val="2"/>
                <w:vMerge/>
                <w:tcBorders>
                  <w:top w:val="nil"/>
                  <w:left w:val="nil"/>
                  <w:bottom w:val="single" w:sz="8" w:space="0" w:color="000000"/>
                  <w:right w:val="nil"/>
                </w:tcBorders>
                <w:vAlign w:val="center"/>
                <w:hideMark/>
              </w:tcPr>
            </w:tcPrChange>
          </w:tcPr>
          <w:p w14:paraId="776E695A" w14:textId="77777777" w:rsidR="003F6185" w:rsidRPr="003F6185" w:rsidRDefault="003F6185" w:rsidP="003F6185">
            <w:pPr>
              <w:rPr>
                <w:ins w:id="2853"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center"/>
            <w:hideMark/>
            <w:tcPrChange w:id="2854" w:author="Cong" w:date="2020-10-02T20:25:00Z">
              <w:tcPr>
                <w:tcW w:w="2520" w:type="dxa"/>
                <w:gridSpan w:val="2"/>
                <w:tcBorders>
                  <w:top w:val="nil"/>
                  <w:left w:val="nil"/>
                  <w:bottom w:val="nil"/>
                  <w:right w:val="nil"/>
                </w:tcBorders>
                <w:shd w:val="clear" w:color="auto" w:fill="auto"/>
                <w:vAlign w:val="center"/>
                <w:hideMark/>
              </w:tcPr>
            </w:tcPrChange>
          </w:tcPr>
          <w:p w14:paraId="61CC8845" w14:textId="77777777" w:rsidR="003F6185" w:rsidRPr="003F6185" w:rsidRDefault="003F6185" w:rsidP="003F6185">
            <w:pPr>
              <w:jc w:val="center"/>
              <w:rPr>
                <w:ins w:id="2855" w:author="Cong" w:date="2020-10-02T20:13:00Z"/>
                <w:rFonts w:ascii="Calibri" w:eastAsia="Times New Roman" w:hAnsi="Calibri" w:cs="Calibri"/>
                <w:i/>
                <w:iCs/>
                <w:color w:val="000000"/>
                <w:sz w:val="22"/>
                <w:szCs w:val="22"/>
              </w:rPr>
            </w:pPr>
            <w:ins w:id="2856" w:author="Cong" w:date="2020-10-02T20:13:00Z">
              <w:r w:rsidRPr="003F6185">
                <w:rPr>
                  <w:rFonts w:ascii="Calibri" w:eastAsia="Times New Roman" w:hAnsi="Calibri" w:cs="Calibri"/>
                  <w:i/>
                  <w:iCs/>
                  <w:color w:val="000000"/>
                  <w:sz w:val="22"/>
                  <w:szCs w:val="22"/>
                </w:rPr>
                <w:t>9- Refused—Go to next module</w:t>
              </w:r>
            </w:ins>
          </w:p>
        </w:tc>
        <w:tc>
          <w:tcPr>
            <w:tcW w:w="2700" w:type="dxa"/>
            <w:tcBorders>
              <w:top w:val="nil"/>
              <w:left w:val="nil"/>
              <w:bottom w:val="nil"/>
              <w:right w:val="nil"/>
            </w:tcBorders>
            <w:shd w:val="clear" w:color="auto" w:fill="auto"/>
            <w:vAlign w:val="center"/>
            <w:hideMark/>
            <w:tcPrChange w:id="2857" w:author="Cong" w:date="2020-10-02T20:25:00Z">
              <w:tcPr>
                <w:tcW w:w="2867" w:type="dxa"/>
                <w:gridSpan w:val="3"/>
                <w:tcBorders>
                  <w:top w:val="nil"/>
                  <w:left w:val="nil"/>
                  <w:bottom w:val="nil"/>
                  <w:right w:val="nil"/>
                </w:tcBorders>
                <w:shd w:val="clear" w:color="auto" w:fill="auto"/>
                <w:vAlign w:val="center"/>
                <w:hideMark/>
              </w:tcPr>
            </w:tcPrChange>
          </w:tcPr>
          <w:p w14:paraId="7E94B287" w14:textId="77777777" w:rsidR="003F6185" w:rsidRPr="003F6185" w:rsidRDefault="003F6185" w:rsidP="003F6185">
            <w:pPr>
              <w:jc w:val="center"/>
              <w:rPr>
                <w:ins w:id="2858" w:author="Cong" w:date="2020-10-02T20:13:00Z"/>
                <w:rFonts w:ascii="Calibri" w:eastAsia="Times New Roman" w:hAnsi="Calibri" w:cs="Calibri"/>
                <w:i/>
                <w:iCs/>
                <w:color w:val="000000"/>
                <w:sz w:val="22"/>
                <w:szCs w:val="22"/>
              </w:rPr>
            </w:pPr>
            <w:ins w:id="2859" w:author="Cong" w:date="2020-10-02T20:13:00Z">
              <w:r w:rsidRPr="003F6185">
                <w:rPr>
                  <w:rFonts w:ascii="Calibri" w:eastAsia="Times New Roman" w:hAnsi="Calibri" w:cs="Calibri"/>
                  <w:i/>
                  <w:iCs/>
                  <w:color w:val="000000"/>
                  <w:sz w:val="22"/>
                  <w:szCs w:val="22"/>
                </w:rPr>
                <w:t>7- Unknown - Refused</w:t>
              </w:r>
            </w:ins>
          </w:p>
        </w:tc>
        <w:tc>
          <w:tcPr>
            <w:tcW w:w="2340" w:type="dxa"/>
            <w:tcBorders>
              <w:top w:val="nil"/>
              <w:left w:val="nil"/>
              <w:bottom w:val="nil"/>
              <w:right w:val="nil"/>
            </w:tcBorders>
            <w:shd w:val="clear" w:color="auto" w:fill="auto"/>
            <w:vAlign w:val="center"/>
            <w:hideMark/>
            <w:tcPrChange w:id="2860" w:author="Cong" w:date="2020-10-02T20:25:00Z">
              <w:tcPr>
                <w:tcW w:w="3423" w:type="dxa"/>
                <w:gridSpan w:val="3"/>
                <w:tcBorders>
                  <w:top w:val="nil"/>
                  <w:left w:val="nil"/>
                  <w:bottom w:val="nil"/>
                  <w:right w:val="nil"/>
                </w:tcBorders>
                <w:shd w:val="clear" w:color="auto" w:fill="auto"/>
                <w:vAlign w:val="center"/>
                <w:hideMark/>
              </w:tcPr>
            </w:tcPrChange>
          </w:tcPr>
          <w:p w14:paraId="2991E1BA" w14:textId="77777777" w:rsidR="003F6185" w:rsidRPr="003F6185" w:rsidRDefault="003F6185" w:rsidP="003F6185">
            <w:pPr>
              <w:jc w:val="center"/>
              <w:rPr>
                <w:ins w:id="2861" w:author="Cong" w:date="2020-10-02T20:13:00Z"/>
                <w:rFonts w:ascii="Calibri" w:eastAsia="Times New Roman" w:hAnsi="Calibri" w:cs="Calibri"/>
                <w:i/>
                <w:iCs/>
                <w:color w:val="000000"/>
                <w:sz w:val="22"/>
                <w:szCs w:val="22"/>
              </w:rPr>
            </w:pPr>
            <w:ins w:id="2862" w:author="Cong" w:date="2020-10-02T20:13:00Z">
              <w:r w:rsidRPr="003F6185">
                <w:rPr>
                  <w:rFonts w:ascii="Calibri" w:eastAsia="Times New Roman" w:hAnsi="Calibri" w:cs="Calibri"/>
                  <w:i/>
                  <w:iCs/>
                  <w:color w:val="000000"/>
                  <w:sz w:val="22"/>
                  <w:szCs w:val="22"/>
                </w:rPr>
                <w:t>9 Don't know</w:t>
              </w:r>
            </w:ins>
          </w:p>
        </w:tc>
        <w:tc>
          <w:tcPr>
            <w:tcW w:w="2160" w:type="dxa"/>
            <w:tcBorders>
              <w:top w:val="nil"/>
              <w:left w:val="nil"/>
              <w:bottom w:val="nil"/>
              <w:right w:val="nil"/>
            </w:tcBorders>
            <w:shd w:val="clear" w:color="auto" w:fill="auto"/>
            <w:vAlign w:val="center"/>
            <w:hideMark/>
            <w:tcPrChange w:id="2863" w:author="Cong" w:date="2020-10-02T20:25:00Z">
              <w:tcPr>
                <w:tcW w:w="2867" w:type="dxa"/>
                <w:gridSpan w:val="3"/>
                <w:tcBorders>
                  <w:top w:val="nil"/>
                  <w:left w:val="nil"/>
                  <w:bottom w:val="nil"/>
                  <w:right w:val="nil"/>
                </w:tcBorders>
                <w:shd w:val="clear" w:color="auto" w:fill="auto"/>
                <w:vAlign w:val="center"/>
                <w:hideMark/>
              </w:tcPr>
            </w:tcPrChange>
          </w:tcPr>
          <w:p w14:paraId="5C8D59A3" w14:textId="77777777" w:rsidR="003F6185" w:rsidRPr="003F6185" w:rsidRDefault="003F6185" w:rsidP="003F6185">
            <w:pPr>
              <w:jc w:val="center"/>
              <w:rPr>
                <w:ins w:id="2864" w:author="Cong" w:date="2020-10-02T20:13:00Z"/>
                <w:rFonts w:ascii="Calibri" w:eastAsia="Times New Roman" w:hAnsi="Calibri" w:cs="Calibri"/>
                <w:i/>
                <w:iCs/>
                <w:color w:val="000000"/>
                <w:sz w:val="22"/>
                <w:szCs w:val="22"/>
              </w:rPr>
            </w:pPr>
            <w:ins w:id="2865" w:author="Cong" w:date="2020-10-02T20:13:00Z">
              <w:r w:rsidRPr="003F6185">
                <w:rPr>
                  <w:rFonts w:ascii="Calibri" w:eastAsia="Times New Roman" w:hAnsi="Calibri" w:cs="Calibri"/>
                  <w:i/>
                  <w:iCs/>
                  <w:color w:val="000000"/>
                  <w:sz w:val="22"/>
                  <w:szCs w:val="22"/>
                </w:rPr>
                <w:t>7- Unknown - Refused</w:t>
              </w:r>
            </w:ins>
          </w:p>
        </w:tc>
        <w:tc>
          <w:tcPr>
            <w:tcW w:w="2970" w:type="dxa"/>
            <w:tcBorders>
              <w:top w:val="nil"/>
              <w:left w:val="nil"/>
              <w:bottom w:val="nil"/>
              <w:right w:val="nil"/>
            </w:tcBorders>
            <w:shd w:val="clear" w:color="auto" w:fill="auto"/>
            <w:vAlign w:val="center"/>
            <w:hideMark/>
            <w:tcPrChange w:id="2866" w:author="Cong" w:date="2020-10-02T20:25:00Z">
              <w:tcPr>
                <w:tcW w:w="2854" w:type="dxa"/>
                <w:gridSpan w:val="4"/>
                <w:tcBorders>
                  <w:top w:val="nil"/>
                  <w:left w:val="nil"/>
                  <w:bottom w:val="nil"/>
                  <w:right w:val="nil"/>
                </w:tcBorders>
                <w:shd w:val="clear" w:color="auto" w:fill="auto"/>
                <w:vAlign w:val="center"/>
                <w:hideMark/>
              </w:tcPr>
            </w:tcPrChange>
          </w:tcPr>
          <w:p w14:paraId="35B49D7A" w14:textId="77777777" w:rsidR="003F6185" w:rsidRPr="002D02DE" w:rsidRDefault="003F6185" w:rsidP="003F6185">
            <w:pPr>
              <w:jc w:val="center"/>
              <w:rPr>
                <w:ins w:id="2867" w:author="Cong" w:date="2020-10-02T20:13:00Z"/>
                <w:rFonts w:ascii="Calibri" w:eastAsia="Times New Roman" w:hAnsi="Calibri" w:cs="Calibri"/>
                <w:i/>
                <w:iCs/>
                <w:color w:val="000000"/>
                <w:sz w:val="22"/>
                <w:szCs w:val="22"/>
                <w:rPrChange w:id="2868" w:author="Cong" w:date="2020-10-02T20:26:00Z">
                  <w:rPr>
                    <w:ins w:id="2869" w:author="Cong" w:date="2020-10-02T20:13:00Z"/>
                    <w:rFonts w:ascii="Calibri" w:eastAsia="Times New Roman" w:hAnsi="Calibri" w:cs="Calibri"/>
                    <w:color w:val="000000"/>
                    <w:sz w:val="22"/>
                    <w:szCs w:val="22"/>
                  </w:rPr>
                </w:rPrChange>
              </w:rPr>
            </w:pPr>
            <w:ins w:id="2870" w:author="Cong" w:date="2020-10-02T20:13:00Z">
              <w:r w:rsidRPr="002D02DE">
                <w:rPr>
                  <w:rFonts w:ascii="Calibri" w:eastAsia="Times New Roman" w:hAnsi="Calibri" w:cs="Calibri"/>
                  <w:i/>
                  <w:iCs/>
                  <w:color w:val="000000"/>
                  <w:sz w:val="22"/>
                  <w:szCs w:val="22"/>
                  <w:rPrChange w:id="2871" w:author="Cong" w:date="2020-10-02T20:26:00Z">
                    <w:rPr>
                      <w:rFonts w:ascii="Calibri" w:eastAsia="Times New Roman" w:hAnsi="Calibri" w:cs="Calibri"/>
                      <w:color w:val="000000"/>
                      <w:sz w:val="22"/>
                      <w:szCs w:val="22"/>
                    </w:rPr>
                  </w:rPrChange>
                </w:rPr>
                <w:t xml:space="preserve">4- </w:t>
              </w:r>
              <w:proofErr w:type="spellStart"/>
              <w:r w:rsidRPr="002D02DE">
                <w:rPr>
                  <w:rFonts w:ascii="Calibri" w:eastAsia="Times New Roman" w:hAnsi="Calibri" w:cs="Calibri"/>
                  <w:i/>
                  <w:iCs/>
                  <w:color w:val="000000"/>
                  <w:sz w:val="22"/>
                  <w:szCs w:val="22"/>
                  <w:rPrChange w:id="2872" w:author="Cong" w:date="2020-10-02T20:26:00Z">
                    <w:rPr>
                      <w:rFonts w:ascii="Calibri" w:eastAsia="Times New Roman" w:hAnsi="Calibri" w:cs="Calibri"/>
                      <w:color w:val="000000"/>
                      <w:sz w:val="22"/>
                      <w:szCs w:val="22"/>
                    </w:rPr>
                  </w:rPrChange>
                </w:rPr>
                <w:t>Disp</w:t>
              </w:r>
              <w:proofErr w:type="spellEnd"/>
              <w:r w:rsidRPr="002D02DE">
                <w:rPr>
                  <w:rFonts w:ascii="Calibri" w:eastAsia="Times New Roman" w:hAnsi="Calibri" w:cs="Calibri"/>
                  <w:i/>
                  <w:iCs/>
                  <w:color w:val="000000"/>
                  <w:sz w:val="22"/>
                  <w:szCs w:val="22"/>
                  <w:rPrChange w:id="2873" w:author="Cong" w:date="2020-10-02T20:26:00Z">
                    <w:rPr>
                      <w:rFonts w:ascii="Calibri" w:eastAsia="Times New Roman" w:hAnsi="Calibri" w:cs="Calibri"/>
                      <w:color w:val="000000"/>
                      <w:sz w:val="22"/>
                      <w:szCs w:val="22"/>
                    </w:rPr>
                  </w:rPrChange>
                </w:rPr>
                <w:t xml:space="preserve"> </w:t>
              </w:r>
              <w:proofErr w:type="spellStart"/>
              <w:r w:rsidRPr="002D02DE">
                <w:rPr>
                  <w:rFonts w:ascii="Calibri" w:eastAsia="Times New Roman" w:hAnsi="Calibri" w:cs="Calibri"/>
                  <w:i/>
                  <w:iCs/>
                  <w:color w:val="000000"/>
                  <w:sz w:val="22"/>
                  <w:szCs w:val="22"/>
                  <w:rPrChange w:id="2874" w:author="Cong" w:date="2020-10-02T20:26:00Z">
                    <w:rPr>
                      <w:rFonts w:ascii="Calibri" w:eastAsia="Times New Roman" w:hAnsi="Calibri" w:cs="Calibri"/>
                      <w:color w:val="000000"/>
                      <w:sz w:val="22"/>
                      <w:szCs w:val="22"/>
                    </w:rPr>
                  </w:rPrChange>
                </w:rPr>
                <w:t>prev</w:t>
              </w:r>
              <w:proofErr w:type="spellEnd"/>
              <w:r w:rsidRPr="002D02DE">
                <w:rPr>
                  <w:rFonts w:ascii="Calibri" w:eastAsia="Times New Roman" w:hAnsi="Calibri" w:cs="Calibri"/>
                  <w:i/>
                  <w:iCs/>
                  <w:color w:val="000000"/>
                  <w:sz w:val="22"/>
                  <w:szCs w:val="22"/>
                  <w:rPrChange w:id="2875" w:author="Cong" w:date="2020-10-02T20:26:00Z">
                    <w:rPr>
                      <w:rFonts w:ascii="Calibri" w:eastAsia="Times New Roman" w:hAnsi="Calibri" w:cs="Calibri"/>
                      <w:color w:val="000000"/>
                      <w:sz w:val="22"/>
                      <w:szCs w:val="22"/>
                    </w:rPr>
                  </w:rPrChange>
                </w:rPr>
                <w:t xml:space="preserve"> record and no </w:t>
              </w:r>
              <w:proofErr w:type="spellStart"/>
              <w:r w:rsidRPr="002D02DE">
                <w:rPr>
                  <w:rFonts w:ascii="Calibri" w:eastAsia="Times New Roman" w:hAnsi="Calibri" w:cs="Calibri"/>
                  <w:i/>
                  <w:iCs/>
                  <w:color w:val="000000"/>
                  <w:sz w:val="22"/>
                  <w:szCs w:val="22"/>
                  <w:rPrChange w:id="2876" w:author="Cong" w:date="2020-10-02T20:26:00Z">
                    <w:rPr>
                      <w:rFonts w:ascii="Calibri" w:eastAsia="Times New Roman" w:hAnsi="Calibri" w:cs="Calibri"/>
                      <w:color w:val="000000"/>
                      <w:sz w:val="22"/>
                      <w:szCs w:val="22"/>
                    </w:rPr>
                  </w:rPrChange>
                </w:rPr>
                <w:t>cond</w:t>
              </w:r>
              <w:proofErr w:type="spellEnd"/>
            </w:ins>
          </w:p>
        </w:tc>
      </w:tr>
      <w:tr w:rsidR="003F6185" w:rsidRPr="003F6185" w14:paraId="1880C3D3" w14:textId="77777777" w:rsidTr="002D02DE">
        <w:trPr>
          <w:trHeight w:val="600"/>
          <w:ins w:id="2877" w:author="Cong" w:date="2020-10-02T20:13:00Z"/>
          <w:trPrChange w:id="2878" w:author="Cong" w:date="2020-10-02T20:25:00Z">
            <w:trPr>
              <w:gridBefore w:val="1"/>
              <w:gridAfter w:val="0"/>
              <w:trHeight w:val="600"/>
            </w:trPr>
          </w:trPrChange>
        </w:trPr>
        <w:tc>
          <w:tcPr>
            <w:tcW w:w="1260" w:type="dxa"/>
            <w:vMerge/>
            <w:tcBorders>
              <w:top w:val="nil"/>
              <w:left w:val="nil"/>
              <w:bottom w:val="single" w:sz="8" w:space="0" w:color="000000"/>
              <w:right w:val="nil"/>
            </w:tcBorders>
            <w:vAlign w:val="center"/>
            <w:hideMark/>
            <w:tcPrChange w:id="2879" w:author="Cong" w:date="2020-10-02T20:25:00Z">
              <w:tcPr>
                <w:tcW w:w="990" w:type="dxa"/>
                <w:gridSpan w:val="2"/>
                <w:vMerge/>
                <w:tcBorders>
                  <w:top w:val="nil"/>
                  <w:left w:val="nil"/>
                  <w:bottom w:val="single" w:sz="8" w:space="0" w:color="000000"/>
                  <w:right w:val="nil"/>
                </w:tcBorders>
                <w:vAlign w:val="center"/>
                <w:hideMark/>
              </w:tcPr>
            </w:tcPrChange>
          </w:tcPr>
          <w:p w14:paraId="3B8545CA" w14:textId="77777777" w:rsidR="003F6185" w:rsidRPr="003F6185" w:rsidRDefault="003F6185" w:rsidP="003F6185">
            <w:pPr>
              <w:rPr>
                <w:ins w:id="2880"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center"/>
            <w:hideMark/>
            <w:tcPrChange w:id="2881" w:author="Cong" w:date="2020-10-02T20:25:00Z">
              <w:tcPr>
                <w:tcW w:w="2520" w:type="dxa"/>
                <w:gridSpan w:val="2"/>
                <w:tcBorders>
                  <w:top w:val="nil"/>
                  <w:left w:val="nil"/>
                  <w:bottom w:val="nil"/>
                  <w:right w:val="nil"/>
                </w:tcBorders>
                <w:shd w:val="clear" w:color="auto" w:fill="auto"/>
                <w:vAlign w:val="center"/>
                <w:hideMark/>
              </w:tcPr>
            </w:tcPrChange>
          </w:tcPr>
          <w:p w14:paraId="02D32BBB" w14:textId="77777777" w:rsidR="003F6185" w:rsidRPr="003F6185" w:rsidRDefault="003F6185" w:rsidP="003F6185">
            <w:pPr>
              <w:jc w:val="center"/>
              <w:rPr>
                <w:ins w:id="2882" w:author="Cong" w:date="2020-10-02T20:13:00Z"/>
                <w:rFonts w:ascii="Calibri" w:eastAsia="Times New Roman" w:hAnsi="Calibri" w:cs="Calibri"/>
                <w:i/>
                <w:iCs/>
                <w:color w:val="000000"/>
                <w:sz w:val="22"/>
                <w:szCs w:val="22"/>
              </w:rPr>
            </w:pPr>
            <w:ins w:id="2883" w:author="Cong" w:date="2020-10-02T20:13:00Z">
              <w:r w:rsidRPr="003F6185">
                <w:rPr>
                  <w:rFonts w:ascii="Calibri" w:eastAsia="Times New Roman" w:hAnsi="Calibri" w:cs="Calibri"/>
                  <w:i/>
                  <w:iCs/>
                  <w:color w:val="000000"/>
                  <w:sz w:val="22"/>
                  <w:szCs w:val="22"/>
                </w:rPr>
                <w:t>Blank- Not asked or Missing</w:t>
              </w:r>
            </w:ins>
          </w:p>
        </w:tc>
        <w:tc>
          <w:tcPr>
            <w:tcW w:w="2700" w:type="dxa"/>
            <w:tcBorders>
              <w:top w:val="nil"/>
              <w:left w:val="nil"/>
              <w:bottom w:val="nil"/>
              <w:right w:val="nil"/>
            </w:tcBorders>
            <w:shd w:val="clear" w:color="auto" w:fill="auto"/>
            <w:vAlign w:val="center"/>
            <w:hideMark/>
            <w:tcPrChange w:id="2884" w:author="Cong" w:date="2020-10-02T20:25:00Z">
              <w:tcPr>
                <w:tcW w:w="2867" w:type="dxa"/>
                <w:gridSpan w:val="3"/>
                <w:tcBorders>
                  <w:top w:val="nil"/>
                  <w:left w:val="nil"/>
                  <w:bottom w:val="nil"/>
                  <w:right w:val="nil"/>
                </w:tcBorders>
                <w:shd w:val="clear" w:color="auto" w:fill="auto"/>
                <w:vAlign w:val="center"/>
                <w:hideMark/>
              </w:tcPr>
            </w:tcPrChange>
          </w:tcPr>
          <w:p w14:paraId="7A415423" w14:textId="77777777" w:rsidR="003F6185" w:rsidRPr="003F6185" w:rsidRDefault="003F6185" w:rsidP="003F6185">
            <w:pPr>
              <w:jc w:val="center"/>
              <w:rPr>
                <w:ins w:id="2885" w:author="Cong" w:date="2020-10-02T20:13:00Z"/>
                <w:rFonts w:ascii="Calibri" w:eastAsia="Times New Roman" w:hAnsi="Calibri" w:cs="Calibri"/>
                <w:i/>
                <w:iCs/>
                <w:color w:val="000000"/>
                <w:sz w:val="22"/>
                <w:szCs w:val="22"/>
              </w:rPr>
            </w:pPr>
            <w:ins w:id="2886" w:author="Cong" w:date="2020-10-02T20:13:00Z">
              <w:r w:rsidRPr="003F6185">
                <w:rPr>
                  <w:rFonts w:ascii="Calibri" w:eastAsia="Times New Roman" w:hAnsi="Calibri" w:cs="Calibri"/>
                  <w:i/>
                  <w:iCs/>
                  <w:color w:val="000000"/>
                  <w:sz w:val="22"/>
                  <w:szCs w:val="22"/>
                </w:rPr>
                <w:t>8- Unknown- Not ascertained</w:t>
              </w:r>
            </w:ins>
          </w:p>
        </w:tc>
        <w:tc>
          <w:tcPr>
            <w:tcW w:w="2340" w:type="dxa"/>
            <w:tcBorders>
              <w:top w:val="nil"/>
              <w:left w:val="nil"/>
              <w:bottom w:val="nil"/>
              <w:right w:val="nil"/>
            </w:tcBorders>
            <w:shd w:val="clear" w:color="auto" w:fill="auto"/>
            <w:vAlign w:val="center"/>
            <w:hideMark/>
            <w:tcPrChange w:id="2887" w:author="Cong" w:date="2020-10-02T20:25:00Z">
              <w:tcPr>
                <w:tcW w:w="3423" w:type="dxa"/>
                <w:gridSpan w:val="3"/>
                <w:tcBorders>
                  <w:top w:val="nil"/>
                  <w:left w:val="nil"/>
                  <w:bottom w:val="nil"/>
                  <w:right w:val="nil"/>
                </w:tcBorders>
                <w:shd w:val="clear" w:color="auto" w:fill="auto"/>
                <w:vAlign w:val="center"/>
                <w:hideMark/>
              </w:tcPr>
            </w:tcPrChange>
          </w:tcPr>
          <w:p w14:paraId="3745AD31" w14:textId="77777777" w:rsidR="003F6185" w:rsidRPr="003F6185" w:rsidRDefault="003F6185" w:rsidP="003F6185">
            <w:pPr>
              <w:jc w:val="center"/>
              <w:rPr>
                <w:ins w:id="2888" w:author="Cong" w:date="2020-10-02T20:13:00Z"/>
                <w:rFonts w:ascii="Calibri" w:eastAsia="Times New Roman" w:hAnsi="Calibri" w:cs="Calibri"/>
                <w:i/>
                <w:iCs/>
                <w:color w:val="000000"/>
                <w:sz w:val="22"/>
                <w:szCs w:val="22"/>
              </w:rPr>
            </w:pPr>
            <w:ins w:id="2889" w:author="Cong" w:date="2020-10-02T20:13:00Z">
              <w:r w:rsidRPr="003F6185">
                <w:rPr>
                  <w:rFonts w:ascii="Calibri" w:eastAsia="Times New Roman" w:hAnsi="Calibri" w:cs="Calibri"/>
                  <w:i/>
                  <w:iCs/>
                  <w:color w:val="000000"/>
                  <w:sz w:val="22"/>
                  <w:szCs w:val="22"/>
                </w:rPr>
                <w:t>. Missing</w:t>
              </w:r>
            </w:ins>
          </w:p>
        </w:tc>
        <w:tc>
          <w:tcPr>
            <w:tcW w:w="2160" w:type="dxa"/>
            <w:tcBorders>
              <w:top w:val="nil"/>
              <w:left w:val="nil"/>
              <w:bottom w:val="nil"/>
              <w:right w:val="nil"/>
            </w:tcBorders>
            <w:shd w:val="clear" w:color="auto" w:fill="auto"/>
            <w:vAlign w:val="center"/>
            <w:hideMark/>
            <w:tcPrChange w:id="2890" w:author="Cong" w:date="2020-10-02T20:25:00Z">
              <w:tcPr>
                <w:tcW w:w="2867" w:type="dxa"/>
                <w:gridSpan w:val="3"/>
                <w:tcBorders>
                  <w:top w:val="nil"/>
                  <w:left w:val="nil"/>
                  <w:bottom w:val="nil"/>
                  <w:right w:val="nil"/>
                </w:tcBorders>
                <w:shd w:val="clear" w:color="auto" w:fill="auto"/>
                <w:vAlign w:val="center"/>
                <w:hideMark/>
              </w:tcPr>
            </w:tcPrChange>
          </w:tcPr>
          <w:p w14:paraId="0711FF8E" w14:textId="77777777" w:rsidR="003F6185" w:rsidRPr="003F6185" w:rsidRDefault="003F6185" w:rsidP="003F6185">
            <w:pPr>
              <w:jc w:val="center"/>
              <w:rPr>
                <w:ins w:id="2891" w:author="Cong" w:date="2020-10-02T20:13:00Z"/>
                <w:rFonts w:ascii="Calibri" w:eastAsia="Times New Roman" w:hAnsi="Calibri" w:cs="Calibri"/>
                <w:i/>
                <w:iCs/>
                <w:color w:val="000000"/>
                <w:sz w:val="22"/>
                <w:szCs w:val="22"/>
              </w:rPr>
            </w:pPr>
            <w:ins w:id="2892" w:author="Cong" w:date="2020-10-02T20:13:00Z">
              <w:r w:rsidRPr="003F6185">
                <w:rPr>
                  <w:rFonts w:ascii="Calibri" w:eastAsia="Times New Roman" w:hAnsi="Calibri" w:cs="Calibri"/>
                  <w:i/>
                  <w:iCs/>
                  <w:color w:val="000000"/>
                  <w:sz w:val="22"/>
                  <w:szCs w:val="22"/>
                </w:rPr>
                <w:t>8- Unknown - Not ascertained</w:t>
              </w:r>
            </w:ins>
          </w:p>
        </w:tc>
        <w:tc>
          <w:tcPr>
            <w:tcW w:w="2970" w:type="dxa"/>
            <w:tcBorders>
              <w:top w:val="nil"/>
              <w:left w:val="nil"/>
              <w:bottom w:val="nil"/>
              <w:right w:val="nil"/>
            </w:tcBorders>
            <w:shd w:val="clear" w:color="auto" w:fill="auto"/>
            <w:vAlign w:val="center"/>
            <w:hideMark/>
            <w:tcPrChange w:id="2893" w:author="Cong" w:date="2020-10-02T20:25:00Z">
              <w:tcPr>
                <w:tcW w:w="2854" w:type="dxa"/>
                <w:gridSpan w:val="4"/>
                <w:tcBorders>
                  <w:top w:val="nil"/>
                  <w:left w:val="nil"/>
                  <w:bottom w:val="nil"/>
                  <w:right w:val="nil"/>
                </w:tcBorders>
                <w:shd w:val="clear" w:color="auto" w:fill="auto"/>
                <w:vAlign w:val="center"/>
                <w:hideMark/>
              </w:tcPr>
            </w:tcPrChange>
          </w:tcPr>
          <w:p w14:paraId="58859A64" w14:textId="77777777" w:rsidR="003F6185" w:rsidRPr="002D02DE" w:rsidRDefault="003F6185" w:rsidP="003F6185">
            <w:pPr>
              <w:jc w:val="center"/>
              <w:rPr>
                <w:ins w:id="2894" w:author="Cong" w:date="2020-10-02T20:13:00Z"/>
                <w:rFonts w:ascii="Calibri" w:eastAsia="Times New Roman" w:hAnsi="Calibri" w:cs="Calibri"/>
                <w:i/>
                <w:iCs/>
                <w:color w:val="000000"/>
                <w:sz w:val="22"/>
                <w:szCs w:val="22"/>
                <w:rPrChange w:id="2895" w:author="Cong" w:date="2020-10-02T20:26:00Z">
                  <w:rPr>
                    <w:ins w:id="2896" w:author="Cong" w:date="2020-10-02T20:13:00Z"/>
                    <w:rFonts w:ascii="Calibri" w:eastAsia="Times New Roman" w:hAnsi="Calibri" w:cs="Calibri"/>
                    <w:color w:val="000000"/>
                    <w:sz w:val="22"/>
                    <w:szCs w:val="22"/>
                  </w:rPr>
                </w:rPrChange>
              </w:rPr>
            </w:pPr>
            <w:ins w:id="2897" w:author="Cong" w:date="2020-10-02T20:13:00Z">
              <w:r w:rsidRPr="002D02DE">
                <w:rPr>
                  <w:rFonts w:ascii="Calibri" w:eastAsia="Times New Roman" w:hAnsi="Calibri" w:cs="Calibri"/>
                  <w:i/>
                  <w:iCs/>
                  <w:color w:val="000000"/>
                  <w:sz w:val="22"/>
                  <w:szCs w:val="22"/>
                  <w:rPrChange w:id="2898" w:author="Cong" w:date="2020-10-02T20:26:00Z">
                    <w:rPr>
                      <w:rFonts w:ascii="Calibri" w:eastAsia="Times New Roman" w:hAnsi="Calibri" w:cs="Calibri"/>
                      <w:color w:val="000000"/>
                      <w:sz w:val="22"/>
                      <w:szCs w:val="22"/>
                    </w:rPr>
                  </w:rPrChange>
                </w:rPr>
                <w:t xml:space="preserve">5- </w:t>
              </w:r>
              <w:proofErr w:type="spellStart"/>
              <w:r w:rsidRPr="002D02DE">
                <w:rPr>
                  <w:rFonts w:ascii="Calibri" w:eastAsia="Times New Roman" w:hAnsi="Calibri" w:cs="Calibri"/>
                  <w:i/>
                  <w:iCs/>
                  <w:color w:val="000000"/>
                  <w:sz w:val="22"/>
                  <w:szCs w:val="22"/>
                  <w:rPrChange w:id="2899" w:author="Cong" w:date="2020-10-02T20:26:00Z">
                    <w:rPr>
                      <w:rFonts w:ascii="Calibri" w:eastAsia="Times New Roman" w:hAnsi="Calibri" w:cs="Calibri"/>
                      <w:color w:val="000000"/>
                      <w:sz w:val="22"/>
                      <w:szCs w:val="22"/>
                    </w:rPr>
                  </w:rPrChange>
                </w:rPr>
                <w:t>Disp</w:t>
              </w:r>
              <w:proofErr w:type="spellEnd"/>
              <w:r w:rsidRPr="002D02DE">
                <w:rPr>
                  <w:rFonts w:ascii="Calibri" w:eastAsia="Times New Roman" w:hAnsi="Calibri" w:cs="Calibri"/>
                  <w:i/>
                  <w:iCs/>
                  <w:color w:val="000000"/>
                  <w:sz w:val="22"/>
                  <w:szCs w:val="22"/>
                  <w:rPrChange w:id="2900" w:author="Cong" w:date="2020-10-02T20:26:00Z">
                    <w:rPr>
                      <w:rFonts w:ascii="Calibri" w:eastAsia="Times New Roman" w:hAnsi="Calibri" w:cs="Calibri"/>
                      <w:color w:val="000000"/>
                      <w:sz w:val="22"/>
                      <w:szCs w:val="22"/>
                    </w:rPr>
                  </w:rPrChange>
                </w:rPr>
                <w:t xml:space="preserve"> </w:t>
              </w:r>
              <w:proofErr w:type="spellStart"/>
              <w:r w:rsidRPr="002D02DE">
                <w:rPr>
                  <w:rFonts w:ascii="Calibri" w:eastAsia="Times New Roman" w:hAnsi="Calibri" w:cs="Calibri"/>
                  <w:i/>
                  <w:iCs/>
                  <w:color w:val="000000"/>
                  <w:sz w:val="22"/>
                  <w:szCs w:val="22"/>
                  <w:rPrChange w:id="2901" w:author="Cong" w:date="2020-10-02T20:26:00Z">
                    <w:rPr>
                      <w:rFonts w:ascii="Calibri" w:eastAsia="Times New Roman" w:hAnsi="Calibri" w:cs="Calibri"/>
                      <w:color w:val="000000"/>
                      <w:sz w:val="22"/>
                      <w:szCs w:val="22"/>
                    </w:rPr>
                  </w:rPrChange>
                </w:rPr>
                <w:t>prev</w:t>
              </w:r>
              <w:proofErr w:type="spellEnd"/>
              <w:r w:rsidRPr="002D02DE">
                <w:rPr>
                  <w:rFonts w:ascii="Calibri" w:eastAsia="Times New Roman" w:hAnsi="Calibri" w:cs="Calibri"/>
                  <w:i/>
                  <w:iCs/>
                  <w:color w:val="000000"/>
                  <w:sz w:val="22"/>
                  <w:szCs w:val="22"/>
                  <w:rPrChange w:id="2902" w:author="Cong" w:date="2020-10-02T20:26:00Z">
                    <w:rPr>
                      <w:rFonts w:ascii="Calibri" w:eastAsia="Times New Roman" w:hAnsi="Calibri" w:cs="Calibri"/>
                      <w:color w:val="000000"/>
                      <w:sz w:val="22"/>
                      <w:szCs w:val="22"/>
                    </w:rPr>
                  </w:rPrChange>
                </w:rPr>
                <w:t xml:space="preserve"> record (DK if </w:t>
              </w:r>
              <w:proofErr w:type="spellStart"/>
              <w:r w:rsidRPr="002D02DE">
                <w:rPr>
                  <w:rFonts w:ascii="Calibri" w:eastAsia="Times New Roman" w:hAnsi="Calibri" w:cs="Calibri"/>
                  <w:i/>
                  <w:iCs/>
                  <w:color w:val="000000"/>
                  <w:sz w:val="22"/>
                  <w:szCs w:val="22"/>
                  <w:rPrChange w:id="2903" w:author="Cong" w:date="2020-10-02T20:26:00Z">
                    <w:rPr>
                      <w:rFonts w:ascii="Calibri" w:eastAsia="Times New Roman" w:hAnsi="Calibri" w:cs="Calibri"/>
                      <w:color w:val="000000"/>
                      <w:sz w:val="22"/>
                      <w:szCs w:val="22"/>
                    </w:rPr>
                  </w:rPrChange>
                </w:rPr>
                <w:t>cond</w:t>
              </w:r>
              <w:proofErr w:type="spellEnd"/>
              <w:r w:rsidRPr="002D02DE">
                <w:rPr>
                  <w:rFonts w:ascii="Calibri" w:eastAsia="Times New Roman" w:hAnsi="Calibri" w:cs="Calibri"/>
                  <w:i/>
                  <w:iCs/>
                  <w:color w:val="000000"/>
                  <w:sz w:val="22"/>
                  <w:szCs w:val="22"/>
                  <w:rPrChange w:id="2904" w:author="Cong" w:date="2020-10-02T20:26:00Z">
                    <w:rPr>
                      <w:rFonts w:ascii="Calibri" w:eastAsia="Times New Roman" w:hAnsi="Calibri" w:cs="Calibri"/>
                      <w:color w:val="000000"/>
                      <w:sz w:val="22"/>
                      <w:szCs w:val="22"/>
                    </w:rPr>
                  </w:rPrChange>
                </w:rPr>
                <w:t>)</w:t>
              </w:r>
            </w:ins>
          </w:p>
        </w:tc>
      </w:tr>
      <w:tr w:rsidR="003F6185" w:rsidRPr="003F6185" w14:paraId="1138B065" w14:textId="77777777" w:rsidTr="002D02DE">
        <w:trPr>
          <w:trHeight w:val="300"/>
          <w:ins w:id="2905" w:author="Cong" w:date="2020-10-02T20:13:00Z"/>
          <w:trPrChange w:id="2906" w:author="Cong" w:date="2020-10-02T20:25:00Z">
            <w:trPr>
              <w:gridBefore w:val="1"/>
              <w:gridAfter w:val="0"/>
              <w:trHeight w:val="300"/>
            </w:trPr>
          </w:trPrChange>
        </w:trPr>
        <w:tc>
          <w:tcPr>
            <w:tcW w:w="1260" w:type="dxa"/>
            <w:vMerge/>
            <w:tcBorders>
              <w:top w:val="nil"/>
              <w:left w:val="nil"/>
              <w:bottom w:val="single" w:sz="8" w:space="0" w:color="000000"/>
              <w:right w:val="nil"/>
            </w:tcBorders>
            <w:vAlign w:val="center"/>
            <w:hideMark/>
            <w:tcPrChange w:id="2907" w:author="Cong" w:date="2020-10-02T20:25:00Z">
              <w:tcPr>
                <w:tcW w:w="990" w:type="dxa"/>
                <w:gridSpan w:val="2"/>
                <w:vMerge/>
                <w:tcBorders>
                  <w:top w:val="nil"/>
                  <w:left w:val="nil"/>
                  <w:bottom w:val="single" w:sz="8" w:space="0" w:color="000000"/>
                  <w:right w:val="nil"/>
                </w:tcBorders>
                <w:vAlign w:val="center"/>
                <w:hideMark/>
              </w:tcPr>
            </w:tcPrChange>
          </w:tcPr>
          <w:p w14:paraId="1EE532CC" w14:textId="77777777" w:rsidR="003F6185" w:rsidRPr="003F6185" w:rsidRDefault="003F6185" w:rsidP="003F6185">
            <w:pPr>
              <w:rPr>
                <w:ins w:id="2908"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noWrap/>
            <w:vAlign w:val="bottom"/>
            <w:hideMark/>
            <w:tcPrChange w:id="2909" w:author="Cong" w:date="2020-10-02T20:25:00Z">
              <w:tcPr>
                <w:tcW w:w="2520" w:type="dxa"/>
                <w:gridSpan w:val="2"/>
                <w:tcBorders>
                  <w:top w:val="nil"/>
                  <w:left w:val="nil"/>
                  <w:bottom w:val="nil"/>
                  <w:right w:val="nil"/>
                </w:tcBorders>
                <w:shd w:val="clear" w:color="auto" w:fill="auto"/>
                <w:noWrap/>
                <w:vAlign w:val="bottom"/>
                <w:hideMark/>
              </w:tcPr>
            </w:tcPrChange>
          </w:tcPr>
          <w:p w14:paraId="59DA77FA" w14:textId="77777777" w:rsidR="003F6185" w:rsidRPr="003F6185" w:rsidRDefault="003F6185" w:rsidP="003F6185">
            <w:pPr>
              <w:jc w:val="center"/>
              <w:rPr>
                <w:ins w:id="2910" w:author="Cong" w:date="2020-10-02T20:13:00Z"/>
                <w:rFonts w:ascii="Calibri" w:eastAsia="Times New Roman" w:hAnsi="Calibri" w:cs="Calibri"/>
                <w:color w:val="000000"/>
                <w:sz w:val="22"/>
                <w:szCs w:val="22"/>
              </w:rPr>
            </w:pPr>
          </w:p>
        </w:tc>
        <w:tc>
          <w:tcPr>
            <w:tcW w:w="2700" w:type="dxa"/>
            <w:tcBorders>
              <w:top w:val="nil"/>
              <w:left w:val="nil"/>
              <w:bottom w:val="nil"/>
              <w:right w:val="nil"/>
            </w:tcBorders>
            <w:shd w:val="clear" w:color="auto" w:fill="auto"/>
            <w:vAlign w:val="center"/>
            <w:hideMark/>
            <w:tcPrChange w:id="2911" w:author="Cong" w:date="2020-10-02T20:25:00Z">
              <w:tcPr>
                <w:tcW w:w="2867" w:type="dxa"/>
                <w:gridSpan w:val="3"/>
                <w:tcBorders>
                  <w:top w:val="nil"/>
                  <w:left w:val="nil"/>
                  <w:bottom w:val="nil"/>
                  <w:right w:val="nil"/>
                </w:tcBorders>
                <w:shd w:val="clear" w:color="auto" w:fill="auto"/>
                <w:vAlign w:val="center"/>
                <w:hideMark/>
              </w:tcPr>
            </w:tcPrChange>
          </w:tcPr>
          <w:p w14:paraId="2D3990AE" w14:textId="77777777" w:rsidR="003F6185" w:rsidRPr="003F6185" w:rsidRDefault="003F6185" w:rsidP="003F6185">
            <w:pPr>
              <w:jc w:val="center"/>
              <w:rPr>
                <w:ins w:id="2912" w:author="Cong" w:date="2020-10-02T20:13:00Z"/>
                <w:rFonts w:ascii="Calibri" w:eastAsia="Times New Roman" w:hAnsi="Calibri" w:cs="Calibri"/>
                <w:i/>
                <w:iCs/>
                <w:color w:val="000000"/>
                <w:sz w:val="22"/>
                <w:szCs w:val="22"/>
              </w:rPr>
            </w:pPr>
            <w:ins w:id="2913" w:author="Cong" w:date="2020-10-02T20:13:00Z">
              <w:r w:rsidRPr="003F6185">
                <w:rPr>
                  <w:rFonts w:ascii="Calibri" w:eastAsia="Times New Roman" w:hAnsi="Calibri" w:cs="Calibri"/>
                  <w:i/>
                  <w:iCs/>
                  <w:color w:val="000000"/>
                  <w:sz w:val="22"/>
                  <w:szCs w:val="22"/>
                </w:rPr>
                <w:t xml:space="preserve">9-  Unknown - Don't know </w:t>
              </w:r>
            </w:ins>
          </w:p>
        </w:tc>
        <w:tc>
          <w:tcPr>
            <w:tcW w:w="2340" w:type="dxa"/>
            <w:tcBorders>
              <w:top w:val="nil"/>
              <w:left w:val="nil"/>
              <w:bottom w:val="nil"/>
              <w:right w:val="nil"/>
            </w:tcBorders>
            <w:shd w:val="clear" w:color="auto" w:fill="auto"/>
            <w:noWrap/>
            <w:vAlign w:val="bottom"/>
            <w:hideMark/>
            <w:tcPrChange w:id="2914" w:author="Cong" w:date="2020-10-02T20:25:00Z">
              <w:tcPr>
                <w:tcW w:w="3423" w:type="dxa"/>
                <w:gridSpan w:val="3"/>
                <w:tcBorders>
                  <w:top w:val="nil"/>
                  <w:left w:val="nil"/>
                  <w:bottom w:val="nil"/>
                  <w:right w:val="nil"/>
                </w:tcBorders>
                <w:shd w:val="clear" w:color="auto" w:fill="auto"/>
                <w:noWrap/>
                <w:vAlign w:val="bottom"/>
                <w:hideMark/>
              </w:tcPr>
            </w:tcPrChange>
          </w:tcPr>
          <w:p w14:paraId="14703B68" w14:textId="77777777" w:rsidR="003F6185" w:rsidRPr="003F6185" w:rsidRDefault="003F6185" w:rsidP="003F6185">
            <w:pPr>
              <w:jc w:val="center"/>
              <w:rPr>
                <w:ins w:id="2915" w:author="Cong" w:date="2020-10-02T20:13:00Z"/>
                <w:rFonts w:ascii="Calibri" w:eastAsia="Times New Roman" w:hAnsi="Calibri" w:cs="Calibri"/>
                <w:i/>
                <w:iCs/>
                <w:color w:val="000000"/>
                <w:sz w:val="22"/>
                <w:szCs w:val="22"/>
              </w:rPr>
            </w:pPr>
          </w:p>
        </w:tc>
        <w:tc>
          <w:tcPr>
            <w:tcW w:w="2160" w:type="dxa"/>
            <w:tcBorders>
              <w:top w:val="nil"/>
              <w:left w:val="nil"/>
              <w:bottom w:val="nil"/>
              <w:right w:val="nil"/>
            </w:tcBorders>
            <w:shd w:val="clear" w:color="auto" w:fill="auto"/>
            <w:vAlign w:val="center"/>
            <w:hideMark/>
            <w:tcPrChange w:id="2916" w:author="Cong" w:date="2020-10-02T20:25:00Z">
              <w:tcPr>
                <w:tcW w:w="2867" w:type="dxa"/>
                <w:gridSpan w:val="3"/>
                <w:tcBorders>
                  <w:top w:val="nil"/>
                  <w:left w:val="nil"/>
                  <w:bottom w:val="nil"/>
                  <w:right w:val="nil"/>
                </w:tcBorders>
                <w:shd w:val="clear" w:color="auto" w:fill="auto"/>
                <w:vAlign w:val="center"/>
                <w:hideMark/>
              </w:tcPr>
            </w:tcPrChange>
          </w:tcPr>
          <w:p w14:paraId="30A3B03E" w14:textId="77777777" w:rsidR="003F6185" w:rsidRPr="003F6185" w:rsidRDefault="003F6185" w:rsidP="003F6185">
            <w:pPr>
              <w:jc w:val="center"/>
              <w:rPr>
                <w:ins w:id="2917" w:author="Cong" w:date="2020-10-02T20:13:00Z"/>
                <w:rFonts w:ascii="Calibri" w:eastAsia="Times New Roman" w:hAnsi="Calibri" w:cs="Calibri"/>
                <w:i/>
                <w:iCs/>
                <w:color w:val="000000"/>
                <w:sz w:val="22"/>
                <w:szCs w:val="22"/>
              </w:rPr>
            </w:pPr>
            <w:ins w:id="2918" w:author="Cong" w:date="2020-10-02T20:13:00Z">
              <w:r w:rsidRPr="003F6185">
                <w:rPr>
                  <w:rFonts w:ascii="Calibri" w:eastAsia="Times New Roman" w:hAnsi="Calibri" w:cs="Calibri"/>
                  <w:i/>
                  <w:iCs/>
                  <w:color w:val="000000"/>
                  <w:sz w:val="22"/>
                  <w:szCs w:val="22"/>
                </w:rPr>
                <w:t xml:space="preserve">9-  Unknown- Don't know </w:t>
              </w:r>
            </w:ins>
          </w:p>
        </w:tc>
        <w:tc>
          <w:tcPr>
            <w:tcW w:w="2970" w:type="dxa"/>
            <w:tcBorders>
              <w:top w:val="nil"/>
              <w:left w:val="nil"/>
              <w:bottom w:val="nil"/>
              <w:right w:val="nil"/>
            </w:tcBorders>
            <w:shd w:val="clear" w:color="auto" w:fill="auto"/>
            <w:noWrap/>
            <w:vAlign w:val="bottom"/>
            <w:hideMark/>
            <w:tcPrChange w:id="2919" w:author="Cong" w:date="2020-10-02T20:25:00Z">
              <w:tcPr>
                <w:tcW w:w="2854" w:type="dxa"/>
                <w:gridSpan w:val="4"/>
                <w:tcBorders>
                  <w:top w:val="nil"/>
                  <w:left w:val="nil"/>
                  <w:bottom w:val="nil"/>
                  <w:right w:val="nil"/>
                </w:tcBorders>
                <w:shd w:val="clear" w:color="auto" w:fill="auto"/>
                <w:noWrap/>
                <w:vAlign w:val="bottom"/>
                <w:hideMark/>
              </w:tcPr>
            </w:tcPrChange>
          </w:tcPr>
          <w:p w14:paraId="12ACFB7D" w14:textId="77777777" w:rsidR="003F6185" w:rsidRPr="003F6185" w:rsidRDefault="003F6185" w:rsidP="003F6185">
            <w:pPr>
              <w:jc w:val="center"/>
              <w:rPr>
                <w:ins w:id="2920" w:author="Cong" w:date="2020-10-02T20:13:00Z"/>
                <w:rFonts w:ascii="Calibri" w:eastAsia="Times New Roman" w:hAnsi="Calibri" w:cs="Calibri"/>
                <w:i/>
                <w:iCs/>
                <w:color w:val="000000"/>
                <w:sz w:val="22"/>
                <w:szCs w:val="22"/>
              </w:rPr>
            </w:pPr>
          </w:p>
        </w:tc>
      </w:tr>
      <w:tr w:rsidR="003F6185" w:rsidRPr="003F6185" w14:paraId="74EE0608" w14:textId="77777777" w:rsidTr="002D02DE">
        <w:trPr>
          <w:trHeight w:val="1815"/>
          <w:ins w:id="2921" w:author="Cong" w:date="2020-10-02T20:13:00Z"/>
          <w:trPrChange w:id="2922" w:author="Cong" w:date="2020-10-02T20:25:00Z">
            <w:trPr>
              <w:gridBefore w:val="1"/>
              <w:gridAfter w:val="0"/>
              <w:trHeight w:val="1815"/>
            </w:trPr>
          </w:trPrChange>
        </w:trPr>
        <w:tc>
          <w:tcPr>
            <w:tcW w:w="1260" w:type="dxa"/>
            <w:vMerge/>
            <w:tcBorders>
              <w:top w:val="nil"/>
              <w:left w:val="nil"/>
              <w:bottom w:val="single" w:sz="8" w:space="0" w:color="000000"/>
              <w:right w:val="nil"/>
            </w:tcBorders>
            <w:vAlign w:val="center"/>
            <w:hideMark/>
            <w:tcPrChange w:id="2923" w:author="Cong" w:date="2020-10-02T20:25:00Z">
              <w:tcPr>
                <w:tcW w:w="990" w:type="dxa"/>
                <w:gridSpan w:val="2"/>
                <w:vMerge/>
                <w:tcBorders>
                  <w:top w:val="nil"/>
                  <w:left w:val="nil"/>
                  <w:bottom w:val="single" w:sz="8" w:space="0" w:color="000000"/>
                  <w:right w:val="nil"/>
                </w:tcBorders>
                <w:vAlign w:val="center"/>
                <w:hideMark/>
              </w:tcPr>
            </w:tcPrChange>
          </w:tcPr>
          <w:p w14:paraId="46D3DF31" w14:textId="77777777" w:rsidR="003F6185" w:rsidRPr="003F6185" w:rsidRDefault="003F6185" w:rsidP="003F6185">
            <w:pPr>
              <w:rPr>
                <w:ins w:id="2924"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center"/>
            <w:hideMark/>
            <w:tcPrChange w:id="2925" w:author="Cong" w:date="2020-10-02T20:25:00Z">
              <w:tcPr>
                <w:tcW w:w="2520" w:type="dxa"/>
                <w:gridSpan w:val="2"/>
                <w:tcBorders>
                  <w:top w:val="nil"/>
                  <w:left w:val="nil"/>
                  <w:bottom w:val="nil"/>
                  <w:right w:val="nil"/>
                </w:tcBorders>
                <w:shd w:val="clear" w:color="auto" w:fill="auto"/>
                <w:vAlign w:val="center"/>
                <w:hideMark/>
              </w:tcPr>
            </w:tcPrChange>
          </w:tcPr>
          <w:p w14:paraId="49264619" w14:textId="77777777" w:rsidR="003F6185" w:rsidRPr="003F6185" w:rsidRDefault="003F6185" w:rsidP="003F6185">
            <w:pPr>
              <w:jc w:val="center"/>
              <w:rPr>
                <w:ins w:id="2926" w:author="Cong" w:date="2020-10-02T20:13:00Z"/>
                <w:rFonts w:ascii="Calibri" w:eastAsia="Times New Roman" w:hAnsi="Calibri" w:cs="Calibri"/>
                <w:b/>
                <w:bCs/>
                <w:color w:val="000000"/>
                <w:sz w:val="22"/>
                <w:szCs w:val="22"/>
              </w:rPr>
            </w:pPr>
            <w:ins w:id="2927" w:author="Cong" w:date="2020-10-02T20:13:00Z">
              <w:r w:rsidRPr="003F6185">
                <w:rPr>
                  <w:rFonts w:ascii="Calibri" w:eastAsia="Times New Roman" w:hAnsi="Calibri" w:cs="Calibri"/>
                  <w:b/>
                  <w:bCs/>
                  <w:color w:val="000000"/>
                  <w:sz w:val="22"/>
                  <w:szCs w:val="22"/>
                </w:rPr>
                <w:t>Skin cancer exclusion</w:t>
              </w:r>
              <w:r w:rsidRPr="003F6185">
                <w:rPr>
                  <w:rFonts w:ascii="Calibri" w:eastAsia="Times New Roman" w:hAnsi="Calibri" w:cs="Calibri"/>
                  <w:color w:val="000000"/>
                  <w:sz w:val="22"/>
                  <w:szCs w:val="22"/>
                </w:rPr>
                <w:t xml:space="preserve">: reliance on </w:t>
              </w:r>
              <w:r w:rsidRPr="003F6185">
                <w:rPr>
                  <w:rFonts w:ascii="Calibri" w:eastAsia="Times New Roman" w:hAnsi="Calibri" w:cs="Calibri"/>
                  <w:i/>
                  <w:iCs/>
                  <w:color w:val="000000"/>
                  <w:sz w:val="22"/>
                  <w:szCs w:val="22"/>
                </w:rPr>
                <w:t>type of cancer</w:t>
              </w:r>
              <w:r w:rsidRPr="003F6185">
                <w:rPr>
                  <w:rFonts w:ascii="Calibri" w:eastAsia="Times New Roman" w:hAnsi="Calibri" w:cs="Calibri"/>
                  <w:color w:val="000000"/>
                  <w:sz w:val="22"/>
                  <w:szCs w:val="22"/>
                </w:rPr>
                <w:t xml:space="preserve"> (</w:t>
              </w:r>
              <w:proofErr w:type="spellStart"/>
              <w:r w:rsidRPr="003F6185">
                <w:rPr>
                  <w:rFonts w:ascii="Calibri" w:eastAsia="Times New Roman" w:hAnsi="Calibri" w:cs="Calibri"/>
                  <w:i/>
                  <w:iCs/>
                  <w:color w:val="000000"/>
                  <w:sz w:val="22"/>
                  <w:szCs w:val="22"/>
                </w:rPr>
                <w:t>cncrtype</w:t>
              </w:r>
              <w:proofErr w:type="spellEnd"/>
              <w:r w:rsidRPr="003F6185">
                <w:rPr>
                  <w:rFonts w:ascii="Calibri" w:eastAsia="Times New Roman" w:hAnsi="Calibri" w:cs="Calibri"/>
                  <w:i/>
                  <w:iCs/>
                  <w:color w:val="000000"/>
                  <w:sz w:val="22"/>
                  <w:szCs w:val="22"/>
                </w:rPr>
                <w:t xml:space="preserve"> </w:t>
              </w:r>
              <w:r w:rsidRPr="003F6185">
                <w:rPr>
                  <w:rFonts w:ascii="Calibri" w:eastAsia="Times New Roman" w:hAnsi="Calibri" w:cs="Calibri"/>
                  <w:color w:val="000000"/>
                  <w:sz w:val="22"/>
                  <w:szCs w:val="22"/>
                </w:rPr>
                <w:t xml:space="preserve">for 2009-2010) and </w:t>
              </w:r>
              <w:r w:rsidRPr="003F6185">
                <w:rPr>
                  <w:rFonts w:ascii="Calibri" w:eastAsia="Times New Roman" w:hAnsi="Calibri" w:cs="Calibri"/>
                  <w:i/>
                  <w:iCs/>
                  <w:color w:val="000000"/>
                  <w:sz w:val="22"/>
                  <w:szCs w:val="22"/>
                </w:rPr>
                <w:t xml:space="preserve">ever being told to have skin cancer </w:t>
              </w:r>
              <w:r w:rsidRPr="003F6185">
                <w:rPr>
                  <w:rFonts w:ascii="Calibri" w:eastAsia="Times New Roman" w:hAnsi="Calibri" w:cs="Calibri"/>
                  <w:color w:val="000000"/>
                  <w:sz w:val="22"/>
                  <w:szCs w:val="22"/>
                </w:rPr>
                <w:t>(</w:t>
              </w:r>
              <w:proofErr w:type="spellStart"/>
              <w:r w:rsidRPr="003F6185">
                <w:rPr>
                  <w:rFonts w:ascii="Calibri" w:eastAsia="Times New Roman" w:hAnsi="Calibri" w:cs="Calibri"/>
                  <w:i/>
                  <w:iCs/>
                  <w:color w:val="000000"/>
                  <w:sz w:val="22"/>
                  <w:szCs w:val="22"/>
                </w:rPr>
                <w:t>chcscncr</w:t>
              </w:r>
              <w:proofErr w:type="spellEnd"/>
              <w:r w:rsidRPr="003F6185">
                <w:rPr>
                  <w:rFonts w:ascii="Calibri" w:eastAsia="Times New Roman" w:hAnsi="Calibri" w:cs="Calibri"/>
                  <w:i/>
                  <w:iCs/>
                  <w:color w:val="000000"/>
                  <w:sz w:val="22"/>
                  <w:szCs w:val="22"/>
                </w:rPr>
                <w:t xml:space="preserve"> </w:t>
              </w:r>
              <w:r w:rsidRPr="003F6185">
                <w:rPr>
                  <w:rFonts w:ascii="Calibri" w:eastAsia="Times New Roman" w:hAnsi="Calibri" w:cs="Calibri"/>
                  <w:color w:val="000000"/>
                  <w:sz w:val="22"/>
                  <w:szCs w:val="22"/>
                </w:rPr>
                <w:t xml:space="preserve"> for 2011-2018)</w:t>
              </w:r>
            </w:ins>
          </w:p>
        </w:tc>
        <w:tc>
          <w:tcPr>
            <w:tcW w:w="2700" w:type="dxa"/>
            <w:tcBorders>
              <w:top w:val="nil"/>
              <w:left w:val="nil"/>
              <w:bottom w:val="nil"/>
              <w:right w:val="nil"/>
            </w:tcBorders>
            <w:shd w:val="clear" w:color="auto" w:fill="auto"/>
            <w:vAlign w:val="center"/>
            <w:hideMark/>
            <w:tcPrChange w:id="2928" w:author="Cong" w:date="2020-10-02T20:25:00Z">
              <w:tcPr>
                <w:tcW w:w="2867" w:type="dxa"/>
                <w:gridSpan w:val="3"/>
                <w:tcBorders>
                  <w:top w:val="nil"/>
                  <w:left w:val="nil"/>
                  <w:bottom w:val="nil"/>
                  <w:right w:val="nil"/>
                </w:tcBorders>
                <w:shd w:val="clear" w:color="auto" w:fill="auto"/>
                <w:vAlign w:val="center"/>
                <w:hideMark/>
              </w:tcPr>
            </w:tcPrChange>
          </w:tcPr>
          <w:p w14:paraId="5C5C0B1E" w14:textId="77777777" w:rsidR="003F6185" w:rsidRPr="003F6185" w:rsidRDefault="003F6185" w:rsidP="003F6185">
            <w:pPr>
              <w:jc w:val="center"/>
              <w:rPr>
                <w:ins w:id="2929" w:author="Cong" w:date="2020-10-02T20:13:00Z"/>
                <w:rFonts w:ascii="Calibri" w:eastAsia="Times New Roman" w:hAnsi="Calibri" w:cs="Calibri"/>
                <w:b/>
                <w:bCs/>
                <w:color w:val="000000"/>
                <w:sz w:val="22"/>
                <w:szCs w:val="22"/>
              </w:rPr>
            </w:pPr>
            <w:ins w:id="2930" w:author="Cong" w:date="2020-10-02T20:13:00Z">
              <w:r w:rsidRPr="003F6185">
                <w:rPr>
                  <w:rFonts w:ascii="Calibri" w:eastAsia="Times New Roman" w:hAnsi="Calibri" w:cs="Calibri"/>
                  <w:b/>
                  <w:bCs/>
                  <w:color w:val="000000"/>
                  <w:sz w:val="22"/>
                  <w:szCs w:val="22"/>
                </w:rPr>
                <w:t xml:space="preserve">Skin cancer exclusion: </w:t>
              </w:r>
              <w:r w:rsidRPr="003F6185">
                <w:rPr>
                  <w:rFonts w:ascii="Calibri" w:eastAsia="Times New Roman" w:hAnsi="Calibri" w:cs="Calibri"/>
                  <w:color w:val="000000"/>
                  <w:sz w:val="22"/>
                  <w:szCs w:val="22"/>
                </w:rPr>
                <w:t>reliance on having skin cancer questions (</w:t>
              </w:r>
              <w:proofErr w:type="spellStart"/>
              <w:r w:rsidRPr="003F6185">
                <w:rPr>
                  <w:rFonts w:ascii="Calibri" w:eastAsia="Times New Roman" w:hAnsi="Calibri" w:cs="Calibri"/>
                  <w:i/>
                  <w:iCs/>
                  <w:color w:val="000000"/>
                  <w:sz w:val="22"/>
                  <w:szCs w:val="22"/>
                </w:rPr>
                <w:t>cnskdk</w:t>
              </w:r>
              <w:proofErr w:type="spellEnd"/>
              <w:r w:rsidRPr="003F6185">
                <w:rPr>
                  <w:rFonts w:ascii="Calibri" w:eastAsia="Times New Roman" w:hAnsi="Calibri" w:cs="Calibri"/>
                  <w:i/>
                  <w:iCs/>
                  <w:color w:val="000000"/>
                  <w:sz w:val="22"/>
                  <w:szCs w:val="22"/>
                </w:rPr>
                <w:t xml:space="preserve">  </w:t>
              </w:r>
              <w:proofErr w:type="spellStart"/>
              <w:r w:rsidRPr="003F6185">
                <w:rPr>
                  <w:rFonts w:ascii="Calibri" w:eastAsia="Times New Roman" w:hAnsi="Calibri" w:cs="Calibri"/>
                  <w:i/>
                  <w:iCs/>
                  <w:color w:val="000000"/>
                  <w:sz w:val="22"/>
                  <w:szCs w:val="22"/>
                </w:rPr>
                <w:t>cnsknm</w:t>
              </w:r>
              <w:proofErr w:type="spellEnd"/>
              <w:r w:rsidRPr="003F6185">
                <w:rPr>
                  <w:rFonts w:ascii="Calibri" w:eastAsia="Times New Roman" w:hAnsi="Calibri" w:cs="Calibri"/>
                  <w:i/>
                  <w:iCs/>
                  <w:color w:val="000000"/>
                  <w:sz w:val="22"/>
                  <w:szCs w:val="22"/>
                </w:rPr>
                <w:t xml:space="preserve">  </w:t>
              </w:r>
              <w:proofErr w:type="spellStart"/>
              <w:r w:rsidRPr="003F6185">
                <w:rPr>
                  <w:rFonts w:ascii="Calibri" w:eastAsia="Times New Roman" w:hAnsi="Calibri" w:cs="Calibri"/>
                  <w:i/>
                  <w:iCs/>
                  <w:color w:val="000000"/>
                  <w:sz w:val="22"/>
                  <w:szCs w:val="22"/>
                </w:rPr>
                <w:t>cnsoft</w:t>
              </w:r>
              <w:proofErr w:type="spellEnd"/>
              <w:r w:rsidRPr="003F6185">
                <w:rPr>
                  <w:rFonts w:ascii="Calibri" w:eastAsia="Times New Roman" w:hAnsi="Calibri" w:cs="Calibri"/>
                  <w:color w:val="000000"/>
                  <w:sz w:val="22"/>
                  <w:szCs w:val="22"/>
                </w:rPr>
                <w:t xml:space="preserve">): ever </w:t>
              </w:r>
              <w:r w:rsidRPr="003F6185">
                <w:rPr>
                  <w:rFonts w:ascii="Calibri" w:eastAsia="Times New Roman" w:hAnsi="Calibri" w:cs="Calibri"/>
                  <w:i/>
                  <w:iCs/>
                  <w:color w:val="000000"/>
                  <w:sz w:val="22"/>
                  <w:szCs w:val="22"/>
                </w:rPr>
                <w:t>being told to have skin cancer, or non-melanoma, or soft tissue cancer</w:t>
              </w:r>
              <w:r w:rsidRPr="003F6185">
                <w:rPr>
                  <w:rFonts w:ascii="Calibri" w:eastAsia="Times New Roman" w:hAnsi="Calibri" w:cs="Calibri"/>
                  <w:color w:val="000000"/>
                  <w:sz w:val="22"/>
                  <w:szCs w:val="22"/>
                </w:rPr>
                <w:t xml:space="preserve">)  </w:t>
              </w:r>
            </w:ins>
          </w:p>
        </w:tc>
        <w:tc>
          <w:tcPr>
            <w:tcW w:w="2340" w:type="dxa"/>
            <w:tcBorders>
              <w:top w:val="nil"/>
              <w:left w:val="nil"/>
              <w:bottom w:val="single" w:sz="4" w:space="0" w:color="auto"/>
              <w:right w:val="nil"/>
            </w:tcBorders>
            <w:shd w:val="clear" w:color="auto" w:fill="auto"/>
            <w:vAlign w:val="center"/>
            <w:hideMark/>
            <w:tcPrChange w:id="2931" w:author="Cong" w:date="2020-10-02T20:25:00Z">
              <w:tcPr>
                <w:tcW w:w="3423" w:type="dxa"/>
                <w:gridSpan w:val="3"/>
                <w:tcBorders>
                  <w:top w:val="nil"/>
                  <w:left w:val="nil"/>
                  <w:bottom w:val="nil"/>
                  <w:right w:val="nil"/>
                </w:tcBorders>
                <w:shd w:val="clear" w:color="auto" w:fill="auto"/>
                <w:vAlign w:val="center"/>
                <w:hideMark/>
              </w:tcPr>
            </w:tcPrChange>
          </w:tcPr>
          <w:p w14:paraId="5223562A" w14:textId="77777777" w:rsidR="003F6185" w:rsidRPr="003F6185" w:rsidRDefault="003F6185" w:rsidP="003F6185">
            <w:pPr>
              <w:jc w:val="center"/>
              <w:rPr>
                <w:ins w:id="2932" w:author="Cong" w:date="2020-10-02T20:13:00Z"/>
                <w:rFonts w:ascii="Calibri" w:eastAsia="Times New Roman" w:hAnsi="Calibri" w:cs="Calibri"/>
                <w:b/>
                <w:bCs/>
                <w:color w:val="000000"/>
                <w:sz w:val="22"/>
                <w:szCs w:val="22"/>
              </w:rPr>
            </w:pPr>
            <w:ins w:id="2933" w:author="Cong" w:date="2020-10-02T20:13:00Z">
              <w:r w:rsidRPr="003F6185">
                <w:rPr>
                  <w:rFonts w:ascii="Calibri" w:eastAsia="Times New Roman" w:hAnsi="Calibri" w:cs="Calibri"/>
                  <w:b/>
                  <w:bCs/>
                  <w:color w:val="000000"/>
                  <w:sz w:val="22"/>
                  <w:szCs w:val="22"/>
                </w:rPr>
                <w:t xml:space="preserve">Skin cancer exclusion: </w:t>
              </w:r>
              <w:r w:rsidRPr="003F6185">
                <w:rPr>
                  <w:rFonts w:ascii="Calibri" w:eastAsia="Times New Roman" w:hAnsi="Calibri" w:cs="Calibri"/>
                  <w:color w:val="000000"/>
                  <w:sz w:val="22"/>
                  <w:szCs w:val="22"/>
                </w:rPr>
                <w:t>Reliance on cancer type questions(</w:t>
              </w:r>
              <w:r w:rsidRPr="003F6185">
                <w:rPr>
                  <w:rFonts w:ascii="Calibri" w:eastAsia="Times New Roman" w:hAnsi="Calibri" w:cs="Calibri"/>
                  <w:i/>
                  <w:iCs/>
                  <w:color w:val="000000"/>
                  <w:sz w:val="22"/>
                  <w:szCs w:val="22"/>
                </w:rPr>
                <w:t xml:space="preserve"> mcq230a, mcq230b, mcq230c, mcq230d</w:t>
              </w:r>
              <w:r w:rsidRPr="003F6185">
                <w:rPr>
                  <w:rFonts w:ascii="Calibri" w:eastAsia="Times New Roman" w:hAnsi="Calibri" w:cs="Calibri"/>
                  <w:color w:val="000000"/>
                  <w:sz w:val="22"/>
                  <w:szCs w:val="22"/>
                </w:rPr>
                <w:t xml:space="preserve">). </w:t>
              </w:r>
              <w:r w:rsidRPr="003F6185">
                <w:rPr>
                  <w:rFonts w:ascii="Calibri" w:eastAsia="Times New Roman" w:hAnsi="Calibri" w:cs="Calibri"/>
                  <w:i/>
                  <w:iCs/>
                  <w:color w:val="000000"/>
                  <w:sz w:val="22"/>
                  <w:szCs w:val="22"/>
                </w:rPr>
                <w:t>Skin cancer categories-non-melanoma, soft tissue excluded</w:t>
              </w:r>
            </w:ins>
          </w:p>
        </w:tc>
        <w:tc>
          <w:tcPr>
            <w:tcW w:w="2160" w:type="dxa"/>
            <w:tcBorders>
              <w:top w:val="nil"/>
              <w:left w:val="nil"/>
              <w:bottom w:val="single" w:sz="4" w:space="0" w:color="auto"/>
              <w:right w:val="nil"/>
            </w:tcBorders>
            <w:shd w:val="clear" w:color="auto" w:fill="auto"/>
            <w:vAlign w:val="center"/>
            <w:hideMark/>
            <w:tcPrChange w:id="2934" w:author="Cong" w:date="2020-10-02T20:25:00Z">
              <w:tcPr>
                <w:tcW w:w="2867" w:type="dxa"/>
                <w:gridSpan w:val="3"/>
                <w:tcBorders>
                  <w:top w:val="nil"/>
                  <w:left w:val="nil"/>
                  <w:bottom w:val="nil"/>
                  <w:right w:val="nil"/>
                </w:tcBorders>
                <w:shd w:val="clear" w:color="auto" w:fill="auto"/>
                <w:vAlign w:val="center"/>
                <w:hideMark/>
              </w:tcPr>
            </w:tcPrChange>
          </w:tcPr>
          <w:p w14:paraId="30AD620D" w14:textId="77777777" w:rsidR="003F6185" w:rsidRPr="003F6185" w:rsidRDefault="003F6185" w:rsidP="003F6185">
            <w:pPr>
              <w:jc w:val="center"/>
              <w:rPr>
                <w:ins w:id="2935" w:author="Cong" w:date="2020-10-02T20:13:00Z"/>
                <w:rFonts w:ascii="Calibri" w:eastAsia="Times New Roman" w:hAnsi="Calibri" w:cs="Calibri"/>
                <w:b/>
                <w:bCs/>
                <w:color w:val="000000"/>
                <w:sz w:val="22"/>
                <w:szCs w:val="22"/>
              </w:rPr>
            </w:pPr>
            <w:ins w:id="2936" w:author="Cong" w:date="2020-10-02T20:13:00Z">
              <w:r w:rsidRPr="003F6185">
                <w:rPr>
                  <w:rFonts w:ascii="Calibri" w:eastAsia="Times New Roman" w:hAnsi="Calibri" w:cs="Calibri"/>
                  <w:b/>
                  <w:bCs/>
                  <w:color w:val="000000"/>
                  <w:sz w:val="22"/>
                  <w:szCs w:val="22"/>
                </w:rPr>
                <w:t xml:space="preserve">Skin cancer exclusion: </w:t>
              </w:r>
              <w:r w:rsidRPr="003F6185">
                <w:rPr>
                  <w:rFonts w:ascii="Calibri" w:eastAsia="Times New Roman" w:hAnsi="Calibri" w:cs="Calibri"/>
                  <w:color w:val="000000"/>
                  <w:sz w:val="22"/>
                  <w:szCs w:val="22"/>
                </w:rPr>
                <w:t>reliance on having skin cancer questions (</w:t>
              </w:r>
              <w:proofErr w:type="spellStart"/>
              <w:r w:rsidRPr="003F6185">
                <w:rPr>
                  <w:rFonts w:ascii="Calibri" w:eastAsia="Times New Roman" w:hAnsi="Calibri" w:cs="Calibri"/>
                  <w:i/>
                  <w:iCs/>
                  <w:color w:val="000000"/>
                  <w:sz w:val="22"/>
                  <w:szCs w:val="22"/>
                </w:rPr>
                <w:t>cnskdk</w:t>
              </w:r>
              <w:proofErr w:type="spellEnd"/>
              <w:r w:rsidRPr="003F6185">
                <w:rPr>
                  <w:rFonts w:ascii="Calibri" w:eastAsia="Times New Roman" w:hAnsi="Calibri" w:cs="Calibri"/>
                  <w:i/>
                  <w:iCs/>
                  <w:color w:val="000000"/>
                  <w:sz w:val="22"/>
                  <w:szCs w:val="22"/>
                </w:rPr>
                <w:t xml:space="preserve">  </w:t>
              </w:r>
              <w:proofErr w:type="spellStart"/>
              <w:r w:rsidRPr="003F6185">
                <w:rPr>
                  <w:rFonts w:ascii="Calibri" w:eastAsia="Times New Roman" w:hAnsi="Calibri" w:cs="Calibri"/>
                  <w:i/>
                  <w:iCs/>
                  <w:color w:val="000000"/>
                  <w:sz w:val="22"/>
                  <w:szCs w:val="22"/>
                </w:rPr>
                <w:t>cnsknmag</w:t>
              </w:r>
              <w:proofErr w:type="spellEnd"/>
              <w:r w:rsidRPr="003F6185">
                <w:rPr>
                  <w:rFonts w:ascii="Calibri" w:eastAsia="Times New Roman" w:hAnsi="Calibri" w:cs="Calibri"/>
                  <w:i/>
                  <w:iCs/>
                  <w:color w:val="000000"/>
                  <w:sz w:val="22"/>
                  <w:szCs w:val="22"/>
                </w:rPr>
                <w:t xml:space="preserve">  </w:t>
              </w:r>
              <w:proofErr w:type="spellStart"/>
              <w:r w:rsidRPr="003F6185">
                <w:rPr>
                  <w:rFonts w:ascii="Calibri" w:eastAsia="Times New Roman" w:hAnsi="Calibri" w:cs="Calibri"/>
                  <w:i/>
                  <w:iCs/>
                  <w:color w:val="000000"/>
                  <w:sz w:val="22"/>
                  <w:szCs w:val="22"/>
                </w:rPr>
                <w:t>cnstom</w:t>
              </w:r>
              <w:proofErr w:type="spellEnd"/>
              <w:r w:rsidRPr="003F6185">
                <w:rPr>
                  <w:rFonts w:ascii="Calibri" w:eastAsia="Times New Roman" w:hAnsi="Calibri" w:cs="Calibri"/>
                  <w:color w:val="000000"/>
                  <w:sz w:val="22"/>
                  <w:szCs w:val="22"/>
                </w:rPr>
                <w:t xml:space="preserve">): ever </w:t>
              </w:r>
              <w:r w:rsidRPr="003F6185">
                <w:rPr>
                  <w:rFonts w:ascii="Calibri" w:eastAsia="Times New Roman" w:hAnsi="Calibri" w:cs="Calibri"/>
                  <w:i/>
                  <w:iCs/>
                  <w:color w:val="000000"/>
                  <w:sz w:val="22"/>
                  <w:szCs w:val="22"/>
                </w:rPr>
                <w:t>being told to have skin cancer, or non-melanoma, or soft tissue cancer</w:t>
              </w:r>
              <w:r w:rsidRPr="003F6185">
                <w:rPr>
                  <w:rFonts w:ascii="Calibri" w:eastAsia="Times New Roman" w:hAnsi="Calibri" w:cs="Calibri"/>
                  <w:color w:val="000000"/>
                  <w:sz w:val="22"/>
                  <w:szCs w:val="22"/>
                </w:rPr>
                <w:t xml:space="preserve">))  </w:t>
              </w:r>
            </w:ins>
          </w:p>
        </w:tc>
        <w:tc>
          <w:tcPr>
            <w:tcW w:w="2970" w:type="dxa"/>
            <w:tcBorders>
              <w:top w:val="nil"/>
              <w:left w:val="nil"/>
              <w:bottom w:val="single" w:sz="4" w:space="0" w:color="auto"/>
              <w:right w:val="nil"/>
            </w:tcBorders>
            <w:shd w:val="clear" w:color="auto" w:fill="auto"/>
            <w:noWrap/>
            <w:hideMark/>
            <w:tcPrChange w:id="2937" w:author="Cong" w:date="2020-10-02T20:25:00Z">
              <w:tcPr>
                <w:tcW w:w="2854" w:type="dxa"/>
                <w:gridSpan w:val="4"/>
                <w:tcBorders>
                  <w:top w:val="nil"/>
                  <w:left w:val="nil"/>
                  <w:bottom w:val="nil"/>
                  <w:right w:val="nil"/>
                </w:tcBorders>
                <w:shd w:val="clear" w:color="auto" w:fill="auto"/>
                <w:noWrap/>
                <w:hideMark/>
              </w:tcPr>
            </w:tcPrChange>
          </w:tcPr>
          <w:p w14:paraId="06974991" w14:textId="77777777" w:rsidR="003F6185" w:rsidRPr="003F6185" w:rsidRDefault="003F6185" w:rsidP="003F6185">
            <w:pPr>
              <w:rPr>
                <w:ins w:id="2938" w:author="Cong" w:date="2020-10-02T20:13:00Z"/>
                <w:rFonts w:ascii="Calibri" w:eastAsia="Times New Roman" w:hAnsi="Calibri" w:cs="Calibri"/>
                <w:b/>
                <w:bCs/>
                <w:color w:val="000000"/>
                <w:sz w:val="22"/>
                <w:szCs w:val="22"/>
              </w:rPr>
            </w:pPr>
            <w:ins w:id="2939" w:author="Cong" w:date="2020-10-02T20:13:00Z">
              <w:r w:rsidRPr="003F6185">
                <w:rPr>
                  <w:rFonts w:ascii="Calibri" w:eastAsia="Times New Roman" w:hAnsi="Calibri" w:cs="Calibri"/>
                  <w:b/>
                  <w:bCs/>
                  <w:color w:val="000000"/>
                  <w:sz w:val="22"/>
                  <w:szCs w:val="22"/>
                </w:rPr>
                <w:t>Skin cancer exclusion</w:t>
              </w:r>
            </w:ins>
          </w:p>
        </w:tc>
      </w:tr>
      <w:tr w:rsidR="003F6185" w:rsidRPr="003F6185" w14:paraId="27F0B341" w14:textId="77777777" w:rsidTr="002D02DE">
        <w:trPr>
          <w:trHeight w:val="3600"/>
          <w:ins w:id="2940" w:author="Cong" w:date="2020-10-02T20:13:00Z"/>
          <w:trPrChange w:id="2941" w:author="Cong" w:date="2020-10-02T20:25:00Z">
            <w:trPr>
              <w:gridBefore w:val="1"/>
              <w:gridAfter w:val="0"/>
              <w:trHeight w:val="3600"/>
            </w:trPr>
          </w:trPrChange>
        </w:trPr>
        <w:tc>
          <w:tcPr>
            <w:tcW w:w="1260" w:type="dxa"/>
            <w:vMerge w:val="restart"/>
            <w:tcBorders>
              <w:top w:val="nil"/>
              <w:left w:val="nil"/>
              <w:bottom w:val="single" w:sz="8" w:space="0" w:color="000000"/>
              <w:right w:val="nil"/>
            </w:tcBorders>
            <w:shd w:val="clear" w:color="auto" w:fill="auto"/>
            <w:vAlign w:val="center"/>
            <w:hideMark/>
            <w:tcPrChange w:id="2942" w:author="Cong" w:date="2020-10-02T20:25:00Z">
              <w:tcPr>
                <w:tcW w:w="990" w:type="dxa"/>
                <w:gridSpan w:val="2"/>
                <w:vMerge w:val="restart"/>
                <w:tcBorders>
                  <w:top w:val="nil"/>
                  <w:left w:val="nil"/>
                  <w:bottom w:val="single" w:sz="8" w:space="0" w:color="000000"/>
                  <w:right w:val="nil"/>
                </w:tcBorders>
                <w:shd w:val="clear" w:color="auto" w:fill="auto"/>
                <w:vAlign w:val="center"/>
                <w:hideMark/>
              </w:tcPr>
            </w:tcPrChange>
          </w:tcPr>
          <w:p w14:paraId="6A6A503F" w14:textId="77777777" w:rsidR="003F6185" w:rsidRPr="003F6185" w:rsidRDefault="003F6185" w:rsidP="003F6185">
            <w:pPr>
              <w:rPr>
                <w:ins w:id="2943" w:author="Cong" w:date="2020-10-02T20:13:00Z"/>
                <w:rFonts w:ascii="Calibri" w:eastAsia="Times New Roman" w:hAnsi="Calibri" w:cs="Calibri"/>
                <w:b/>
                <w:bCs/>
                <w:color w:val="000000"/>
                <w:sz w:val="22"/>
                <w:szCs w:val="22"/>
                <w:rPrChange w:id="2944" w:author="Cong" w:date="2020-10-02T20:15:00Z">
                  <w:rPr>
                    <w:ins w:id="2945" w:author="Cong" w:date="2020-10-02T20:13:00Z"/>
                    <w:rFonts w:ascii="Calibri" w:eastAsia="Times New Roman" w:hAnsi="Calibri" w:cs="Calibri"/>
                    <w:color w:val="000000"/>
                    <w:sz w:val="22"/>
                    <w:szCs w:val="22"/>
                  </w:rPr>
                </w:rPrChange>
              </w:rPr>
            </w:pPr>
            <w:ins w:id="2946" w:author="Cong" w:date="2020-10-02T20:13:00Z">
              <w:r w:rsidRPr="003F6185">
                <w:rPr>
                  <w:rFonts w:ascii="Calibri" w:eastAsia="Times New Roman" w:hAnsi="Calibri" w:cs="Calibri"/>
                  <w:b/>
                  <w:bCs/>
                  <w:color w:val="000000"/>
                  <w:sz w:val="22"/>
                  <w:szCs w:val="22"/>
                  <w:rPrChange w:id="2947" w:author="Cong" w:date="2020-10-02T20:15:00Z">
                    <w:rPr>
                      <w:rFonts w:ascii="Calibri" w:eastAsia="Times New Roman" w:hAnsi="Calibri" w:cs="Calibri"/>
                      <w:color w:val="000000"/>
                      <w:sz w:val="22"/>
                      <w:szCs w:val="22"/>
                    </w:rPr>
                  </w:rPrChange>
                </w:rPr>
                <w:t xml:space="preserve">Obesity </w:t>
              </w:r>
            </w:ins>
          </w:p>
        </w:tc>
        <w:tc>
          <w:tcPr>
            <w:tcW w:w="2520" w:type="dxa"/>
            <w:tcBorders>
              <w:top w:val="single" w:sz="4" w:space="0" w:color="auto"/>
              <w:left w:val="nil"/>
              <w:bottom w:val="nil"/>
              <w:right w:val="nil"/>
            </w:tcBorders>
            <w:shd w:val="clear" w:color="auto" w:fill="auto"/>
            <w:vAlign w:val="center"/>
            <w:hideMark/>
            <w:tcPrChange w:id="2948" w:author="Cong" w:date="2020-10-02T20:25:00Z">
              <w:tcPr>
                <w:tcW w:w="2520" w:type="dxa"/>
                <w:gridSpan w:val="2"/>
                <w:tcBorders>
                  <w:top w:val="single" w:sz="4" w:space="0" w:color="auto"/>
                  <w:left w:val="nil"/>
                  <w:bottom w:val="nil"/>
                  <w:right w:val="nil"/>
                </w:tcBorders>
                <w:shd w:val="clear" w:color="auto" w:fill="auto"/>
                <w:vAlign w:val="center"/>
                <w:hideMark/>
              </w:tcPr>
            </w:tcPrChange>
          </w:tcPr>
          <w:p w14:paraId="0B957E18" w14:textId="77777777" w:rsidR="003F6185" w:rsidRPr="003F6185" w:rsidRDefault="003F6185" w:rsidP="003F6185">
            <w:pPr>
              <w:jc w:val="center"/>
              <w:rPr>
                <w:ins w:id="2949" w:author="Cong" w:date="2020-10-02T20:13:00Z"/>
                <w:rFonts w:ascii="Calibri" w:eastAsia="Times New Roman" w:hAnsi="Calibri" w:cs="Calibri"/>
                <w:b/>
                <w:bCs/>
                <w:color w:val="000000"/>
                <w:sz w:val="22"/>
                <w:szCs w:val="22"/>
              </w:rPr>
            </w:pPr>
            <w:ins w:id="2950" w:author="Cong" w:date="2020-10-02T20:13:00Z">
              <w:r w:rsidRPr="003F6185">
                <w:rPr>
                  <w:rFonts w:ascii="Calibri" w:eastAsia="Times New Roman" w:hAnsi="Calibri" w:cs="Calibri"/>
                  <w:b/>
                  <w:bCs/>
                  <w:color w:val="000000"/>
                  <w:sz w:val="22"/>
                  <w:szCs w:val="22"/>
                </w:rPr>
                <w:t>Variable/Question</w:t>
              </w:r>
              <w:r w:rsidRPr="003F6185">
                <w:rPr>
                  <w:rFonts w:ascii="Calibri" w:eastAsia="Times New Roman" w:hAnsi="Calibri" w:cs="Calibri"/>
                  <w:color w:val="000000"/>
                  <w:sz w:val="22"/>
                  <w:szCs w:val="22"/>
                </w:rPr>
                <w:t xml:space="preserve"> </w:t>
              </w:r>
              <w:r w:rsidRPr="003F6185">
                <w:rPr>
                  <w:rFonts w:ascii="Calibri" w:eastAsia="Times New Roman" w:hAnsi="Calibri" w:cs="Calibri"/>
                  <w:i/>
                  <w:iCs/>
                  <w:color w:val="000000"/>
                  <w:sz w:val="22"/>
                  <w:szCs w:val="22"/>
                </w:rPr>
                <w:t>(diabete2)</w:t>
              </w:r>
              <w:r w:rsidRPr="003F6185">
                <w:rPr>
                  <w:rFonts w:ascii="Calibri" w:eastAsia="Times New Roman" w:hAnsi="Calibri" w:cs="Calibri"/>
                  <w:color w:val="000000"/>
                  <w:sz w:val="22"/>
                  <w:szCs w:val="22"/>
                </w:rPr>
                <w:t>: Have you ever been told by a doctor that you have diabetes?   </w:t>
              </w:r>
            </w:ins>
          </w:p>
        </w:tc>
        <w:tc>
          <w:tcPr>
            <w:tcW w:w="2700" w:type="dxa"/>
            <w:tcBorders>
              <w:top w:val="single" w:sz="4" w:space="0" w:color="auto"/>
              <w:left w:val="nil"/>
              <w:bottom w:val="nil"/>
              <w:right w:val="nil"/>
            </w:tcBorders>
            <w:shd w:val="clear" w:color="auto" w:fill="auto"/>
            <w:vAlign w:val="center"/>
            <w:hideMark/>
            <w:tcPrChange w:id="2951" w:author="Cong" w:date="2020-10-02T20:25:00Z">
              <w:tcPr>
                <w:tcW w:w="2867" w:type="dxa"/>
                <w:gridSpan w:val="3"/>
                <w:tcBorders>
                  <w:top w:val="single" w:sz="4" w:space="0" w:color="auto"/>
                  <w:left w:val="nil"/>
                  <w:bottom w:val="nil"/>
                  <w:right w:val="nil"/>
                </w:tcBorders>
                <w:shd w:val="clear" w:color="auto" w:fill="auto"/>
                <w:vAlign w:val="center"/>
                <w:hideMark/>
              </w:tcPr>
            </w:tcPrChange>
          </w:tcPr>
          <w:p w14:paraId="01132634" w14:textId="77777777" w:rsidR="003F6185" w:rsidRPr="003F6185" w:rsidRDefault="003F6185" w:rsidP="003F6185">
            <w:pPr>
              <w:jc w:val="center"/>
              <w:rPr>
                <w:ins w:id="2952" w:author="Cong" w:date="2020-10-02T20:13:00Z"/>
                <w:rFonts w:ascii="Calibri" w:eastAsia="Times New Roman" w:hAnsi="Calibri" w:cs="Calibri"/>
                <w:b/>
                <w:bCs/>
                <w:color w:val="000000"/>
                <w:sz w:val="22"/>
                <w:szCs w:val="22"/>
              </w:rPr>
            </w:pPr>
            <w:ins w:id="2953" w:author="Cong" w:date="2020-10-02T20:13:00Z">
              <w:r w:rsidRPr="003F6185">
                <w:rPr>
                  <w:rFonts w:ascii="Calibri" w:eastAsia="Times New Roman" w:hAnsi="Calibri" w:cs="Calibri"/>
                  <w:b/>
                  <w:bCs/>
                  <w:color w:val="000000"/>
                  <w:sz w:val="22"/>
                  <w:szCs w:val="22"/>
                </w:rPr>
                <w:t xml:space="preserve">Variable/Question </w:t>
              </w:r>
              <w:r w:rsidRPr="003F6185">
                <w:rPr>
                  <w:rFonts w:ascii="Calibri" w:eastAsia="Times New Roman" w:hAnsi="Calibri" w:cs="Calibri"/>
                  <w:color w:val="000000"/>
                  <w:sz w:val="22"/>
                  <w:szCs w:val="22"/>
                </w:rPr>
                <w:t>(</w:t>
              </w:r>
              <w:proofErr w:type="spellStart"/>
              <w:r w:rsidRPr="003F6185">
                <w:rPr>
                  <w:rFonts w:ascii="Calibri" w:eastAsia="Times New Roman" w:hAnsi="Calibri" w:cs="Calibri"/>
                  <w:i/>
                  <w:iCs/>
                  <w:color w:val="000000"/>
                  <w:sz w:val="22"/>
                  <w:szCs w:val="22"/>
                </w:rPr>
                <w:t>diabeticev</w:t>
              </w:r>
              <w:proofErr w:type="spellEnd"/>
              <w:r w:rsidRPr="003F6185">
                <w:rPr>
                  <w:rFonts w:ascii="Calibri" w:eastAsia="Times New Roman" w:hAnsi="Calibri" w:cs="Calibri"/>
                  <w:i/>
                  <w:iCs/>
                  <w:color w:val="000000"/>
                  <w:sz w:val="22"/>
                  <w:szCs w:val="22"/>
                </w:rPr>
                <w:t xml:space="preserve">) : </w:t>
              </w:r>
              <w:r w:rsidRPr="003F6185">
                <w:rPr>
                  <w:rFonts w:ascii="Calibri" w:eastAsia="Times New Roman" w:hAnsi="Calibri" w:cs="Calibri"/>
                  <w:color w:val="000000"/>
                  <w:sz w:val="22"/>
                  <w:szCs w:val="22"/>
                </w:rPr>
                <w:t>Ever told to have diabetes before  </w:t>
              </w:r>
            </w:ins>
          </w:p>
        </w:tc>
        <w:tc>
          <w:tcPr>
            <w:tcW w:w="2340" w:type="dxa"/>
            <w:tcBorders>
              <w:top w:val="single" w:sz="4" w:space="0" w:color="auto"/>
              <w:left w:val="nil"/>
              <w:bottom w:val="nil"/>
              <w:right w:val="nil"/>
            </w:tcBorders>
            <w:shd w:val="clear" w:color="auto" w:fill="auto"/>
            <w:vAlign w:val="center"/>
            <w:hideMark/>
            <w:tcPrChange w:id="2954" w:author="Cong" w:date="2020-10-02T20:25:00Z">
              <w:tcPr>
                <w:tcW w:w="3423" w:type="dxa"/>
                <w:gridSpan w:val="3"/>
                <w:tcBorders>
                  <w:top w:val="single" w:sz="4" w:space="0" w:color="auto"/>
                  <w:left w:val="nil"/>
                  <w:bottom w:val="nil"/>
                  <w:right w:val="nil"/>
                </w:tcBorders>
                <w:shd w:val="clear" w:color="auto" w:fill="auto"/>
                <w:vAlign w:val="center"/>
                <w:hideMark/>
              </w:tcPr>
            </w:tcPrChange>
          </w:tcPr>
          <w:p w14:paraId="56AD574E" w14:textId="77777777" w:rsidR="003F6185" w:rsidRPr="003F6185" w:rsidRDefault="003F6185" w:rsidP="003F6185">
            <w:pPr>
              <w:jc w:val="center"/>
              <w:rPr>
                <w:ins w:id="2955" w:author="Cong" w:date="2020-10-02T20:13:00Z"/>
                <w:rFonts w:ascii="Calibri" w:eastAsia="Times New Roman" w:hAnsi="Calibri" w:cs="Calibri"/>
                <w:b/>
                <w:bCs/>
                <w:color w:val="000000"/>
                <w:sz w:val="22"/>
                <w:szCs w:val="22"/>
              </w:rPr>
            </w:pPr>
            <w:ins w:id="2956" w:author="Cong" w:date="2020-10-02T20:13:00Z">
              <w:r w:rsidRPr="003F6185">
                <w:rPr>
                  <w:rFonts w:ascii="Calibri" w:eastAsia="Times New Roman" w:hAnsi="Calibri" w:cs="Calibri"/>
                  <w:b/>
                  <w:bCs/>
                  <w:color w:val="000000"/>
                  <w:sz w:val="22"/>
                  <w:szCs w:val="22"/>
                </w:rPr>
                <w:t>Variable/Question</w:t>
              </w:r>
              <w:r w:rsidRPr="003F6185">
                <w:rPr>
                  <w:rFonts w:ascii="Calibri" w:eastAsia="Times New Roman" w:hAnsi="Calibri" w:cs="Calibri"/>
                  <w:color w:val="000000"/>
                  <w:sz w:val="22"/>
                  <w:szCs w:val="22"/>
                </w:rPr>
                <w:t>(</w:t>
              </w:r>
              <w:r w:rsidRPr="003F6185">
                <w:rPr>
                  <w:rFonts w:ascii="Calibri" w:eastAsia="Times New Roman" w:hAnsi="Calibri" w:cs="Calibri"/>
                  <w:i/>
                  <w:iCs/>
                  <w:color w:val="000000"/>
                  <w:sz w:val="22"/>
                  <w:szCs w:val="22"/>
                </w:rPr>
                <w:t>DIQ010</w:t>
              </w:r>
              <w:r w:rsidRPr="003F6185">
                <w:rPr>
                  <w:rFonts w:ascii="Calibri" w:eastAsia="Times New Roman" w:hAnsi="Calibri" w:cs="Calibri"/>
                  <w:color w:val="000000"/>
                  <w:sz w:val="22"/>
                  <w:szCs w:val="22"/>
                </w:rPr>
                <w:t>): </w:t>
              </w:r>
              <w:r w:rsidRPr="003F6185">
                <w:rPr>
                  <w:rFonts w:ascii="Calibri" w:eastAsia="Times New Roman" w:hAnsi="Calibri" w:cs="Calibri"/>
                  <w:i/>
                  <w:iCs/>
                  <w:color w:val="000000"/>
                  <w:sz w:val="22"/>
                  <w:szCs w:val="22"/>
                </w:rPr>
                <w:t>Doctor told you have diabetes?</w:t>
              </w:r>
            </w:ins>
          </w:p>
        </w:tc>
        <w:tc>
          <w:tcPr>
            <w:tcW w:w="2160" w:type="dxa"/>
            <w:tcBorders>
              <w:top w:val="single" w:sz="4" w:space="0" w:color="auto"/>
              <w:left w:val="nil"/>
              <w:bottom w:val="nil"/>
              <w:right w:val="nil"/>
            </w:tcBorders>
            <w:shd w:val="clear" w:color="auto" w:fill="auto"/>
            <w:vAlign w:val="center"/>
            <w:hideMark/>
            <w:tcPrChange w:id="2957" w:author="Cong" w:date="2020-10-02T20:25:00Z">
              <w:tcPr>
                <w:tcW w:w="2867" w:type="dxa"/>
                <w:gridSpan w:val="3"/>
                <w:tcBorders>
                  <w:top w:val="single" w:sz="4" w:space="0" w:color="auto"/>
                  <w:left w:val="nil"/>
                  <w:bottom w:val="nil"/>
                  <w:right w:val="nil"/>
                </w:tcBorders>
                <w:shd w:val="clear" w:color="auto" w:fill="auto"/>
                <w:vAlign w:val="center"/>
                <w:hideMark/>
              </w:tcPr>
            </w:tcPrChange>
          </w:tcPr>
          <w:p w14:paraId="52FB30F0" w14:textId="77777777" w:rsidR="003F6185" w:rsidRPr="003F6185" w:rsidRDefault="003F6185" w:rsidP="003F6185">
            <w:pPr>
              <w:jc w:val="center"/>
              <w:rPr>
                <w:ins w:id="2958" w:author="Cong" w:date="2020-10-02T20:13:00Z"/>
                <w:rFonts w:ascii="Calibri" w:eastAsia="Times New Roman" w:hAnsi="Calibri" w:cs="Calibri"/>
                <w:b/>
                <w:bCs/>
                <w:color w:val="000000"/>
                <w:sz w:val="22"/>
                <w:szCs w:val="22"/>
              </w:rPr>
            </w:pPr>
            <w:ins w:id="2959" w:author="Cong" w:date="2020-10-02T20:13:00Z">
              <w:r w:rsidRPr="003F6185">
                <w:rPr>
                  <w:rFonts w:ascii="Calibri" w:eastAsia="Times New Roman" w:hAnsi="Calibri" w:cs="Calibri"/>
                  <w:b/>
                  <w:bCs/>
                  <w:color w:val="000000"/>
                  <w:sz w:val="22"/>
                  <w:szCs w:val="22"/>
                </w:rPr>
                <w:t xml:space="preserve">Variable/Question </w:t>
              </w:r>
              <w:r w:rsidRPr="003F6185">
                <w:rPr>
                  <w:rFonts w:ascii="Calibri" w:eastAsia="Times New Roman" w:hAnsi="Calibri" w:cs="Calibri"/>
                  <w:color w:val="000000"/>
                  <w:sz w:val="22"/>
                  <w:szCs w:val="22"/>
                </w:rPr>
                <w:t>(</w:t>
              </w:r>
              <w:proofErr w:type="spellStart"/>
              <w:r w:rsidRPr="003F6185">
                <w:rPr>
                  <w:rFonts w:ascii="Calibri" w:eastAsia="Times New Roman" w:hAnsi="Calibri" w:cs="Calibri"/>
                  <w:i/>
                  <w:iCs/>
                  <w:color w:val="000000"/>
                  <w:sz w:val="22"/>
                  <w:szCs w:val="22"/>
                </w:rPr>
                <w:t>diabeticev</w:t>
              </w:r>
              <w:proofErr w:type="spellEnd"/>
              <w:r w:rsidRPr="003F6185">
                <w:rPr>
                  <w:rFonts w:ascii="Calibri" w:eastAsia="Times New Roman" w:hAnsi="Calibri" w:cs="Calibri"/>
                  <w:i/>
                  <w:iCs/>
                  <w:color w:val="000000"/>
                  <w:sz w:val="22"/>
                  <w:szCs w:val="22"/>
                </w:rPr>
                <w:t xml:space="preserve">) : </w:t>
              </w:r>
              <w:r w:rsidRPr="003F6185">
                <w:rPr>
                  <w:rFonts w:ascii="Calibri" w:eastAsia="Times New Roman" w:hAnsi="Calibri" w:cs="Calibri"/>
                  <w:color w:val="000000"/>
                  <w:sz w:val="22"/>
                  <w:szCs w:val="22"/>
                </w:rPr>
                <w:t>Ever told to have diabetes before  </w:t>
              </w:r>
            </w:ins>
          </w:p>
        </w:tc>
        <w:tc>
          <w:tcPr>
            <w:tcW w:w="2970" w:type="dxa"/>
            <w:tcBorders>
              <w:top w:val="single" w:sz="4" w:space="0" w:color="auto"/>
              <w:left w:val="nil"/>
              <w:bottom w:val="nil"/>
              <w:right w:val="nil"/>
            </w:tcBorders>
            <w:shd w:val="clear" w:color="auto" w:fill="auto"/>
            <w:vAlign w:val="center"/>
            <w:hideMark/>
            <w:tcPrChange w:id="2960" w:author="Cong" w:date="2020-10-02T20:25:00Z">
              <w:tcPr>
                <w:tcW w:w="2854" w:type="dxa"/>
                <w:gridSpan w:val="4"/>
                <w:tcBorders>
                  <w:top w:val="nil"/>
                  <w:left w:val="nil"/>
                  <w:bottom w:val="nil"/>
                  <w:right w:val="nil"/>
                </w:tcBorders>
                <w:shd w:val="clear" w:color="auto" w:fill="auto"/>
                <w:vAlign w:val="center"/>
                <w:hideMark/>
              </w:tcPr>
            </w:tcPrChange>
          </w:tcPr>
          <w:p w14:paraId="0991582F" w14:textId="26D343A3" w:rsidR="003F6185" w:rsidRPr="003F6185" w:rsidRDefault="003F6185" w:rsidP="003F6185">
            <w:pPr>
              <w:jc w:val="center"/>
              <w:rPr>
                <w:ins w:id="2961" w:author="Cong" w:date="2020-10-02T20:13:00Z"/>
                <w:rFonts w:ascii="Calibri" w:eastAsia="Times New Roman" w:hAnsi="Calibri" w:cs="Calibri"/>
                <w:b/>
                <w:bCs/>
                <w:color w:val="000000"/>
                <w:sz w:val="22"/>
                <w:szCs w:val="22"/>
              </w:rPr>
            </w:pPr>
            <w:ins w:id="2962" w:author="Cong" w:date="2020-10-02T20:13:00Z">
              <w:r w:rsidRPr="003F6185">
                <w:rPr>
                  <w:rFonts w:ascii="Calibri" w:eastAsia="Times New Roman" w:hAnsi="Calibri" w:cs="Calibri"/>
                  <w:b/>
                  <w:bCs/>
                  <w:color w:val="000000"/>
                  <w:sz w:val="22"/>
                  <w:szCs w:val="22"/>
                </w:rPr>
                <w:t xml:space="preserve">Variable/Question </w:t>
              </w:r>
              <w:r w:rsidRPr="003F6185">
                <w:rPr>
                  <w:rFonts w:ascii="Calibri" w:eastAsia="Times New Roman" w:hAnsi="Calibri" w:cs="Calibri"/>
                  <w:color w:val="000000"/>
                  <w:sz w:val="22"/>
                  <w:szCs w:val="22"/>
                </w:rPr>
                <w:t>(</w:t>
              </w:r>
              <w:proofErr w:type="spellStart"/>
              <w:r w:rsidRPr="003F6185">
                <w:rPr>
                  <w:rFonts w:ascii="Calibri" w:eastAsia="Times New Roman" w:hAnsi="Calibri" w:cs="Calibri"/>
                  <w:i/>
                  <w:iCs/>
                  <w:color w:val="000000"/>
                  <w:sz w:val="22"/>
                  <w:szCs w:val="22"/>
                </w:rPr>
                <w:t>rdiab</w:t>
              </w:r>
              <w:proofErr w:type="spellEnd"/>
              <w:r w:rsidRPr="003F6185">
                <w:rPr>
                  <w:rFonts w:ascii="Calibri" w:eastAsia="Times New Roman" w:hAnsi="Calibri" w:cs="Calibri"/>
                  <w:i/>
                  <w:iCs/>
                  <w:color w:val="000000"/>
                  <w:sz w:val="22"/>
                  <w:szCs w:val="22"/>
                </w:rPr>
                <w:t>)</w:t>
              </w:r>
              <w:r w:rsidRPr="003F6185">
                <w:rPr>
                  <w:rFonts w:ascii="Calibri" w:eastAsia="Times New Roman" w:hAnsi="Calibri" w:cs="Calibri"/>
                  <w:i/>
                  <w:iCs/>
                  <w:color w:val="000000"/>
                  <w:sz w:val="22"/>
                  <w:szCs w:val="22"/>
                </w:rPr>
                <w:br/>
                <w:t xml:space="preserve"> if </w:t>
              </w:r>
              <w:r w:rsidRPr="003F6185">
                <w:rPr>
                  <w:rFonts w:ascii="Calibri" w:eastAsia="Times New Roman" w:hAnsi="Calibri" w:cs="Calibri"/>
                  <w:b/>
                  <w:bCs/>
                  <w:i/>
                  <w:iCs/>
                  <w:color w:val="000000"/>
                  <w:sz w:val="22"/>
                  <w:szCs w:val="22"/>
                </w:rPr>
                <w:t>new interview</w:t>
              </w:r>
              <w:r w:rsidRPr="003F6185">
                <w:rPr>
                  <w:rFonts w:ascii="Calibri" w:eastAsia="Times New Roman" w:hAnsi="Calibri" w:cs="Calibri"/>
                  <w:i/>
                  <w:iCs/>
                  <w:color w:val="000000"/>
                  <w:sz w:val="22"/>
                  <w:szCs w:val="22"/>
                </w:rPr>
                <w:t xml:space="preserve"> "</w:t>
              </w:r>
              <w:r w:rsidRPr="003F6185">
                <w:rPr>
                  <w:rFonts w:ascii="Calibri" w:eastAsia="Times New Roman" w:hAnsi="Calibri" w:cs="Calibri"/>
                  <w:color w:val="000000"/>
                  <w:sz w:val="22"/>
                  <w:szCs w:val="22"/>
                </w:rPr>
                <w:t>Ever told to have diabetes before?"</w:t>
              </w:r>
              <w:r w:rsidRPr="003F6185">
                <w:rPr>
                  <w:rFonts w:ascii="Calibri" w:eastAsia="Times New Roman" w:hAnsi="Calibri" w:cs="Calibri"/>
                  <w:color w:val="000000"/>
                  <w:sz w:val="22"/>
                  <w:szCs w:val="22"/>
                </w:rPr>
                <w:br/>
              </w:r>
              <w:r w:rsidRPr="003F6185">
                <w:rPr>
                  <w:rFonts w:ascii="Calibri" w:eastAsia="Times New Roman" w:hAnsi="Calibri" w:cs="Calibri"/>
                  <w:b/>
                  <w:bCs/>
                  <w:color w:val="000000"/>
                  <w:sz w:val="22"/>
                  <w:szCs w:val="22"/>
                </w:rPr>
                <w:t xml:space="preserve">If </w:t>
              </w:r>
              <w:proofErr w:type="spellStart"/>
              <w:r w:rsidRPr="003F6185">
                <w:rPr>
                  <w:rFonts w:ascii="Calibri" w:eastAsia="Times New Roman" w:hAnsi="Calibri" w:cs="Calibri"/>
                  <w:b/>
                  <w:bCs/>
                  <w:color w:val="000000"/>
                  <w:sz w:val="22"/>
                  <w:szCs w:val="22"/>
                </w:rPr>
                <w:t>reinterviewed</w:t>
              </w:r>
              <w:proofErr w:type="spellEnd"/>
              <w:r w:rsidRPr="003F6185">
                <w:rPr>
                  <w:rFonts w:ascii="Calibri" w:eastAsia="Times New Roman" w:hAnsi="Calibri" w:cs="Calibri"/>
                  <w:b/>
                  <w:bCs/>
                  <w:color w:val="000000"/>
                  <w:sz w:val="22"/>
                  <w:szCs w:val="22"/>
                </w:rPr>
                <w:t xml:space="preserve"> and no condition </w:t>
              </w:r>
              <w:r w:rsidRPr="003F6185">
                <w:rPr>
                  <w:rFonts w:ascii="Calibri" w:eastAsia="Times New Roman" w:hAnsi="Calibri" w:cs="Calibri"/>
                  <w:color w:val="000000"/>
                  <w:sz w:val="22"/>
                  <w:szCs w:val="22"/>
                </w:rPr>
                <w:t>"Since we last talked to you, that is since [last interview date], has a doctor told you that you have"</w:t>
              </w:r>
              <w:r w:rsidRPr="003F6185">
                <w:rPr>
                  <w:rFonts w:ascii="Calibri" w:eastAsia="Times New Roman" w:hAnsi="Calibri" w:cs="Calibri"/>
                  <w:color w:val="000000"/>
                  <w:sz w:val="22"/>
                  <w:szCs w:val="22"/>
                </w:rPr>
                <w:br/>
              </w:r>
              <w:r w:rsidRPr="003F6185">
                <w:rPr>
                  <w:rFonts w:ascii="Calibri" w:eastAsia="Times New Roman" w:hAnsi="Calibri" w:cs="Calibri"/>
                  <w:b/>
                  <w:bCs/>
                  <w:color w:val="000000"/>
                  <w:sz w:val="22"/>
                  <w:szCs w:val="22"/>
                </w:rPr>
                <w:t xml:space="preserve">if </w:t>
              </w:r>
              <w:proofErr w:type="spellStart"/>
              <w:r w:rsidRPr="003F6185">
                <w:rPr>
                  <w:rFonts w:ascii="Calibri" w:eastAsia="Times New Roman" w:hAnsi="Calibri" w:cs="Calibri"/>
                  <w:b/>
                  <w:bCs/>
                  <w:color w:val="000000"/>
                  <w:sz w:val="22"/>
                  <w:szCs w:val="22"/>
                </w:rPr>
                <w:t>reinterviewed</w:t>
              </w:r>
              <w:proofErr w:type="spellEnd"/>
              <w:r w:rsidRPr="003F6185">
                <w:rPr>
                  <w:rFonts w:ascii="Calibri" w:eastAsia="Times New Roman" w:hAnsi="Calibri" w:cs="Calibri"/>
                  <w:b/>
                  <w:bCs/>
                  <w:color w:val="000000"/>
                  <w:sz w:val="22"/>
                  <w:szCs w:val="22"/>
                </w:rPr>
                <w:t xml:space="preserve"> and had condition</w:t>
              </w:r>
              <w:r w:rsidRPr="003F6185">
                <w:rPr>
                  <w:rFonts w:ascii="Calibri" w:eastAsia="Times New Roman" w:hAnsi="Calibri" w:cs="Calibri"/>
                  <w:color w:val="000000"/>
                  <w:sz w:val="22"/>
                  <w:szCs w:val="22"/>
                </w:rPr>
                <w:t xml:space="preserve"> " "Our records from your last interview show that you have had ..."</w:t>
              </w:r>
            </w:ins>
          </w:p>
        </w:tc>
      </w:tr>
      <w:tr w:rsidR="003F6185" w:rsidRPr="003F6185" w14:paraId="5DD2F15B" w14:textId="77777777" w:rsidTr="002D02DE">
        <w:trPr>
          <w:trHeight w:val="60"/>
          <w:ins w:id="2963" w:author="Cong" w:date="2020-10-02T20:13:00Z"/>
          <w:trPrChange w:id="2964" w:author="Cong" w:date="2020-10-02T20:25:00Z">
            <w:trPr>
              <w:gridBefore w:val="1"/>
              <w:gridAfter w:val="0"/>
              <w:trHeight w:val="300"/>
            </w:trPr>
          </w:trPrChange>
        </w:trPr>
        <w:tc>
          <w:tcPr>
            <w:tcW w:w="1260" w:type="dxa"/>
            <w:vMerge/>
            <w:tcBorders>
              <w:top w:val="nil"/>
              <w:left w:val="nil"/>
              <w:bottom w:val="single" w:sz="8" w:space="0" w:color="000000"/>
              <w:right w:val="nil"/>
            </w:tcBorders>
            <w:vAlign w:val="center"/>
            <w:hideMark/>
            <w:tcPrChange w:id="2965" w:author="Cong" w:date="2020-10-02T20:25:00Z">
              <w:tcPr>
                <w:tcW w:w="990" w:type="dxa"/>
                <w:gridSpan w:val="2"/>
                <w:vMerge/>
                <w:tcBorders>
                  <w:top w:val="nil"/>
                  <w:left w:val="nil"/>
                  <w:bottom w:val="single" w:sz="8" w:space="0" w:color="000000"/>
                  <w:right w:val="nil"/>
                </w:tcBorders>
                <w:vAlign w:val="center"/>
                <w:hideMark/>
              </w:tcPr>
            </w:tcPrChange>
          </w:tcPr>
          <w:p w14:paraId="58199695" w14:textId="77777777" w:rsidR="003F6185" w:rsidRPr="003F6185" w:rsidRDefault="003F6185" w:rsidP="003F6185">
            <w:pPr>
              <w:rPr>
                <w:ins w:id="2966"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center"/>
            <w:hideMark/>
            <w:tcPrChange w:id="2967" w:author="Cong" w:date="2020-10-02T20:25:00Z">
              <w:tcPr>
                <w:tcW w:w="2520" w:type="dxa"/>
                <w:gridSpan w:val="2"/>
                <w:tcBorders>
                  <w:top w:val="nil"/>
                  <w:left w:val="nil"/>
                  <w:bottom w:val="nil"/>
                  <w:right w:val="nil"/>
                </w:tcBorders>
                <w:shd w:val="clear" w:color="auto" w:fill="auto"/>
                <w:vAlign w:val="center"/>
                <w:hideMark/>
              </w:tcPr>
            </w:tcPrChange>
          </w:tcPr>
          <w:p w14:paraId="68B2C764" w14:textId="77777777" w:rsidR="003F6185" w:rsidRPr="003F6185" w:rsidRDefault="003F6185" w:rsidP="003F6185">
            <w:pPr>
              <w:jc w:val="center"/>
              <w:rPr>
                <w:ins w:id="2968" w:author="Cong" w:date="2020-10-02T20:13:00Z"/>
                <w:rFonts w:ascii="Calibri" w:eastAsia="Times New Roman" w:hAnsi="Calibri" w:cs="Calibri"/>
                <w:b/>
                <w:bCs/>
                <w:color w:val="000000"/>
                <w:sz w:val="22"/>
                <w:szCs w:val="22"/>
              </w:rPr>
            </w:pPr>
            <w:ins w:id="2969" w:author="Cong" w:date="2020-10-02T20:13:00Z">
              <w:r w:rsidRPr="003F6185">
                <w:rPr>
                  <w:rFonts w:ascii="Calibri" w:eastAsia="Times New Roman" w:hAnsi="Calibri" w:cs="Calibri"/>
                  <w:b/>
                  <w:bCs/>
                  <w:color w:val="000000"/>
                  <w:sz w:val="22"/>
                  <w:szCs w:val="22"/>
                </w:rPr>
                <w:t>Categorie</w:t>
              </w:r>
              <w:r w:rsidRPr="003F6185">
                <w:rPr>
                  <w:rFonts w:ascii="Calibri" w:eastAsia="Times New Roman" w:hAnsi="Calibri" w:cs="Calibri"/>
                  <w:color w:val="000000"/>
                  <w:sz w:val="22"/>
                  <w:szCs w:val="22"/>
                </w:rPr>
                <w:t>s: 1- Yes</w:t>
              </w:r>
            </w:ins>
          </w:p>
        </w:tc>
        <w:tc>
          <w:tcPr>
            <w:tcW w:w="2700" w:type="dxa"/>
            <w:tcBorders>
              <w:top w:val="nil"/>
              <w:left w:val="nil"/>
              <w:bottom w:val="nil"/>
              <w:right w:val="nil"/>
            </w:tcBorders>
            <w:shd w:val="clear" w:color="auto" w:fill="auto"/>
            <w:vAlign w:val="center"/>
            <w:hideMark/>
            <w:tcPrChange w:id="2970" w:author="Cong" w:date="2020-10-02T20:25:00Z">
              <w:tcPr>
                <w:tcW w:w="2867" w:type="dxa"/>
                <w:gridSpan w:val="3"/>
                <w:tcBorders>
                  <w:top w:val="nil"/>
                  <w:left w:val="nil"/>
                  <w:bottom w:val="nil"/>
                  <w:right w:val="nil"/>
                </w:tcBorders>
                <w:shd w:val="clear" w:color="auto" w:fill="auto"/>
                <w:vAlign w:val="center"/>
                <w:hideMark/>
              </w:tcPr>
            </w:tcPrChange>
          </w:tcPr>
          <w:p w14:paraId="2D982B6F" w14:textId="77777777" w:rsidR="003F6185" w:rsidRPr="003F6185" w:rsidRDefault="003F6185" w:rsidP="003F6185">
            <w:pPr>
              <w:jc w:val="center"/>
              <w:rPr>
                <w:ins w:id="2971" w:author="Cong" w:date="2020-10-02T20:13:00Z"/>
                <w:rFonts w:ascii="Calibri" w:eastAsia="Times New Roman" w:hAnsi="Calibri" w:cs="Calibri"/>
                <w:b/>
                <w:bCs/>
                <w:color w:val="000000"/>
                <w:sz w:val="22"/>
                <w:szCs w:val="22"/>
              </w:rPr>
            </w:pPr>
            <w:ins w:id="2972" w:author="Cong" w:date="2020-10-02T20:13:00Z">
              <w:r w:rsidRPr="003F6185">
                <w:rPr>
                  <w:rFonts w:ascii="Calibri" w:eastAsia="Times New Roman" w:hAnsi="Calibri" w:cs="Calibri"/>
                  <w:b/>
                  <w:bCs/>
                  <w:color w:val="000000"/>
                  <w:sz w:val="22"/>
                  <w:szCs w:val="22"/>
                </w:rPr>
                <w:t>Categorie</w:t>
              </w:r>
              <w:r w:rsidRPr="003F6185">
                <w:rPr>
                  <w:rFonts w:ascii="Calibri" w:eastAsia="Times New Roman" w:hAnsi="Calibri" w:cs="Calibri"/>
                  <w:b/>
                  <w:bCs/>
                  <w:i/>
                  <w:iCs/>
                  <w:color w:val="000000"/>
                  <w:sz w:val="22"/>
                  <w:szCs w:val="22"/>
                </w:rPr>
                <w:t>s</w:t>
              </w:r>
              <w:r w:rsidRPr="003F6185">
                <w:rPr>
                  <w:rFonts w:ascii="Calibri" w:eastAsia="Times New Roman" w:hAnsi="Calibri" w:cs="Calibri"/>
                  <w:i/>
                  <w:iCs/>
                  <w:color w:val="000000"/>
                  <w:sz w:val="22"/>
                  <w:szCs w:val="22"/>
                </w:rPr>
                <w:t xml:space="preserve"> 0-niu</w:t>
              </w:r>
            </w:ins>
          </w:p>
        </w:tc>
        <w:tc>
          <w:tcPr>
            <w:tcW w:w="2340" w:type="dxa"/>
            <w:tcBorders>
              <w:top w:val="nil"/>
              <w:left w:val="nil"/>
              <w:bottom w:val="nil"/>
              <w:right w:val="nil"/>
            </w:tcBorders>
            <w:shd w:val="clear" w:color="auto" w:fill="auto"/>
            <w:vAlign w:val="center"/>
            <w:hideMark/>
            <w:tcPrChange w:id="2973" w:author="Cong" w:date="2020-10-02T20:25:00Z">
              <w:tcPr>
                <w:tcW w:w="3423" w:type="dxa"/>
                <w:gridSpan w:val="3"/>
                <w:tcBorders>
                  <w:top w:val="nil"/>
                  <w:left w:val="nil"/>
                  <w:bottom w:val="nil"/>
                  <w:right w:val="nil"/>
                </w:tcBorders>
                <w:shd w:val="clear" w:color="auto" w:fill="auto"/>
                <w:vAlign w:val="center"/>
                <w:hideMark/>
              </w:tcPr>
            </w:tcPrChange>
          </w:tcPr>
          <w:p w14:paraId="41C70E93" w14:textId="77777777" w:rsidR="003F6185" w:rsidRPr="003F6185" w:rsidRDefault="003F6185" w:rsidP="003F6185">
            <w:pPr>
              <w:jc w:val="center"/>
              <w:rPr>
                <w:ins w:id="2974" w:author="Cong" w:date="2020-10-02T20:13:00Z"/>
                <w:rFonts w:ascii="Calibri" w:eastAsia="Times New Roman" w:hAnsi="Calibri" w:cs="Calibri"/>
                <w:b/>
                <w:bCs/>
                <w:color w:val="000000"/>
                <w:sz w:val="22"/>
                <w:szCs w:val="22"/>
              </w:rPr>
            </w:pPr>
            <w:ins w:id="2975" w:author="Cong" w:date="2020-10-02T20:13:00Z">
              <w:r w:rsidRPr="003F6185">
                <w:rPr>
                  <w:rFonts w:ascii="Calibri" w:eastAsia="Times New Roman" w:hAnsi="Calibri" w:cs="Calibri"/>
                  <w:b/>
                  <w:bCs/>
                  <w:color w:val="000000"/>
                  <w:sz w:val="22"/>
                  <w:szCs w:val="22"/>
                </w:rPr>
                <w:t>Categories:</w:t>
              </w:r>
              <w:r w:rsidRPr="003F6185">
                <w:rPr>
                  <w:rFonts w:ascii="Calibri" w:eastAsia="Times New Roman" w:hAnsi="Calibri" w:cs="Calibri"/>
                  <w:i/>
                  <w:iCs/>
                  <w:color w:val="000000"/>
                  <w:sz w:val="22"/>
                  <w:szCs w:val="22"/>
                </w:rPr>
                <w:t xml:space="preserve">1-Yes  </w:t>
              </w:r>
            </w:ins>
          </w:p>
        </w:tc>
        <w:tc>
          <w:tcPr>
            <w:tcW w:w="2160" w:type="dxa"/>
            <w:tcBorders>
              <w:top w:val="nil"/>
              <w:left w:val="nil"/>
              <w:bottom w:val="nil"/>
              <w:right w:val="nil"/>
            </w:tcBorders>
            <w:shd w:val="clear" w:color="auto" w:fill="auto"/>
            <w:vAlign w:val="center"/>
            <w:hideMark/>
            <w:tcPrChange w:id="2976" w:author="Cong" w:date="2020-10-02T20:25:00Z">
              <w:tcPr>
                <w:tcW w:w="2867" w:type="dxa"/>
                <w:gridSpan w:val="3"/>
                <w:tcBorders>
                  <w:top w:val="nil"/>
                  <w:left w:val="nil"/>
                  <w:bottom w:val="nil"/>
                  <w:right w:val="nil"/>
                </w:tcBorders>
                <w:shd w:val="clear" w:color="auto" w:fill="auto"/>
                <w:vAlign w:val="center"/>
                <w:hideMark/>
              </w:tcPr>
            </w:tcPrChange>
          </w:tcPr>
          <w:p w14:paraId="0C8701A9" w14:textId="77777777" w:rsidR="003F6185" w:rsidRPr="003F6185" w:rsidRDefault="003F6185" w:rsidP="003F6185">
            <w:pPr>
              <w:jc w:val="center"/>
              <w:rPr>
                <w:ins w:id="2977" w:author="Cong" w:date="2020-10-02T20:13:00Z"/>
                <w:rFonts w:ascii="Calibri" w:eastAsia="Times New Roman" w:hAnsi="Calibri" w:cs="Calibri"/>
                <w:b/>
                <w:bCs/>
                <w:color w:val="000000"/>
                <w:sz w:val="22"/>
                <w:szCs w:val="22"/>
              </w:rPr>
            </w:pPr>
            <w:ins w:id="2978" w:author="Cong" w:date="2020-10-02T20:13:00Z">
              <w:r w:rsidRPr="003F6185">
                <w:rPr>
                  <w:rFonts w:ascii="Calibri" w:eastAsia="Times New Roman" w:hAnsi="Calibri" w:cs="Calibri"/>
                  <w:b/>
                  <w:bCs/>
                  <w:color w:val="000000"/>
                  <w:sz w:val="22"/>
                  <w:szCs w:val="22"/>
                </w:rPr>
                <w:t>Categorie</w:t>
              </w:r>
              <w:r w:rsidRPr="003F6185">
                <w:rPr>
                  <w:rFonts w:ascii="Calibri" w:eastAsia="Times New Roman" w:hAnsi="Calibri" w:cs="Calibri"/>
                  <w:b/>
                  <w:bCs/>
                  <w:i/>
                  <w:iCs/>
                  <w:color w:val="000000"/>
                  <w:sz w:val="22"/>
                  <w:szCs w:val="22"/>
                </w:rPr>
                <w:t>s</w:t>
              </w:r>
              <w:r w:rsidRPr="003F6185">
                <w:rPr>
                  <w:rFonts w:ascii="Calibri" w:eastAsia="Times New Roman" w:hAnsi="Calibri" w:cs="Calibri"/>
                  <w:i/>
                  <w:iCs/>
                  <w:color w:val="000000"/>
                  <w:sz w:val="22"/>
                  <w:szCs w:val="22"/>
                </w:rPr>
                <w:t xml:space="preserve"> 0-niu</w:t>
              </w:r>
            </w:ins>
          </w:p>
        </w:tc>
        <w:tc>
          <w:tcPr>
            <w:tcW w:w="2970" w:type="dxa"/>
            <w:tcBorders>
              <w:top w:val="nil"/>
              <w:left w:val="nil"/>
              <w:bottom w:val="nil"/>
              <w:right w:val="nil"/>
            </w:tcBorders>
            <w:shd w:val="clear" w:color="auto" w:fill="auto"/>
            <w:vAlign w:val="center"/>
            <w:hideMark/>
            <w:tcPrChange w:id="2979" w:author="Cong" w:date="2020-10-02T20:25:00Z">
              <w:tcPr>
                <w:tcW w:w="2854" w:type="dxa"/>
                <w:gridSpan w:val="4"/>
                <w:tcBorders>
                  <w:top w:val="nil"/>
                  <w:left w:val="nil"/>
                  <w:bottom w:val="nil"/>
                  <w:right w:val="nil"/>
                </w:tcBorders>
                <w:shd w:val="clear" w:color="auto" w:fill="auto"/>
                <w:vAlign w:val="center"/>
                <w:hideMark/>
              </w:tcPr>
            </w:tcPrChange>
          </w:tcPr>
          <w:p w14:paraId="32576538" w14:textId="77777777" w:rsidR="003F6185" w:rsidRPr="003F6185" w:rsidRDefault="003F6185" w:rsidP="003F6185">
            <w:pPr>
              <w:jc w:val="center"/>
              <w:rPr>
                <w:ins w:id="2980" w:author="Cong" w:date="2020-10-02T20:13:00Z"/>
                <w:rFonts w:ascii="Calibri" w:eastAsia="Times New Roman" w:hAnsi="Calibri" w:cs="Calibri"/>
                <w:b/>
                <w:bCs/>
                <w:color w:val="000000"/>
                <w:sz w:val="22"/>
                <w:szCs w:val="22"/>
              </w:rPr>
            </w:pPr>
            <w:ins w:id="2981" w:author="Cong" w:date="2020-10-02T20:13:00Z">
              <w:r w:rsidRPr="003F6185">
                <w:rPr>
                  <w:rFonts w:ascii="Calibri" w:eastAsia="Times New Roman" w:hAnsi="Calibri" w:cs="Calibri"/>
                  <w:b/>
                  <w:bCs/>
                  <w:color w:val="000000"/>
                  <w:sz w:val="22"/>
                  <w:szCs w:val="22"/>
                </w:rPr>
                <w:t>Categorie</w:t>
              </w:r>
              <w:r w:rsidRPr="003F6185">
                <w:rPr>
                  <w:rFonts w:ascii="Calibri" w:eastAsia="Times New Roman" w:hAnsi="Calibri" w:cs="Calibri"/>
                  <w:b/>
                  <w:bCs/>
                  <w:i/>
                  <w:iCs/>
                  <w:color w:val="000000"/>
                  <w:sz w:val="22"/>
                  <w:szCs w:val="22"/>
                </w:rPr>
                <w:t>s</w:t>
              </w:r>
              <w:r w:rsidRPr="003F6185">
                <w:rPr>
                  <w:rFonts w:ascii="Calibri" w:eastAsia="Times New Roman" w:hAnsi="Calibri" w:cs="Calibri"/>
                  <w:i/>
                  <w:iCs/>
                  <w:color w:val="000000"/>
                  <w:sz w:val="22"/>
                  <w:szCs w:val="22"/>
                </w:rPr>
                <w:t xml:space="preserve"> 1-no</w:t>
              </w:r>
            </w:ins>
          </w:p>
        </w:tc>
      </w:tr>
      <w:tr w:rsidR="003F6185" w:rsidRPr="003F6185" w14:paraId="7D976B16" w14:textId="77777777" w:rsidTr="002D02DE">
        <w:trPr>
          <w:trHeight w:val="600"/>
          <w:ins w:id="2982" w:author="Cong" w:date="2020-10-02T20:13:00Z"/>
          <w:trPrChange w:id="2983" w:author="Cong" w:date="2020-10-02T20:25:00Z">
            <w:trPr>
              <w:gridBefore w:val="1"/>
              <w:gridAfter w:val="0"/>
              <w:trHeight w:val="600"/>
            </w:trPr>
          </w:trPrChange>
        </w:trPr>
        <w:tc>
          <w:tcPr>
            <w:tcW w:w="1260" w:type="dxa"/>
            <w:vMerge/>
            <w:tcBorders>
              <w:top w:val="nil"/>
              <w:left w:val="nil"/>
              <w:bottom w:val="single" w:sz="8" w:space="0" w:color="000000"/>
              <w:right w:val="nil"/>
            </w:tcBorders>
            <w:vAlign w:val="center"/>
            <w:hideMark/>
            <w:tcPrChange w:id="2984" w:author="Cong" w:date="2020-10-02T20:25:00Z">
              <w:tcPr>
                <w:tcW w:w="990" w:type="dxa"/>
                <w:gridSpan w:val="2"/>
                <w:vMerge/>
                <w:tcBorders>
                  <w:top w:val="nil"/>
                  <w:left w:val="nil"/>
                  <w:bottom w:val="single" w:sz="8" w:space="0" w:color="000000"/>
                  <w:right w:val="nil"/>
                </w:tcBorders>
                <w:vAlign w:val="center"/>
                <w:hideMark/>
              </w:tcPr>
            </w:tcPrChange>
          </w:tcPr>
          <w:p w14:paraId="00820C00" w14:textId="77777777" w:rsidR="003F6185" w:rsidRPr="003F6185" w:rsidRDefault="003F6185" w:rsidP="003F6185">
            <w:pPr>
              <w:rPr>
                <w:ins w:id="2985"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center"/>
            <w:hideMark/>
            <w:tcPrChange w:id="2986" w:author="Cong" w:date="2020-10-02T20:25:00Z">
              <w:tcPr>
                <w:tcW w:w="2520" w:type="dxa"/>
                <w:gridSpan w:val="2"/>
                <w:tcBorders>
                  <w:top w:val="nil"/>
                  <w:left w:val="nil"/>
                  <w:bottom w:val="nil"/>
                  <w:right w:val="nil"/>
                </w:tcBorders>
                <w:shd w:val="clear" w:color="auto" w:fill="auto"/>
                <w:vAlign w:val="center"/>
                <w:hideMark/>
              </w:tcPr>
            </w:tcPrChange>
          </w:tcPr>
          <w:p w14:paraId="18130A9C" w14:textId="77777777" w:rsidR="003F6185" w:rsidRPr="003F6185" w:rsidRDefault="003F6185" w:rsidP="003F6185">
            <w:pPr>
              <w:jc w:val="center"/>
              <w:rPr>
                <w:ins w:id="2987" w:author="Cong" w:date="2020-10-02T20:13:00Z"/>
                <w:rFonts w:ascii="Calibri" w:eastAsia="Times New Roman" w:hAnsi="Calibri" w:cs="Calibri"/>
                <w:color w:val="000000"/>
                <w:sz w:val="22"/>
                <w:szCs w:val="22"/>
              </w:rPr>
            </w:pPr>
            <w:ins w:id="2988" w:author="Cong" w:date="2020-10-02T20:13:00Z">
              <w:r w:rsidRPr="003F6185">
                <w:rPr>
                  <w:rFonts w:ascii="Calibri" w:eastAsia="Times New Roman" w:hAnsi="Calibri" w:cs="Calibri"/>
                  <w:color w:val="000000"/>
                  <w:sz w:val="22"/>
                  <w:szCs w:val="22"/>
                </w:rPr>
                <w:t>2- Yes, but female told only during pregnancy</w:t>
              </w:r>
            </w:ins>
          </w:p>
        </w:tc>
        <w:tc>
          <w:tcPr>
            <w:tcW w:w="2700" w:type="dxa"/>
            <w:tcBorders>
              <w:top w:val="nil"/>
              <w:left w:val="nil"/>
              <w:bottom w:val="nil"/>
              <w:right w:val="nil"/>
            </w:tcBorders>
            <w:shd w:val="clear" w:color="auto" w:fill="auto"/>
            <w:vAlign w:val="center"/>
            <w:hideMark/>
            <w:tcPrChange w:id="2989" w:author="Cong" w:date="2020-10-02T20:25:00Z">
              <w:tcPr>
                <w:tcW w:w="2867" w:type="dxa"/>
                <w:gridSpan w:val="3"/>
                <w:tcBorders>
                  <w:top w:val="nil"/>
                  <w:left w:val="nil"/>
                  <w:bottom w:val="nil"/>
                  <w:right w:val="nil"/>
                </w:tcBorders>
                <w:shd w:val="clear" w:color="auto" w:fill="auto"/>
                <w:vAlign w:val="center"/>
                <w:hideMark/>
              </w:tcPr>
            </w:tcPrChange>
          </w:tcPr>
          <w:p w14:paraId="2D8AB567" w14:textId="77777777" w:rsidR="003F6185" w:rsidRPr="003F6185" w:rsidRDefault="003F6185" w:rsidP="003F6185">
            <w:pPr>
              <w:jc w:val="center"/>
              <w:rPr>
                <w:ins w:id="2990" w:author="Cong" w:date="2020-10-02T20:13:00Z"/>
                <w:rFonts w:ascii="Calibri" w:eastAsia="Times New Roman" w:hAnsi="Calibri" w:cs="Calibri"/>
                <w:i/>
                <w:iCs/>
                <w:color w:val="000000"/>
                <w:sz w:val="22"/>
                <w:szCs w:val="22"/>
              </w:rPr>
            </w:pPr>
            <w:ins w:id="2991" w:author="Cong" w:date="2020-10-02T20:13:00Z">
              <w:r w:rsidRPr="003F6185">
                <w:rPr>
                  <w:rFonts w:ascii="Calibri" w:eastAsia="Times New Roman" w:hAnsi="Calibri" w:cs="Calibri"/>
                  <w:i/>
                  <w:iCs/>
                  <w:color w:val="000000"/>
                  <w:sz w:val="22"/>
                  <w:szCs w:val="22"/>
                </w:rPr>
                <w:t>1- no or not mentioned</w:t>
              </w:r>
            </w:ins>
          </w:p>
        </w:tc>
        <w:tc>
          <w:tcPr>
            <w:tcW w:w="2340" w:type="dxa"/>
            <w:tcBorders>
              <w:top w:val="nil"/>
              <w:left w:val="nil"/>
              <w:bottom w:val="nil"/>
              <w:right w:val="nil"/>
            </w:tcBorders>
            <w:shd w:val="clear" w:color="auto" w:fill="auto"/>
            <w:vAlign w:val="center"/>
            <w:hideMark/>
            <w:tcPrChange w:id="2992" w:author="Cong" w:date="2020-10-02T20:25:00Z">
              <w:tcPr>
                <w:tcW w:w="3423" w:type="dxa"/>
                <w:gridSpan w:val="3"/>
                <w:tcBorders>
                  <w:top w:val="nil"/>
                  <w:left w:val="nil"/>
                  <w:bottom w:val="nil"/>
                  <w:right w:val="nil"/>
                </w:tcBorders>
                <w:shd w:val="clear" w:color="auto" w:fill="auto"/>
                <w:vAlign w:val="center"/>
                <w:hideMark/>
              </w:tcPr>
            </w:tcPrChange>
          </w:tcPr>
          <w:p w14:paraId="3D5DEE46" w14:textId="77777777" w:rsidR="003F6185" w:rsidRPr="003F6185" w:rsidRDefault="003F6185" w:rsidP="003F6185">
            <w:pPr>
              <w:jc w:val="center"/>
              <w:rPr>
                <w:ins w:id="2993" w:author="Cong" w:date="2020-10-02T20:13:00Z"/>
                <w:rFonts w:ascii="Calibri" w:eastAsia="Times New Roman" w:hAnsi="Calibri" w:cs="Calibri"/>
                <w:i/>
                <w:iCs/>
                <w:color w:val="000000"/>
                <w:sz w:val="22"/>
                <w:szCs w:val="22"/>
              </w:rPr>
            </w:pPr>
            <w:ins w:id="2994" w:author="Cong" w:date="2020-10-02T20:13:00Z">
              <w:r w:rsidRPr="003F6185">
                <w:rPr>
                  <w:rFonts w:ascii="Calibri" w:eastAsia="Times New Roman" w:hAnsi="Calibri" w:cs="Calibri"/>
                  <w:i/>
                  <w:iCs/>
                  <w:color w:val="000000"/>
                  <w:sz w:val="22"/>
                  <w:szCs w:val="22"/>
                </w:rPr>
                <w:t>2-No</w:t>
              </w:r>
            </w:ins>
          </w:p>
        </w:tc>
        <w:tc>
          <w:tcPr>
            <w:tcW w:w="2160" w:type="dxa"/>
            <w:tcBorders>
              <w:top w:val="nil"/>
              <w:left w:val="nil"/>
              <w:bottom w:val="nil"/>
              <w:right w:val="nil"/>
            </w:tcBorders>
            <w:shd w:val="clear" w:color="auto" w:fill="auto"/>
            <w:vAlign w:val="center"/>
            <w:hideMark/>
            <w:tcPrChange w:id="2995" w:author="Cong" w:date="2020-10-02T20:25:00Z">
              <w:tcPr>
                <w:tcW w:w="2867" w:type="dxa"/>
                <w:gridSpan w:val="3"/>
                <w:tcBorders>
                  <w:top w:val="nil"/>
                  <w:left w:val="nil"/>
                  <w:bottom w:val="nil"/>
                  <w:right w:val="nil"/>
                </w:tcBorders>
                <w:shd w:val="clear" w:color="auto" w:fill="auto"/>
                <w:vAlign w:val="center"/>
                <w:hideMark/>
              </w:tcPr>
            </w:tcPrChange>
          </w:tcPr>
          <w:p w14:paraId="578AB7F3" w14:textId="77777777" w:rsidR="003F6185" w:rsidRPr="003F6185" w:rsidRDefault="003F6185" w:rsidP="003F6185">
            <w:pPr>
              <w:jc w:val="center"/>
              <w:rPr>
                <w:ins w:id="2996" w:author="Cong" w:date="2020-10-02T20:13:00Z"/>
                <w:rFonts w:ascii="Calibri" w:eastAsia="Times New Roman" w:hAnsi="Calibri" w:cs="Calibri"/>
                <w:i/>
                <w:iCs/>
                <w:color w:val="000000"/>
                <w:sz w:val="22"/>
                <w:szCs w:val="22"/>
              </w:rPr>
            </w:pPr>
            <w:ins w:id="2997" w:author="Cong" w:date="2020-10-02T20:13:00Z">
              <w:r w:rsidRPr="003F6185">
                <w:rPr>
                  <w:rFonts w:ascii="Calibri" w:eastAsia="Times New Roman" w:hAnsi="Calibri" w:cs="Calibri"/>
                  <w:i/>
                  <w:iCs/>
                  <w:color w:val="000000"/>
                  <w:sz w:val="22"/>
                  <w:szCs w:val="22"/>
                </w:rPr>
                <w:t>1- no or not mentioned</w:t>
              </w:r>
            </w:ins>
          </w:p>
        </w:tc>
        <w:tc>
          <w:tcPr>
            <w:tcW w:w="2970" w:type="dxa"/>
            <w:tcBorders>
              <w:top w:val="nil"/>
              <w:left w:val="nil"/>
              <w:bottom w:val="nil"/>
              <w:right w:val="nil"/>
            </w:tcBorders>
            <w:shd w:val="clear" w:color="auto" w:fill="auto"/>
            <w:vAlign w:val="center"/>
            <w:hideMark/>
            <w:tcPrChange w:id="2998" w:author="Cong" w:date="2020-10-02T20:25:00Z">
              <w:tcPr>
                <w:tcW w:w="2854" w:type="dxa"/>
                <w:gridSpan w:val="4"/>
                <w:tcBorders>
                  <w:top w:val="nil"/>
                  <w:left w:val="nil"/>
                  <w:bottom w:val="nil"/>
                  <w:right w:val="nil"/>
                </w:tcBorders>
                <w:shd w:val="clear" w:color="auto" w:fill="auto"/>
                <w:vAlign w:val="center"/>
                <w:hideMark/>
              </w:tcPr>
            </w:tcPrChange>
          </w:tcPr>
          <w:p w14:paraId="7FBFD691" w14:textId="77777777" w:rsidR="003F6185" w:rsidRPr="002D02DE" w:rsidRDefault="003F6185" w:rsidP="003F6185">
            <w:pPr>
              <w:jc w:val="center"/>
              <w:rPr>
                <w:ins w:id="2999" w:author="Cong" w:date="2020-10-02T20:13:00Z"/>
                <w:rFonts w:ascii="Calibri" w:eastAsia="Times New Roman" w:hAnsi="Calibri" w:cs="Calibri"/>
                <w:i/>
                <w:iCs/>
                <w:color w:val="000000"/>
                <w:sz w:val="22"/>
                <w:szCs w:val="22"/>
                <w:rPrChange w:id="3000" w:author="Cong" w:date="2020-10-02T20:26:00Z">
                  <w:rPr>
                    <w:ins w:id="3001" w:author="Cong" w:date="2020-10-02T20:13:00Z"/>
                    <w:rFonts w:ascii="Calibri" w:eastAsia="Times New Roman" w:hAnsi="Calibri" w:cs="Calibri"/>
                    <w:color w:val="000000"/>
                    <w:sz w:val="22"/>
                    <w:szCs w:val="22"/>
                  </w:rPr>
                </w:rPrChange>
              </w:rPr>
            </w:pPr>
            <w:ins w:id="3002" w:author="Cong" w:date="2020-10-02T20:13:00Z">
              <w:r w:rsidRPr="002D02DE">
                <w:rPr>
                  <w:rFonts w:ascii="Calibri" w:eastAsia="Times New Roman" w:hAnsi="Calibri" w:cs="Calibri"/>
                  <w:i/>
                  <w:iCs/>
                  <w:color w:val="000000"/>
                  <w:sz w:val="22"/>
                  <w:szCs w:val="22"/>
                  <w:rPrChange w:id="3003" w:author="Cong" w:date="2020-10-02T20:26:00Z">
                    <w:rPr>
                      <w:rFonts w:ascii="Calibri" w:eastAsia="Times New Roman" w:hAnsi="Calibri" w:cs="Calibri"/>
                      <w:color w:val="000000"/>
                      <w:sz w:val="22"/>
                      <w:szCs w:val="22"/>
                    </w:rPr>
                  </w:rPrChange>
                </w:rPr>
                <w:t>2-- Yes</w:t>
              </w:r>
            </w:ins>
          </w:p>
        </w:tc>
      </w:tr>
      <w:tr w:rsidR="003F6185" w:rsidRPr="003F6185" w14:paraId="2F614013" w14:textId="77777777" w:rsidTr="002D02DE">
        <w:trPr>
          <w:trHeight w:val="60"/>
          <w:ins w:id="3004" w:author="Cong" w:date="2020-10-02T20:13:00Z"/>
          <w:trPrChange w:id="3005" w:author="Cong" w:date="2020-10-02T20:25:00Z">
            <w:trPr>
              <w:gridBefore w:val="1"/>
              <w:gridAfter w:val="0"/>
              <w:trHeight w:val="600"/>
            </w:trPr>
          </w:trPrChange>
        </w:trPr>
        <w:tc>
          <w:tcPr>
            <w:tcW w:w="1260" w:type="dxa"/>
            <w:vMerge/>
            <w:tcBorders>
              <w:top w:val="nil"/>
              <w:left w:val="nil"/>
              <w:bottom w:val="single" w:sz="8" w:space="0" w:color="000000"/>
              <w:right w:val="nil"/>
            </w:tcBorders>
            <w:vAlign w:val="center"/>
            <w:hideMark/>
            <w:tcPrChange w:id="3006" w:author="Cong" w:date="2020-10-02T20:25:00Z">
              <w:tcPr>
                <w:tcW w:w="990" w:type="dxa"/>
                <w:gridSpan w:val="2"/>
                <w:vMerge/>
                <w:tcBorders>
                  <w:top w:val="nil"/>
                  <w:left w:val="nil"/>
                  <w:bottom w:val="single" w:sz="8" w:space="0" w:color="000000"/>
                  <w:right w:val="nil"/>
                </w:tcBorders>
                <w:vAlign w:val="center"/>
                <w:hideMark/>
              </w:tcPr>
            </w:tcPrChange>
          </w:tcPr>
          <w:p w14:paraId="34F43948" w14:textId="77777777" w:rsidR="003F6185" w:rsidRPr="003F6185" w:rsidRDefault="003F6185" w:rsidP="003F6185">
            <w:pPr>
              <w:rPr>
                <w:ins w:id="3007"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center"/>
            <w:hideMark/>
            <w:tcPrChange w:id="3008" w:author="Cong" w:date="2020-10-02T20:25:00Z">
              <w:tcPr>
                <w:tcW w:w="2520" w:type="dxa"/>
                <w:gridSpan w:val="2"/>
                <w:tcBorders>
                  <w:top w:val="nil"/>
                  <w:left w:val="nil"/>
                  <w:bottom w:val="nil"/>
                  <w:right w:val="nil"/>
                </w:tcBorders>
                <w:shd w:val="clear" w:color="auto" w:fill="auto"/>
                <w:vAlign w:val="center"/>
                <w:hideMark/>
              </w:tcPr>
            </w:tcPrChange>
          </w:tcPr>
          <w:p w14:paraId="1846569A" w14:textId="77777777" w:rsidR="003F6185" w:rsidRPr="003F6185" w:rsidRDefault="003F6185" w:rsidP="003F6185">
            <w:pPr>
              <w:jc w:val="center"/>
              <w:rPr>
                <w:ins w:id="3009" w:author="Cong" w:date="2020-10-02T20:13:00Z"/>
                <w:rFonts w:ascii="Calibri" w:eastAsia="Times New Roman" w:hAnsi="Calibri" w:cs="Calibri"/>
                <w:color w:val="000000"/>
                <w:sz w:val="22"/>
                <w:szCs w:val="22"/>
              </w:rPr>
            </w:pPr>
            <w:ins w:id="3010" w:author="Cong" w:date="2020-10-02T20:13:00Z">
              <w:r w:rsidRPr="003F6185">
                <w:rPr>
                  <w:rFonts w:ascii="Calibri" w:eastAsia="Times New Roman" w:hAnsi="Calibri" w:cs="Calibri"/>
                  <w:color w:val="000000"/>
                  <w:sz w:val="22"/>
                  <w:szCs w:val="22"/>
                </w:rPr>
                <w:t>3- No</w:t>
              </w:r>
            </w:ins>
          </w:p>
        </w:tc>
        <w:tc>
          <w:tcPr>
            <w:tcW w:w="2700" w:type="dxa"/>
            <w:tcBorders>
              <w:top w:val="nil"/>
              <w:left w:val="nil"/>
              <w:bottom w:val="nil"/>
              <w:right w:val="nil"/>
            </w:tcBorders>
            <w:shd w:val="clear" w:color="auto" w:fill="auto"/>
            <w:vAlign w:val="center"/>
            <w:hideMark/>
            <w:tcPrChange w:id="3011" w:author="Cong" w:date="2020-10-02T20:25:00Z">
              <w:tcPr>
                <w:tcW w:w="2867" w:type="dxa"/>
                <w:gridSpan w:val="3"/>
                <w:tcBorders>
                  <w:top w:val="nil"/>
                  <w:left w:val="nil"/>
                  <w:bottom w:val="nil"/>
                  <w:right w:val="nil"/>
                </w:tcBorders>
                <w:shd w:val="clear" w:color="auto" w:fill="auto"/>
                <w:vAlign w:val="center"/>
                <w:hideMark/>
              </w:tcPr>
            </w:tcPrChange>
          </w:tcPr>
          <w:p w14:paraId="5D750472" w14:textId="77777777" w:rsidR="003F6185" w:rsidRPr="003F6185" w:rsidRDefault="003F6185" w:rsidP="003F6185">
            <w:pPr>
              <w:jc w:val="center"/>
              <w:rPr>
                <w:ins w:id="3012" w:author="Cong" w:date="2020-10-02T20:13:00Z"/>
                <w:rFonts w:ascii="Calibri" w:eastAsia="Times New Roman" w:hAnsi="Calibri" w:cs="Calibri"/>
                <w:i/>
                <w:iCs/>
                <w:color w:val="000000"/>
                <w:sz w:val="22"/>
                <w:szCs w:val="22"/>
              </w:rPr>
            </w:pPr>
            <w:ins w:id="3013" w:author="Cong" w:date="2020-10-02T20:13:00Z">
              <w:r w:rsidRPr="003F6185">
                <w:rPr>
                  <w:rFonts w:ascii="Calibri" w:eastAsia="Times New Roman" w:hAnsi="Calibri" w:cs="Calibri"/>
                  <w:i/>
                  <w:iCs/>
                  <w:color w:val="000000"/>
                  <w:sz w:val="22"/>
                  <w:szCs w:val="22"/>
                </w:rPr>
                <w:t>2-- Yes</w:t>
              </w:r>
            </w:ins>
          </w:p>
        </w:tc>
        <w:tc>
          <w:tcPr>
            <w:tcW w:w="2340" w:type="dxa"/>
            <w:tcBorders>
              <w:top w:val="nil"/>
              <w:left w:val="nil"/>
              <w:bottom w:val="nil"/>
              <w:right w:val="nil"/>
            </w:tcBorders>
            <w:shd w:val="clear" w:color="auto" w:fill="auto"/>
            <w:vAlign w:val="center"/>
            <w:hideMark/>
            <w:tcPrChange w:id="3014" w:author="Cong" w:date="2020-10-02T20:25:00Z">
              <w:tcPr>
                <w:tcW w:w="3423" w:type="dxa"/>
                <w:gridSpan w:val="3"/>
                <w:tcBorders>
                  <w:top w:val="nil"/>
                  <w:left w:val="nil"/>
                  <w:bottom w:val="nil"/>
                  <w:right w:val="nil"/>
                </w:tcBorders>
                <w:shd w:val="clear" w:color="auto" w:fill="auto"/>
                <w:vAlign w:val="center"/>
                <w:hideMark/>
              </w:tcPr>
            </w:tcPrChange>
          </w:tcPr>
          <w:p w14:paraId="6D387396" w14:textId="77777777" w:rsidR="003F6185" w:rsidRPr="003F6185" w:rsidRDefault="003F6185" w:rsidP="003F6185">
            <w:pPr>
              <w:jc w:val="center"/>
              <w:rPr>
                <w:ins w:id="3015" w:author="Cong" w:date="2020-10-02T20:13:00Z"/>
                <w:rFonts w:ascii="Calibri" w:eastAsia="Times New Roman" w:hAnsi="Calibri" w:cs="Calibri"/>
                <w:i/>
                <w:iCs/>
                <w:color w:val="000000"/>
                <w:sz w:val="22"/>
                <w:szCs w:val="22"/>
              </w:rPr>
            </w:pPr>
            <w:ins w:id="3016" w:author="Cong" w:date="2020-10-02T20:13:00Z">
              <w:r w:rsidRPr="003F6185">
                <w:rPr>
                  <w:rFonts w:ascii="Calibri" w:eastAsia="Times New Roman" w:hAnsi="Calibri" w:cs="Calibri"/>
                  <w:i/>
                  <w:iCs/>
                  <w:color w:val="000000"/>
                  <w:sz w:val="22"/>
                  <w:szCs w:val="22"/>
                </w:rPr>
                <w:t>3-Borderline</w:t>
              </w:r>
            </w:ins>
          </w:p>
        </w:tc>
        <w:tc>
          <w:tcPr>
            <w:tcW w:w="2160" w:type="dxa"/>
            <w:tcBorders>
              <w:top w:val="nil"/>
              <w:left w:val="nil"/>
              <w:bottom w:val="nil"/>
              <w:right w:val="nil"/>
            </w:tcBorders>
            <w:shd w:val="clear" w:color="auto" w:fill="auto"/>
            <w:vAlign w:val="center"/>
            <w:hideMark/>
            <w:tcPrChange w:id="3017" w:author="Cong" w:date="2020-10-02T20:25:00Z">
              <w:tcPr>
                <w:tcW w:w="2867" w:type="dxa"/>
                <w:gridSpan w:val="3"/>
                <w:tcBorders>
                  <w:top w:val="nil"/>
                  <w:left w:val="nil"/>
                  <w:bottom w:val="nil"/>
                  <w:right w:val="nil"/>
                </w:tcBorders>
                <w:shd w:val="clear" w:color="auto" w:fill="auto"/>
                <w:vAlign w:val="center"/>
                <w:hideMark/>
              </w:tcPr>
            </w:tcPrChange>
          </w:tcPr>
          <w:p w14:paraId="29B72A18" w14:textId="77777777" w:rsidR="003F6185" w:rsidRPr="003F6185" w:rsidRDefault="003F6185" w:rsidP="003F6185">
            <w:pPr>
              <w:jc w:val="center"/>
              <w:rPr>
                <w:ins w:id="3018" w:author="Cong" w:date="2020-10-02T20:13:00Z"/>
                <w:rFonts w:ascii="Calibri" w:eastAsia="Times New Roman" w:hAnsi="Calibri" w:cs="Calibri"/>
                <w:i/>
                <w:iCs/>
                <w:color w:val="000000"/>
                <w:sz w:val="22"/>
                <w:szCs w:val="22"/>
              </w:rPr>
            </w:pPr>
            <w:ins w:id="3019" w:author="Cong" w:date="2020-10-02T20:13:00Z">
              <w:r w:rsidRPr="003F6185">
                <w:rPr>
                  <w:rFonts w:ascii="Calibri" w:eastAsia="Times New Roman" w:hAnsi="Calibri" w:cs="Calibri"/>
                  <w:i/>
                  <w:iCs/>
                  <w:color w:val="000000"/>
                  <w:sz w:val="22"/>
                  <w:szCs w:val="22"/>
                </w:rPr>
                <w:t>2-- Yes</w:t>
              </w:r>
            </w:ins>
          </w:p>
        </w:tc>
        <w:tc>
          <w:tcPr>
            <w:tcW w:w="2970" w:type="dxa"/>
            <w:tcBorders>
              <w:top w:val="nil"/>
              <w:left w:val="nil"/>
              <w:bottom w:val="nil"/>
              <w:right w:val="nil"/>
            </w:tcBorders>
            <w:shd w:val="clear" w:color="auto" w:fill="auto"/>
            <w:vAlign w:val="center"/>
            <w:hideMark/>
            <w:tcPrChange w:id="3020" w:author="Cong" w:date="2020-10-02T20:25:00Z">
              <w:tcPr>
                <w:tcW w:w="2854" w:type="dxa"/>
                <w:gridSpan w:val="4"/>
                <w:tcBorders>
                  <w:top w:val="nil"/>
                  <w:left w:val="nil"/>
                  <w:bottom w:val="nil"/>
                  <w:right w:val="nil"/>
                </w:tcBorders>
                <w:shd w:val="clear" w:color="auto" w:fill="auto"/>
                <w:vAlign w:val="center"/>
                <w:hideMark/>
              </w:tcPr>
            </w:tcPrChange>
          </w:tcPr>
          <w:p w14:paraId="72D6A412" w14:textId="77777777" w:rsidR="003F6185" w:rsidRPr="002D02DE" w:rsidRDefault="003F6185" w:rsidP="003F6185">
            <w:pPr>
              <w:jc w:val="center"/>
              <w:rPr>
                <w:ins w:id="3021" w:author="Cong" w:date="2020-10-02T20:13:00Z"/>
                <w:rFonts w:ascii="Calibri" w:eastAsia="Times New Roman" w:hAnsi="Calibri" w:cs="Calibri"/>
                <w:i/>
                <w:iCs/>
                <w:color w:val="000000"/>
                <w:sz w:val="22"/>
                <w:szCs w:val="22"/>
                <w:rPrChange w:id="3022" w:author="Cong" w:date="2020-10-02T20:26:00Z">
                  <w:rPr>
                    <w:ins w:id="3023" w:author="Cong" w:date="2020-10-02T20:13:00Z"/>
                    <w:rFonts w:ascii="Calibri" w:eastAsia="Times New Roman" w:hAnsi="Calibri" w:cs="Calibri"/>
                    <w:color w:val="000000"/>
                    <w:sz w:val="22"/>
                    <w:szCs w:val="22"/>
                  </w:rPr>
                </w:rPrChange>
              </w:rPr>
            </w:pPr>
            <w:ins w:id="3024" w:author="Cong" w:date="2020-10-02T20:13:00Z">
              <w:r w:rsidRPr="002D02DE">
                <w:rPr>
                  <w:rFonts w:ascii="Calibri" w:eastAsia="Times New Roman" w:hAnsi="Calibri" w:cs="Calibri"/>
                  <w:i/>
                  <w:iCs/>
                  <w:color w:val="000000"/>
                  <w:sz w:val="22"/>
                  <w:szCs w:val="22"/>
                  <w:rPrChange w:id="3025" w:author="Cong" w:date="2020-10-02T20:26:00Z">
                    <w:rPr>
                      <w:rFonts w:ascii="Calibri" w:eastAsia="Times New Roman" w:hAnsi="Calibri" w:cs="Calibri"/>
                      <w:color w:val="000000"/>
                      <w:sz w:val="22"/>
                      <w:szCs w:val="22"/>
                    </w:rPr>
                  </w:rPrChange>
                </w:rPr>
                <w:t xml:space="preserve">3- </w:t>
              </w:r>
              <w:proofErr w:type="spellStart"/>
              <w:r w:rsidRPr="002D02DE">
                <w:rPr>
                  <w:rFonts w:ascii="Calibri" w:eastAsia="Times New Roman" w:hAnsi="Calibri" w:cs="Calibri"/>
                  <w:i/>
                  <w:iCs/>
                  <w:color w:val="000000"/>
                  <w:sz w:val="22"/>
                  <w:szCs w:val="22"/>
                  <w:rPrChange w:id="3026" w:author="Cong" w:date="2020-10-02T20:26:00Z">
                    <w:rPr>
                      <w:rFonts w:ascii="Calibri" w:eastAsia="Times New Roman" w:hAnsi="Calibri" w:cs="Calibri"/>
                      <w:color w:val="000000"/>
                      <w:sz w:val="22"/>
                      <w:szCs w:val="22"/>
                    </w:rPr>
                  </w:rPrChange>
                </w:rPr>
                <w:t>Disp</w:t>
              </w:r>
              <w:proofErr w:type="spellEnd"/>
              <w:r w:rsidRPr="002D02DE">
                <w:rPr>
                  <w:rFonts w:ascii="Calibri" w:eastAsia="Times New Roman" w:hAnsi="Calibri" w:cs="Calibri"/>
                  <w:i/>
                  <w:iCs/>
                  <w:color w:val="000000"/>
                  <w:sz w:val="22"/>
                  <w:szCs w:val="22"/>
                  <w:rPrChange w:id="3027" w:author="Cong" w:date="2020-10-02T20:26:00Z">
                    <w:rPr>
                      <w:rFonts w:ascii="Calibri" w:eastAsia="Times New Roman" w:hAnsi="Calibri" w:cs="Calibri"/>
                      <w:color w:val="000000"/>
                      <w:sz w:val="22"/>
                      <w:szCs w:val="22"/>
                    </w:rPr>
                  </w:rPrChange>
                </w:rPr>
                <w:t xml:space="preserve"> </w:t>
              </w:r>
              <w:proofErr w:type="spellStart"/>
              <w:r w:rsidRPr="002D02DE">
                <w:rPr>
                  <w:rFonts w:ascii="Calibri" w:eastAsia="Times New Roman" w:hAnsi="Calibri" w:cs="Calibri"/>
                  <w:i/>
                  <w:iCs/>
                  <w:color w:val="000000"/>
                  <w:sz w:val="22"/>
                  <w:szCs w:val="22"/>
                  <w:rPrChange w:id="3028" w:author="Cong" w:date="2020-10-02T20:26:00Z">
                    <w:rPr>
                      <w:rFonts w:ascii="Calibri" w:eastAsia="Times New Roman" w:hAnsi="Calibri" w:cs="Calibri"/>
                      <w:color w:val="000000"/>
                      <w:sz w:val="22"/>
                      <w:szCs w:val="22"/>
                    </w:rPr>
                  </w:rPrChange>
                </w:rPr>
                <w:t>prev</w:t>
              </w:r>
              <w:proofErr w:type="spellEnd"/>
              <w:r w:rsidRPr="002D02DE">
                <w:rPr>
                  <w:rFonts w:ascii="Calibri" w:eastAsia="Times New Roman" w:hAnsi="Calibri" w:cs="Calibri"/>
                  <w:i/>
                  <w:iCs/>
                  <w:color w:val="000000"/>
                  <w:sz w:val="22"/>
                  <w:szCs w:val="22"/>
                  <w:rPrChange w:id="3029" w:author="Cong" w:date="2020-10-02T20:26:00Z">
                    <w:rPr>
                      <w:rFonts w:ascii="Calibri" w:eastAsia="Times New Roman" w:hAnsi="Calibri" w:cs="Calibri"/>
                      <w:color w:val="000000"/>
                      <w:sz w:val="22"/>
                      <w:szCs w:val="22"/>
                    </w:rPr>
                  </w:rPrChange>
                </w:rPr>
                <w:t xml:space="preserve"> record and has </w:t>
              </w:r>
              <w:proofErr w:type="spellStart"/>
              <w:r w:rsidRPr="002D02DE">
                <w:rPr>
                  <w:rFonts w:ascii="Calibri" w:eastAsia="Times New Roman" w:hAnsi="Calibri" w:cs="Calibri"/>
                  <w:i/>
                  <w:iCs/>
                  <w:color w:val="000000"/>
                  <w:sz w:val="22"/>
                  <w:szCs w:val="22"/>
                  <w:rPrChange w:id="3030" w:author="Cong" w:date="2020-10-02T20:26:00Z">
                    <w:rPr>
                      <w:rFonts w:ascii="Calibri" w:eastAsia="Times New Roman" w:hAnsi="Calibri" w:cs="Calibri"/>
                      <w:color w:val="000000"/>
                      <w:sz w:val="22"/>
                      <w:szCs w:val="22"/>
                    </w:rPr>
                  </w:rPrChange>
                </w:rPr>
                <w:t>cond</w:t>
              </w:r>
              <w:proofErr w:type="spellEnd"/>
            </w:ins>
          </w:p>
        </w:tc>
      </w:tr>
      <w:tr w:rsidR="003F6185" w:rsidRPr="003F6185" w14:paraId="2AE6FB94" w14:textId="77777777" w:rsidTr="002D02DE">
        <w:trPr>
          <w:trHeight w:val="600"/>
          <w:ins w:id="3031" w:author="Cong" w:date="2020-10-02T20:13:00Z"/>
          <w:trPrChange w:id="3032" w:author="Cong" w:date="2020-10-02T20:25:00Z">
            <w:trPr>
              <w:gridBefore w:val="1"/>
              <w:gridAfter w:val="0"/>
              <w:trHeight w:val="600"/>
            </w:trPr>
          </w:trPrChange>
        </w:trPr>
        <w:tc>
          <w:tcPr>
            <w:tcW w:w="1260" w:type="dxa"/>
            <w:vMerge/>
            <w:tcBorders>
              <w:top w:val="nil"/>
              <w:left w:val="nil"/>
              <w:bottom w:val="single" w:sz="8" w:space="0" w:color="000000"/>
              <w:right w:val="nil"/>
            </w:tcBorders>
            <w:vAlign w:val="center"/>
            <w:hideMark/>
            <w:tcPrChange w:id="3033" w:author="Cong" w:date="2020-10-02T20:25:00Z">
              <w:tcPr>
                <w:tcW w:w="990" w:type="dxa"/>
                <w:gridSpan w:val="2"/>
                <w:vMerge/>
                <w:tcBorders>
                  <w:top w:val="nil"/>
                  <w:left w:val="nil"/>
                  <w:bottom w:val="single" w:sz="8" w:space="0" w:color="000000"/>
                  <w:right w:val="nil"/>
                </w:tcBorders>
                <w:vAlign w:val="center"/>
                <w:hideMark/>
              </w:tcPr>
            </w:tcPrChange>
          </w:tcPr>
          <w:p w14:paraId="40E3E45B" w14:textId="77777777" w:rsidR="003F6185" w:rsidRPr="003F6185" w:rsidRDefault="003F6185" w:rsidP="003F6185">
            <w:pPr>
              <w:rPr>
                <w:ins w:id="3034"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center"/>
            <w:hideMark/>
            <w:tcPrChange w:id="3035" w:author="Cong" w:date="2020-10-02T20:25:00Z">
              <w:tcPr>
                <w:tcW w:w="2520" w:type="dxa"/>
                <w:gridSpan w:val="2"/>
                <w:tcBorders>
                  <w:top w:val="nil"/>
                  <w:left w:val="nil"/>
                  <w:bottom w:val="nil"/>
                  <w:right w:val="nil"/>
                </w:tcBorders>
                <w:shd w:val="clear" w:color="auto" w:fill="auto"/>
                <w:vAlign w:val="center"/>
                <w:hideMark/>
              </w:tcPr>
            </w:tcPrChange>
          </w:tcPr>
          <w:p w14:paraId="01BC4D88" w14:textId="77777777" w:rsidR="003F6185" w:rsidRPr="003F6185" w:rsidRDefault="003F6185" w:rsidP="003F6185">
            <w:pPr>
              <w:jc w:val="center"/>
              <w:rPr>
                <w:ins w:id="3036" w:author="Cong" w:date="2020-10-02T20:13:00Z"/>
                <w:rFonts w:ascii="Calibri" w:eastAsia="Times New Roman" w:hAnsi="Calibri" w:cs="Calibri"/>
                <w:color w:val="000000"/>
                <w:sz w:val="22"/>
                <w:szCs w:val="22"/>
              </w:rPr>
            </w:pPr>
            <w:ins w:id="3037" w:author="Cong" w:date="2020-10-02T20:13:00Z">
              <w:r w:rsidRPr="003F6185">
                <w:rPr>
                  <w:rFonts w:ascii="Calibri" w:eastAsia="Times New Roman" w:hAnsi="Calibri" w:cs="Calibri"/>
                  <w:color w:val="000000"/>
                  <w:sz w:val="22"/>
                  <w:szCs w:val="22"/>
                </w:rPr>
                <w:t>4- No, pre-diabetes or borderline diabetes</w:t>
              </w:r>
            </w:ins>
          </w:p>
        </w:tc>
        <w:tc>
          <w:tcPr>
            <w:tcW w:w="2700" w:type="dxa"/>
            <w:tcBorders>
              <w:top w:val="nil"/>
              <w:left w:val="nil"/>
              <w:bottom w:val="nil"/>
              <w:right w:val="nil"/>
            </w:tcBorders>
            <w:shd w:val="clear" w:color="auto" w:fill="auto"/>
            <w:vAlign w:val="center"/>
            <w:hideMark/>
            <w:tcPrChange w:id="3038" w:author="Cong" w:date="2020-10-02T20:25:00Z">
              <w:tcPr>
                <w:tcW w:w="2867" w:type="dxa"/>
                <w:gridSpan w:val="3"/>
                <w:tcBorders>
                  <w:top w:val="nil"/>
                  <w:left w:val="nil"/>
                  <w:bottom w:val="nil"/>
                  <w:right w:val="nil"/>
                </w:tcBorders>
                <w:shd w:val="clear" w:color="auto" w:fill="auto"/>
                <w:vAlign w:val="center"/>
                <w:hideMark/>
              </w:tcPr>
            </w:tcPrChange>
          </w:tcPr>
          <w:p w14:paraId="2FF6FF0C" w14:textId="77777777" w:rsidR="003F6185" w:rsidRPr="003F6185" w:rsidRDefault="003F6185" w:rsidP="003F6185">
            <w:pPr>
              <w:jc w:val="center"/>
              <w:rPr>
                <w:ins w:id="3039" w:author="Cong" w:date="2020-10-02T20:13:00Z"/>
                <w:rFonts w:ascii="Calibri" w:eastAsia="Times New Roman" w:hAnsi="Calibri" w:cs="Calibri"/>
                <w:i/>
                <w:iCs/>
                <w:color w:val="000000"/>
                <w:sz w:val="22"/>
                <w:szCs w:val="22"/>
              </w:rPr>
            </w:pPr>
            <w:ins w:id="3040" w:author="Cong" w:date="2020-10-02T20:13:00Z">
              <w:r w:rsidRPr="003F6185">
                <w:rPr>
                  <w:rFonts w:ascii="Calibri" w:eastAsia="Times New Roman" w:hAnsi="Calibri" w:cs="Calibri"/>
                  <w:i/>
                  <w:iCs/>
                  <w:color w:val="000000"/>
                  <w:sz w:val="22"/>
                  <w:szCs w:val="22"/>
                </w:rPr>
                <w:t>3- Borderline</w:t>
              </w:r>
            </w:ins>
          </w:p>
        </w:tc>
        <w:tc>
          <w:tcPr>
            <w:tcW w:w="2340" w:type="dxa"/>
            <w:tcBorders>
              <w:top w:val="nil"/>
              <w:left w:val="nil"/>
              <w:bottom w:val="nil"/>
              <w:right w:val="nil"/>
            </w:tcBorders>
            <w:shd w:val="clear" w:color="auto" w:fill="auto"/>
            <w:vAlign w:val="center"/>
            <w:hideMark/>
            <w:tcPrChange w:id="3041" w:author="Cong" w:date="2020-10-02T20:25:00Z">
              <w:tcPr>
                <w:tcW w:w="3423" w:type="dxa"/>
                <w:gridSpan w:val="3"/>
                <w:tcBorders>
                  <w:top w:val="nil"/>
                  <w:left w:val="nil"/>
                  <w:bottom w:val="nil"/>
                  <w:right w:val="nil"/>
                </w:tcBorders>
                <w:shd w:val="clear" w:color="auto" w:fill="auto"/>
                <w:vAlign w:val="center"/>
                <w:hideMark/>
              </w:tcPr>
            </w:tcPrChange>
          </w:tcPr>
          <w:p w14:paraId="31A34262" w14:textId="77777777" w:rsidR="003F6185" w:rsidRPr="003F6185" w:rsidRDefault="003F6185" w:rsidP="003F6185">
            <w:pPr>
              <w:jc w:val="center"/>
              <w:rPr>
                <w:ins w:id="3042" w:author="Cong" w:date="2020-10-02T20:13:00Z"/>
                <w:rFonts w:ascii="Calibri" w:eastAsia="Times New Roman" w:hAnsi="Calibri" w:cs="Calibri"/>
                <w:i/>
                <w:iCs/>
                <w:color w:val="000000"/>
                <w:sz w:val="22"/>
                <w:szCs w:val="22"/>
              </w:rPr>
            </w:pPr>
            <w:ins w:id="3043" w:author="Cong" w:date="2020-10-02T20:13:00Z">
              <w:r w:rsidRPr="003F6185">
                <w:rPr>
                  <w:rFonts w:ascii="Calibri" w:eastAsia="Times New Roman" w:hAnsi="Calibri" w:cs="Calibri"/>
                  <w:i/>
                  <w:iCs/>
                  <w:color w:val="000000"/>
                  <w:sz w:val="22"/>
                  <w:szCs w:val="22"/>
                </w:rPr>
                <w:t>7-Refused</w:t>
              </w:r>
            </w:ins>
          </w:p>
        </w:tc>
        <w:tc>
          <w:tcPr>
            <w:tcW w:w="2160" w:type="dxa"/>
            <w:tcBorders>
              <w:top w:val="nil"/>
              <w:left w:val="nil"/>
              <w:bottom w:val="nil"/>
              <w:right w:val="nil"/>
            </w:tcBorders>
            <w:shd w:val="clear" w:color="auto" w:fill="auto"/>
            <w:vAlign w:val="center"/>
            <w:hideMark/>
            <w:tcPrChange w:id="3044" w:author="Cong" w:date="2020-10-02T20:25:00Z">
              <w:tcPr>
                <w:tcW w:w="2867" w:type="dxa"/>
                <w:gridSpan w:val="3"/>
                <w:tcBorders>
                  <w:top w:val="nil"/>
                  <w:left w:val="nil"/>
                  <w:bottom w:val="nil"/>
                  <w:right w:val="nil"/>
                </w:tcBorders>
                <w:shd w:val="clear" w:color="auto" w:fill="auto"/>
                <w:vAlign w:val="center"/>
                <w:hideMark/>
              </w:tcPr>
            </w:tcPrChange>
          </w:tcPr>
          <w:p w14:paraId="5F367DF8" w14:textId="77777777" w:rsidR="003F6185" w:rsidRPr="003F6185" w:rsidRDefault="003F6185" w:rsidP="003F6185">
            <w:pPr>
              <w:jc w:val="center"/>
              <w:rPr>
                <w:ins w:id="3045" w:author="Cong" w:date="2020-10-02T20:13:00Z"/>
                <w:rFonts w:ascii="Calibri" w:eastAsia="Times New Roman" w:hAnsi="Calibri" w:cs="Calibri"/>
                <w:i/>
                <w:iCs/>
                <w:color w:val="000000"/>
                <w:sz w:val="22"/>
                <w:szCs w:val="22"/>
              </w:rPr>
            </w:pPr>
            <w:ins w:id="3046" w:author="Cong" w:date="2020-10-02T20:13:00Z">
              <w:r w:rsidRPr="003F6185">
                <w:rPr>
                  <w:rFonts w:ascii="Calibri" w:eastAsia="Times New Roman" w:hAnsi="Calibri" w:cs="Calibri"/>
                  <w:i/>
                  <w:iCs/>
                  <w:color w:val="000000"/>
                  <w:sz w:val="22"/>
                  <w:szCs w:val="22"/>
                </w:rPr>
                <w:t>3- Borderline</w:t>
              </w:r>
            </w:ins>
          </w:p>
        </w:tc>
        <w:tc>
          <w:tcPr>
            <w:tcW w:w="2970" w:type="dxa"/>
            <w:tcBorders>
              <w:top w:val="nil"/>
              <w:left w:val="nil"/>
              <w:bottom w:val="nil"/>
              <w:right w:val="nil"/>
            </w:tcBorders>
            <w:shd w:val="clear" w:color="auto" w:fill="auto"/>
            <w:vAlign w:val="center"/>
            <w:hideMark/>
            <w:tcPrChange w:id="3047" w:author="Cong" w:date="2020-10-02T20:25:00Z">
              <w:tcPr>
                <w:tcW w:w="2854" w:type="dxa"/>
                <w:gridSpan w:val="4"/>
                <w:tcBorders>
                  <w:top w:val="nil"/>
                  <w:left w:val="nil"/>
                  <w:bottom w:val="nil"/>
                  <w:right w:val="nil"/>
                </w:tcBorders>
                <w:shd w:val="clear" w:color="auto" w:fill="auto"/>
                <w:vAlign w:val="center"/>
                <w:hideMark/>
              </w:tcPr>
            </w:tcPrChange>
          </w:tcPr>
          <w:p w14:paraId="488B812A" w14:textId="77777777" w:rsidR="003F6185" w:rsidRPr="002D02DE" w:rsidRDefault="003F6185" w:rsidP="003F6185">
            <w:pPr>
              <w:jc w:val="center"/>
              <w:rPr>
                <w:ins w:id="3048" w:author="Cong" w:date="2020-10-02T20:13:00Z"/>
                <w:rFonts w:ascii="Calibri" w:eastAsia="Times New Roman" w:hAnsi="Calibri" w:cs="Calibri"/>
                <w:i/>
                <w:iCs/>
                <w:color w:val="000000"/>
                <w:sz w:val="22"/>
                <w:szCs w:val="22"/>
                <w:rPrChange w:id="3049" w:author="Cong" w:date="2020-10-02T20:26:00Z">
                  <w:rPr>
                    <w:ins w:id="3050" w:author="Cong" w:date="2020-10-02T20:13:00Z"/>
                    <w:rFonts w:ascii="Calibri" w:eastAsia="Times New Roman" w:hAnsi="Calibri" w:cs="Calibri"/>
                    <w:color w:val="000000"/>
                    <w:sz w:val="22"/>
                    <w:szCs w:val="22"/>
                  </w:rPr>
                </w:rPrChange>
              </w:rPr>
            </w:pPr>
            <w:ins w:id="3051" w:author="Cong" w:date="2020-10-02T20:13:00Z">
              <w:r w:rsidRPr="002D02DE">
                <w:rPr>
                  <w:rFonts w:ascii="Calibri" w:eastAsia="Times New Roman" w:hAnsi="Calibri" w:cs="Calibri"/>
                  <w:i/>
                  <w:iCs/>
                  <w:color w:val="000000"/>
                  <w:sz w:val="22"/>
                  <w:szCs w:val="22"/>
                  <w:rPrChange w:id="3052" w:author="Cong" w:date="2020-10-02T20:26:00Z">
                    <w:rPr>
                      <w:rFonts w:ascii="Calibri" w:eastAsia="Times New Roman" w:hAnsi="Calibri" w:cs="Calibri"/>
                      <w:color w:val="000000"/>
                      <w:sz w:val="22"/>
                      <w:szCs w:val="22"/>
                    </w:rPr>
                  </w:rPrChange>
                </w:rPr>
                <w:t xml:space="preserve">4- </w:t>
              </w:r>
              <w:proofErr w:type="spellStart"/>
              <w:r w:rsidRPr="002D02DE">
                <w:rPr>
                  <w:rFonts w:ascii="Calibri" w:eastAsia="Times New Roman" w:hAnsi="Calibri" w:cs="Calibri"/>
                  <w:i/>
                  <w:iCs/>
                  <w:color w:val="000000"/>
                  <w:sz w:val="22"/>
                  <w:szCs w:val="22"/>
                  <w:rPrChange w:id="3053" w:author="Cong" w:date="2020-10-02T20:26:00Z">
                    <w:rPr>
                      <w:rFonts w:ascii="Calibri" w:eastAsia="Times New Roman" w:hAnsi="Calibri" w:cs="Calibri"/>
                      <w:color w:val="000000"/>
                      <w:sz w:val="22"/>
                      <w:szCs w:val="22"/>
                    </w:rPr>
                  </w:rPrChange>
                </w:rPr>
                <w:t>Disp</w:t>
              </w:r>
              <w:proofErr w:type="spellEnd"/>
              <w:r w:rsidRPr="002D02DE">
                <w:rPr>
                  <w:rFonts w:ascii="Calibri" w:eastAsia="Times New Roman" w:hAnsi="Calibri" w:cs="Calibri"/>
                  <w:i/>
                  <w:iCs/>
                  <w:color w:val="000000"/>
                  <w:sz w:val="22"/>
                  <w:szCs w:val="22"/>
                  <w:rPrChange w:id="3054" w:author="Cong" w:date="2020-10-02T20:26:00Z">
                    <w:rPr>
                      <w:rFonts w:ascii="Calibri" w:eastAsia="Times New Roman" w:hAnsi="Calibri" w:cs="Calibri"/>
                      <w:color w:val="000000"/>
                      <w:sz w:val="22"/>
                      <w:szCs w:val="22"/>
                    </w:rPr>
                  </w:rPrChange>
                </w:rPr>
                <w:t xml:space="preserve"> </w:t>
              </w:r>
              <w:proofErr w:type="spellStart"/>
              <w:r w:rsidRPr="002D02DE">
                <w:rPr>
                  <w:rFonts w:ascii="Calibri" w:eastAsia="Times New Roman" w:hAnsi="Calibri" w:cs="Calibri"/>
                  <w:i/>
                  <w:iCs/>
                  <w:color w:val="000000"/>
                  <w:sz w:val="22"/>
                  <w:szCs w:val="22"/>
                  <w:rPrChange w:id="3055" w:author="Cong" w:date="2020-10-02T20:26:00Z">
                    <w:rPr>
                      <w:rFonts w:ascii="Calibri" w:eastAsia="Times New Roman" w:hAnsi="Calibri" w:cs="Calibri"/>
                      <w:color w:val="000000"/>
                      <w:sz w:val="22"/>
                      <w:szCs w:val="22"/>
                    </w:rPr>
                  </w:rPrChange>
                </w:rPr>
                <w:t>prev</w:t>
              </w:r>
              <w:proofErr w:type="spellEnd"/>
              <w:r w:rsidRPr="002D02DE">
                <w:rPr>
                  <w:rFonts w:ascii="Calibri" w:eastAsia="Times New Roman" w:hAnsi="Calibri" w:cs="Calibri"/>
                  <w:i/>
                  <w:iCs/>
                  <w:color w:val="000000"/>
                  <w:sz w:val="22"/>
                  <w:szCs w:val="22"/>
                  <w:rPrChange w:id="3056" w:author="Cong" w:date="2020-10-02T20:26:00Z">
                    <w:rPr>
                      <w:rFonts w:ascii="Calibri" w:eastAsia="Times New Roman" w:hAnsi="Calibri" w:cs="Calibri"/>
                      <w:color w:val="000000"/>
                      <w:sz w:val="22"/>
                      <w:szCs w:val="22"/>
                    </w:rPr>
                  </w:rPrChange>
                </w:rPr>
                <w:t xml:space="preserve"> record and no </w:t>
              </w:r>
              <w:proofErr w:type="spellStart"/>
              <w:r w:rsidRPr="002D02DE">
                <w:rPr>
                  <w:rFonts w:ascii="Calibri" w:eastAsia="Times New Roman" w:hAnsi="Calibri" w:cs="Calibri"/>
                  <w:i/>
                  <w:iCs/>
                  <w:color w:val="000000"/>
                  <w:sz w:val="22"/>
                  <w:szCs w:val="22"/>
                  <w:rPrChange w:id="3057" w:author="Cong" w:date="2020-10-02T20:26:00Z">
                    <w:rPr>
                      <w:rFonts w:ascii="Calibri" w:eastAsia="Times New Roman" w:hAnsi="Calibri" w:cs="Calibri"/>
                      <w:color w:val="000000"/>
                      <w:sz w:val="22"/>
                      <w:szCs w:val="22"/>
                    </w:rPr>
                  </w:rPrChange>
                </w:rPr>
                <w:t>cond</w:t>
              </w:r>
              <w:proofErr w:type="spellEnd"/>
            </w:ins>
          </w:p>
        </w:tc>
      </w:tr>
      <w:tr w:rsidR="003F6185" w:rsidRPr="003F6185" w14:paraId="1D86AE8A" w14:textId="77777777" w:rsidTr="002D02DE">
        <w:trPr>
          <w:trHeight w:val="600"/>
          <w:ins w:id="3058" w:author="Cong" w:date="2020-10-02T20:13:00Z"/>
          <w:trPrChange w:id="3059" w:author="Cong" w:date="2020-10-02T20:25:00Z">
            <w:trPr>
              <w:gridBefore w:val="1"/>
              <w:gridAfter w:val="0"/>
              <w:trHeight w:val="600"/>
            </w:trPr>
          </w:trPrChange>
        </w:trPr>
        <w:tc>
          <w:tcPr>
            <w:tcW w:w="1260" w:type="dxa"/>
            <w:vMerge/>
            <w:tcBorders>
              <w:top w:val="nil"/>
              <w:left w:val="nil"/>
              <w:bottom w:val="single" w:sz="8" w:space="0" w:color="000000"/>
              <w:right w:val="nil"/>
            </w:tcBorders>
            <w:vAlign w:val="center"/>
            <w:hideMark/>
            <w:tcPrChange w:id="3060" w:author="Cong" w:date="2020-10-02T20:25:00Z">
              <w:tcPr>
                <w:tcW w:w="990" w:type="dxa"/>
                <w:gridSpan w:val="2"/>
                <w:vMerge/>
                <w:tcBorders>
                  <w:top w:val="nil"/>
                  <w:left w:val="nil"/>
                  <w:bottom w:val="single" w:sz="8" w:space="0" w:color="000000"/>
                  <w:right w:val="nil"/>
                </w:tcBorders>
                <w:vAlign w:val="center"/>
                <w:hideMark/>
              </w:tcPr>
            </w:tcPrChange>
          </w:tcPr>
          <w:p w14:paraId="7A4E3601" w14:textId="77777777" w:rsidR="003F6185" w:rsidRPr="003F6185" w:rsidRDefault="003F6185" w:rsidP="003F6185">
            <w:pPr>
              <w:rPr>
                <w:ins w:id="3061"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center"/>
            <w:hideMark/>
            <w:tcPrChange w:id="3062" w:author="Cong" w:date="2020-10-02T20:25:00Z">
              <w:tcPr>
                <w:tcW w:w="2520" w:type="dxa"/>
                <w:gridSpan w:val="2"/>
                <w:tcBorders>
                  <w:top w:val="nil"/>
                  <w:left w:val="nil"/>
                  <w:bottom w:val="nil"/>
                  <w:right w:val="nil"/>
                </w:tcBorders>
                <w:shd w:val="clear" w:color="auto" w:fill="auto"/>
                <w:vAlign w:val="center"/>
                <w:hideMark/>
              </w:tcPr>
            </w:tcPrChange>
          </w:tcPr>
          <w:p w14:paraId="257AAB04" w14:textId="77777777" w:rsidR="003F6185" w:rsidRPr="003F6185" w:rsidRDefault="003F6185" w:rsidP="003F6185">
            <w:pPr>
              <w:jc w:val="center"/>
              <w:rPr>
                <w:ins w:id="3063" w:author="Cong" w:date="2020-10-02T20:13:00Z"/>
                <w:rFonts w:ascii="Calibri" w:eastAsia="Times New Roman" w:hAnsi="Calibri" w:cs="Calibri"/>
                <w:color w:val="000000"/>
                <w:sz w:val="22"/>
                <w:szCs w:val="22"/>
              </w:rPr>
            </w:pPr>
            <w:ins w:id="3064" w:author="Cong" w:date="2020-10-02T20:13:00Z">
              <w:r w:rsidRPr="003F6185">
                <w:rPr>
                  <w:rFonts w:ascii="Calibri" w:eastAsia="Times New Roman" w:hAnsi="Calibri" w:cs="Calibri"/>
                  <w:color w:val="000000"/>
                  <w:sz w:val="22"/>
                  <w:szCs w:val="22"/>
                </w:rPr>
                <w:t>7-Don’t know</w:t>
              </w:r>
            </w:ins>
          </w:p>
        </w:tc>
        <w:tc>
          <w:tcPr>
            <w:tcW w:w="2700" w:type="dxa"/>
            <w:tcBorders>
              <w:top w:val="nil"/>
              <w:left w:val="nil"/>
              <w:bottom w:val="nil"/>
              <w:right w:val="nil"/>
            </w:tcBorders>
            <w:shd w:val="clear" w:color="auto" w:fill="auto"/>
            <w:vAlign w:val="center"/>
            <w:hideMark/>
            <w:tcPrChange w:id="3065" w:author="Cong" w:date="2020-10-02T20:25:00Z">
              <w:tcPr>
                <w:tcW w:w="2867" w:type="dxa"/>
                <w:gridSpan w:val="3"/>
                <w:tcBorders>
                  <w:top w:val="nil"/>
                  <w:left w:val="nil"/>
                  <w:bottom w:val="nil"/>
                  <w:right w:val="nil"/>
                </w:tcBorders>
                <w:shd w:val="clear" w:color="auto" w:fill="auto"/>
                <w:vAlign w:val="center"/>
                <w:hideMark/>
              </w:tcPr>
            </w:tcPrChange>
          </w:tcPr>
          <w:p w14:paraId="6DFF8C98" w14:textId="77777777" w:rsidR="003F6185" w:rsidRPr="003F6185" w:rsidRDefault="003F6185" w:rsidP="003F6185">
            <w:pPr>
              <w:jc w:val="center"/>
              <w:rPr>
                <w:ins w:id="3066" w:author="Cong" w:date="2020-10-02T20:13:00Z"/>
                <w:rFonts w:ascii="Calibri" w:eastAsia="Times New Roman" w:hAnsi="Calibri" w:cs="Calibri"/>
                <w:i/>
                <w:iCs/>
                <w:color w:val="000000"/>
                <w:sz w:val="22"/>
                <w:szCs w:val="22"/>
              </w:rPr>
            </w:pPr>
            <w:ins w:id="3067" w:author="Cong" w:date="2020-10-02T20:13:00Z">
              <w:r w:rsidRPr="003F6185">
                <w:rPr>
                  <w:rFonts w:ascii="Calibri" w:eastAsia="Times New Roman" w:hAnsi="Calibri" w:cs="Calibri"/>
                  <w:i/>
                  <w:iCs/>
                  <w:color w:val="000000"/>
                  <w:sz w:val="22"/>
                  <w:szCs w:val="22"/>
                </w:rPr>
                <w:t>7-Unknown- Refused</w:t>
              </w:r>
            </w:ins>
          </w:p>
        </w:tc>
        <w:tc>
          <w:tcPr>
            <w:tcW w:w="2340" w:type="dxa"/>
            <w:tcBorders>
              <w:top w:val="nil"/>
              <w:left w:val="nil"/>
              <w:bottom w:val="nil"/>
              <w:right w:val="nil"/>
            </w:tcBorders>
            <w:shd w:val="clear" w:color="auto" w:fill="auto"/>
            <w:vAlign w:val="center"/>
            <w:hideMark/>
            <w:tcPrChange w:id="3068" w:author="Cong" w:date="2020-10-02T20:25:00Z">
              <w:tcPr>
                <w:tcW w:w="3423" w:type="dxa"/>
                <w:gridSpan w:val="3"/>
                <w:tcBorders>
                  <w:top w:val="nil"/>
                  <w:left w:val="nil"/>
                  <w:bottom w:val="nil"/>
                  <w:right w:val="nil"/>
                </w:tcBorders>
                <w:shd w:val="clear" w:color="auto" w:fill="auto"/>
                <w:vAlign w:val="center"/>
                <w:hideMark/>
              </w:tcPr>
            </w:tcPrChange>
          </w:tcPr>
          <w:p w14:paraId="7FC1A2BE" w14:textId="77777777" w:rsidR="003F6185" w:rsidRPr="003F6185" w:rsidRDefault="003F6185" w:rsidP="003F6185">
            <w:pPr>
              <w:jc w:val="center"/>
              <w:rPr>
                <w:ins w:id="3069" w:author="Cong" w:date="2020-10-02T20:13:00Z"/>
                <w:rFonts w:ascii="Calibri" w:eastAsia="Times New Roman" w:hAnsi="Calibri" w:cs="Calibri"/>
                <w:i/>
                <w:iCs/>
                <w:color w:val="000000"/>
                <w:sz w:val="22"/>
                <w:szCs w:val="22"/>
              </w:rPr>
            </w:pPr>
            <w:ins w:id="3070" w:author="Cong" w:date="2020-10-02T20:13:00Z">
              <w:r w:rsidRPr="003F6185">
                <w:rPr>
                  <w:rFonts w:ascii="Calibri" w:eastAsia="Times New Roman" w:hAnsi="Calibri" w:cs="Calibri"/>
                  <w:i/>
                  <w:iCs/>
                  <w:color w:val="000000"/>
                  <w:sz w:val="22"/>
                  <w:szCs w:val="22"/>
                </w:rPr>
                <w:t>9-Don't know</w:t>
              </w:r>
            </w:ins>
          </w:p>
        </w:tc>
        <w:tc>
          <w:tcPr>
            <w:tcW w:w="2160" w:type="dxa"/>
            <w:tcBorders>
              <w:top w:val="nil"/>
              <w:left w:val="nil"/>
              <w:bottom w:val="nil"/>
              <w:right w:val="nil"/>
            </w:tcBorders>
            <w:shd w:val="clear" w:color="auto" w:fill="auto"/>
            <w:vAlign w:val="center"/>
            <w:hideMark/>
            <w:tcPrChange w:id="3071" w:author="Cong" w:date="2020-10-02T20:25:00Z">
              <w:tcPr>
                <w:tcW w:w="2867" w:type="dxa"/>
                <w:gridSpan w:val="3"/>
                <w:tcBorders>
                  <w:top w:val="nil"/>
                  <w:left w:val="nil"/>
                  <w:bottom w:val="nil"/>
                  <w:right w:val="nil"/>
                </w:tcBorders>
                <w:shd w:val="clear" w:color="auto" w:fill="auto"/>
                <w:vAlign w:val="center"/>
                <w:hideMark/>
              </w:tcPr>
            </w:tcPrChange>
          </w:tcPr>
          <w:p w14:paraId="428D5938" w14:textId="77777777" w:rsidR="003F6185" w:rsidRPr="003F6185" w:rsidRDefault="003F6185" w:rsidP="003F6185">
            <w:pPr>
              <w:jc w:val="center"/>
              <w:rPr>
                <w:ins w:id="3072" w:author="Cong" w:date="2020-10-02T20:13:00Z"/>
                <w:rFonts w:ascii="Calibri" w:eastAsia="Times New Roman" w:hAnsi="Calibri" w:cs="Calibri"/>
                <w:i/>
                <w:iCs/>
                <w:color w:val="000000"/>
                <w:sz w:val="22"/>
                <w:szCs w:val="22"/>
              </w:rPr>
            </w:pPr>
            <w:ins w:id="3073" w:author="Cong" w:date="2020-10-02T20:13:00Z">
              <w:r w:rsidRPr="003F6185">
                <w:rPr>
                  <w:rFonts w:ascii="Calibri" w:eastAsia="Times New Roman" w:hAnsi="Calibri" w:cs="Calibri"/>
                  <w:i/>
                  <w:iCs/>
                  <w:color w:val="000000"/>
                  <w:sz w:val="22"/>
                  <w:szCs w:val="22"/>
                </w:rPr>
                <w:t>7-Unknown- Refused</w:t>
              </w:r>
            </w:ins>
          </w:p>
        </w:tc>
        <w:tc>
          <w:tcPr>
            <w:tcW w:w="2970" w:type="dxa"/>
            <w:tcBorders>
              <w:top w:val="nil"/>
              <w:left w:val="nil"/>
              <w:bottom w:val="nil"/>
              <w:right w:val="nil"/>
            </w:tcBorders>
            <w:shd w:val="clear" w:color="auto" w:fill="auto"/>
            <w:vAlign w:val="center"/>
            <w:hideMark/>
            <w:tcPrChange w:id="3074" w:author="Cong" w:date="2020-10-02T20:25:00Z">
              <w:tcPr>
                <w:tcW w:w="2854" w:type="dxa"/>
                <w:gridSpan w:val="4"/>
                <w:tcBorders>
                  <w:top w:val="nil"/>
                  <w:left w:val="nil"/>
                  <w:bottom w:val="nil"/>
                  <w:right w:val="nil"/>
                </w:tcBorders>
                <w:shd w:val="clear" w:color="auto" w:fill="auto"/>
                <w:vAlign w:val="center"/>
                <w:hideMark/>
              </w:tcPr>
            </w:tcPrChange>
          </w:tcPr>
          <w:p w14:paraId="43A49F79" w14:textId="77777777" w:rsidR="003F6185" w:rsidRPr="002D02DE" w:rsidRDefault="003F6185" w:rsidP="003F6185">
            <w:pPr>
              <w:jc w:val="center"/>
              <w:rPr>
                <w:ins w:id="3075" w:author="Cong" w:date="2020-10-02T20:13:00Z"/>
                <w:rFonts w:ascii="Calibri" w:eastAsia="Times New Roman" w:hAnsi="Calibri" w:cs="Calibri"/>
                <w:i/>
                <w:iCs/>
                <w:color w:val="000000"/>
                <w:sz w:val="22"/>
                <w:szCs w:val="22"/>
                <w:rPrChange w:id="3076" w:author="Cong" w:date="2020-10-02T20:26:00Z">
                  <w:rPr>
                    <w:ins w:id="3077" w:author="Cong" w:date="2020-10-02T20:13:00Z"/>
                    <w:rFonts w:ascii="Calibri" w:eastAsia="Times New Roman" w:hAnsi="Calibri" w:cs="Calibri"/>
                    <w:color w:val="000000"/>
                    <w:sz w:val="22"/>
                    <w:szCs w:val="22"/>
                  </w:rPr>
                </w:rPrChange>
              </w:rPr>
            </w:pPr>
            <w:ins w:id="3078" w:author="Cong" w:date="2020-10-02T20:13:00Z">
              <w:r w:rsidRPr="002D02DE">
                <w:rPr>
                  <w:rFonts w:ascii="Calibri" w:eastAsia="Times New Roman" w:hAnsi="Calibri" w:cs="Calibri"/>
                  <w:i/>
                  <w:iCs/>
                  <w:color w:val="000000"/>
                  <w:sz w:val="22"/>
                  <w:szCs w:val="22"/>
                  <w:rPrChange w:id="3079" w:author="Cong" w:date="2020-10-02T20:26:00Z">
                    <w:rPr>
                      <w:rFonts w:ascii="Calibri" w:eastAsia="Times New Roman" w:hAnsi="Calibri" w:cs="Calibri"/>
                      <w:color w:val="000000"/>
                      <w:sz w:val="22"/>
                      <w:szCs w:val="22"/>
                    </w:rPr>
                  </w:rPrChange>
                </w:rPr>
                <w:t xml:space="preserve">5- </w:t>
              </w:r>
              <w:proofErr w:type="spellStart"/>
              <w:r w:rsidRPr="002D02DE">
                <w:rPr>
                  <w:rFonts w:ascii="Calibri" w:eastAsia="Times New Roman" w:hAnsi="Calibri" w:cs="Calibri"/>
                  <w:i/>
                  <w:iCs/>
                  <w:color w:val="000000"/>
                  <w:sz w:val="22"/>
                  <w:szCs w:val="22"/>
                  <w:rPrChange w:id="3080" w:author="Cong" w:date="2020-10-02T20:26:00Z">
                    <w:rPr>
                      <w:rFonts w:ascii="Calibri" w:eastAsia="Times New Roman" w:hAnsi="Calibri" w:cs="Calibri"/>
                      <w:color w:val="000000"/>
                      <w:sz w:val="22"/>
                      <w:szCs w:val="22"/>
                    </w:rPr>
                  </w:rPrChange>
                </w:rPr>
                <w:t>Disp</w:t>
              </w:r>
              <w:proofErr w:type="spellEnd"/>
              <w:r w:rsidRPr="002D02DE">
                <w:rPr>
                  <w:rFonts w:ascii="Calibri" w:eastAsia="Times New Roman" w:hAnsi="Calibri" w:cs="Calibri"/>
                  <w:i/>
                  <w:iCs/>
                  <w:color w:val="000000"/>
                  <w:sz w:val="22"/>
                  <w:szCs w:val="22"/>
                  <w:rPrChange w:id="3081" w:author="Cong" w:date="2020-10-02T20:26:00Z">
                    <w:rPr>
                      <w:rFonts w:ascii="Calibri" w:eastAsia="Times New Roman" w:hAnsi="Calibri" w:cs="Calibri"/>
                      <w:color w:val="000000"/>
                      <w:sz w:val="22"/>
                      <w:szCs w:val="22"/>
                    </w:rPr>
                  </w:rPrChange>
                </w:rPr>
                <w:t xml:space="preserve"> </w:t>
              </w:r>
              <w:proofErr w:type="spellStart"/>
              <w:r w:rsidRPr="002D02DE">
                <w:rPr>
                  <w:rFonts w:ascii="Calibri" w:eastAsia="Times New Roman" w:hAnsi="Calibri" w:cs="Calibri"/>
                  <w:i/>
                  <w:iCs/>
                  <w:color w:val="000000"/>
                  <w:sz w:val="22"/>
                  <w:szCs w:val="22"/>
                  <w:rPrChange w:id="3082" w:author="Cong" w:date="2020-10-02T20:26:00Z">
                    <w:rPr>
                      <w:rFonts w:ascii="Calibri" w:eastAsia="Times New Roman" w:hAnsi="Calibri" w:cs="Calibri"/>
                      <w:color w:val="000000"/>
                      <w:sz w:val="22"/>
                      <w:szCs w:val="22"/>
                    </w:rPr>
                  </w:rPrChange>
                </w:rPr>
                <w:t>prev</w:t>
              </w:r>
              <w:proofErr w:type="spellEnd"/>
              <w:r w:rsidRPr="002D02DE">
                <w:rPr>
                  <w:rFonts w:ascii="Calibri" w:eastAsia="Times New Roman" w:hAnsi="Calibri" w:cs="Calibri"/>
                  <w:i/>
                  <w:iCs/>
                  <w:color w:val="000000"/>
                  <w:sz w:val="22"/>
                  <w:szCs w:val="22"/>
                  <w:rPrChange w:id="3083" w:author="Cong" w:date="2020-10-02T20:26:00Z">
                    <w:rPr>
                      <w:rFonts w:ascii="Calibri" w:eastAsia="Times New Roman" w:hAnsi="Calibri" w:cs="Calibri"/>
                      <w:color w:val="000000"/>
                      <w:sz w:val="22"/>
                      <w:szCs w:val="22"/>
                    </w:rPr>
                  </w:rPrChange>
                </w:rPr>
                <w:t xml:space="preserve"> record (DK if </w:t>
              </w:r>
              <w:proofErr w:type="spellStart"/>
              <w:r w:rsidRPr="002D02DE">
                <w:rPr>
                  <w:rFonts w:ascii="Calibri" w:eastAsia="Times New Roman" w:hAnsi="Calibri" w:cs="Calibri"/>
                  <w:i/>
                  <w:iCs/>
                  <w:color w:val="000000"/>
                  <w:sz w:val="22"/>
                  <w:szCs w:val="22"/>
                  <w:rPrChange w:id="3084" w:author="Cong" w:date="2020-10-02T20:26:00Z">
                    <w:rPr>
                      <w:rFonts w:ascii="Calibri" w:eastAsia="Times New Roman" w:hAnsi="Calibri" w:cs="Calibri"/>
                      <w:color w:val="000000"/>
                      <w:sz w:val="22"/>
                      <w:szCs w:val="22"/>
                    </w:rPr>
                  </w:rPrChange>
                </w:rPr>
                <w:t>cond</w:t>
              </w:r>
              <w:proofErr w:type="spellEnd"/>
              <w:r w:rsidRPr="002D02DE">
                <w:rPr>
                  <w:rFonts w:ascii="Calibri" w:eastAsia="Times New Roman" w:hAnsi="Calibri" w:cs="Calibri"/>
                  <w:i/>
                  <w:iCs/>
                  <w:color w:val="000000"/>
                  <w:sz w:val="22"/>
                  <w:szCs w:val="22"/>
                  <w:rPrChange w:id="3085" w:author="Cong" w:date="2020-10-02T20:26:00Z">
                    <w:rPr>
                      <w:rFonts w:ascii="Calibri" w:eastAsia="Times New Roman" w:hAnsi="Calibri" w:cs="Calibri"/>
                      <w:color w:val="000000"/>
                      <w:sz w:val="22"/>
                      <w:szCs w:val="22"/>
                    </w:rPr>
                  </w:rPrChange>
                </w:rPr>
                <w:t>)</w:t>
              </w:r>
            </w:ins>
          </w:p>
        </w:tc>
      </w:tr>
      <w:tr w:rsidR="003F6185" w:rsidRPr="003F6185" w14:paraId="4C9533D4" w14:textId="77777777" w:rsidTr="002D02DE">
        <w:trPr>
          <w:trHeight w:val="300"/>
          <w:ins w:id="3086" w:author="Cong" w:date="2020-10-02T20:13:00Z"/>
          <w:trPrChange w:id="3087" w:author="Cong" w:date="2020-10-02T20:25:00Z">
            <w:trPr>
              <w:gridBefore w:val="1"/>
              <w:gridAfter w:val="0"/>
              <w:trHeight w:val="300"/>
            </w:trPr>
          </w:trPrChange>
        </w:trPr>
        <w:tc>
          <w:tcPr>
            <w:tcW w:w="1260" w:type="dxa"/>
            <w:vMerge/>
            <w:tcBorders>
              <w:top w:val="nil"/>
              <w:left w:val="nil"/>
              <w:bottom w:val="single" w:sz="8" w:space="0" w:color="000000"/>
              <w:right w:val="nil"/>
            </w:tcBorders>
            <w:vAlign w:val="center"/>
            <w:hideMark/>
            <w:tcPrChange w:id="3088" w:author="Cong" w:date="2020-10-02T20:25:00Z">
              <w:tcPr>
                <w:tcW w:w="990" w:type="dxa"/>
                <w:gridSpan w:val="2"/>
                <w:vMerge/>
                <w:tcBorders>
                  <w:top w:val="nil"/>
                  <w:left w:val="nil"/>
                  <w:bottom w:val="single" w:sz="8" w:space="0" w:color="000000"/>
                  <w:right w:val="nil"/>
                </w:tcBorders>
                <w:vAlign w:val="center"/>
                <w:hideMark/>
              </w:tcPr>
            </w:tcPrChange>
          </w:tcPr>
          <w:p w14:paraId="52E2A5D8" w14:textId="77777777" w:rsidR="003F6185" w:rsidRPr="003F6185" w:rsidRDefault="003F6185" w:rsidP="003F6185">
            <w:pPr>
              <w:rPr>
                <w:ins w:id="3089"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center"/>
            <w:hideMark/>
            <w:tcPrChange w:id="3090" w:author="Cong" w:date="2020-10-02T20:25:00Z">
              <w:tcPr>
                <w:tcW w:w="2520" w:type="dxa"/>
                <w:gridSpan w:val="2"/>
                <w:tcBorders>
                  <w:top w:val="nil"/>
                  <w:left w:val="nil"/>
                  <w:bottom w:val="nil"/>
                  <w:right w:val="nil"/>
                </w:tcBorders>
                <w:shd w:val="clear" w:color="auto" w:fill="auto"/>
                <w:vAlign w:val="center"/>
                <w:hideMark/>
              </w:tcPr>
            </w:tcPrChange>
          </w:tcPr>
          <w:p w14:paraId="5C0134C5" w14:textId="77777777" w:rsidR="003F6185" w:rsidRPr="003F6185" w:rsidRDefault="003F6185" w:rsidP="003F6185">
            <w:pPr>
              <w:jc w:val="center"/>
              <w:rPr>
                <w:ins w:id="3091" w:author="Cong" w:date="2020-10-02T20:13:00Z"/>
                <w:rFonts w:ascii="Calibri" w:eastAsia="Times New Roman" w:hAnsi="Calibri" w:cs="Calibri"/>
                <w:color w:val="000000"/>
                <w:sz w:val="22"/>
                <w:szCs w:val="22"/>
              </w:rPr>
            </w:pPr>
            <w:ins w:id="3092" w:author="Cong" w:date="2020-10-02T20:13:00Z">
              <w:r w:rsidRPr="003F6185">
                <w:rPr>
                  <w:rFonts w:ascii="Calibri" w:eastAsia="Times New Roman" w:hAnsi="Calibri" w:cs="Calibri"/>
                  <w:color w:val="000000"/>
                  <w:sz w:val="22"/>
                  <w:szCs w:val="22"/>
                </w:rPr>
                <w:t>9- Not Sure</w:t>
              </w:r>
            </w:ins>
          </w:p>
        </w:tc>
        <w:tc>
          <w:tcPr>
            <w:tcW w:w="2700" w:type="dxa"/>
            <w:tcBorders>
              <w:top w:val="nil"/>
              <w:left w:val="nil"/>
              <w:bottom w:val="nil"/>
              <w:right w:val="nil"/>
            </w:tcBorders>
            <w:shd w:val="clear" w:color="auto" w:fill="auto"/>
            <w:vAlign w:val="center"/>
            <w:hideMark/>
            <w:tcPrChange w:id="3093" w:author="Cong" w:date="2020-10-02T20:25:00Z">
              <w:tcPr>
                <w:tcW w:w="2867" w:type="dxa"/>
                <w:gridSpan w:val="3"/>
                <w:tcBorders>
                  <w:top w:val="nil"/>
                  <w:left w:val="nil"/>
                  <w:bottom w:val="nil"/>
                  <w:right w:val="nil"/>
                </w:tcBorders>
                <w:shd w:val="clear" w:color="auto" w:fill="auto"/>
                <w:vAlign w:val="center"/>
                <w:hideMark/>
              </w:tcPr>
            </w:tcPrChange>
          </w:tcPr>
          <w:p w14:paraId="35525996" w14:textId="77777777" w:rsidR="003F6185" w:rsidRPr="003F6185" w:rsidRDefault="003F6185" w:rsidP="003F6185">
            <w:pPr>
              <w:jc w:val="center"/>
              <w:rPr>
                <w:ins w:id="3094" w:author="Cong" w:date="2020-10-02T20:13:00Z"/>
                <w:rFonts w:ascii="Calibri" w:eastAsia="Times New Roman" w:hAnsi="Calibri" w:cs="Calibri"/>
                <w:i/>
                <w:iCs/>
                <w:color w:val="000000"/>
                <w:sz w:val="22"/>
                <w:szCs w:val="22"/>
              </w:rPr>
            </w:pPr>
            <w:ins w:id="3095" w:author="Cong" w:date="2020-10-02T20:13:00Z">
              <w:r w:rsidRPr="003F6185">
                <w:rPr>
                  <w:rFonts w:ascii="Calibri" w:eastAsia="Times New Roman" w:hAnsi="Calibri" w:cs="Calibri"/>
                  <w:i/>
                  <w:iCs/>
                  <w:color w:val="000000"/>
                  <w:sz w:val="22"/>
                  <w:szCs w:val="22"/>
                </w:rPr>
                <w:t xml:space="preserve">8-Unknown- Not </w:t>
              </w:r>
              <w:proofErr w:type="spellStart"/>
              <w:r w:rsidRPr="003F6185">
                <w:rPr>
                  <w:rFonts w:ascii="Calibri" w:eastAsia="Times New Roman" w:hAnsi="Calibri" w:cs="Calibri"/>
                  <w:i/>
                  <w:iCs/>
                  <w:color w:val="000000"/>
                  <w:sz w:val="22"/>
                  <w:szCs w:val="22"/>
                </w:rPr>
                <w:t>certained</w:t>
              </w:r>
              <w:proofErr w:type="spellEnd"/>
            </w:ins>
          </w:p>
        </w:tc>
        <w:tc>
          <w:tcPr>
            <w:tcW w:w="2340" w:type="dxa"/>
            <w:tcBorders>
              <w:top w:val="nil"/>
              <w:left w:val="nil"/>
              <w:bottom w:val="nil"/>
              <w:right w:val="nil"/>
            </w:tcBorders>
            <w:shd w:val="clear" w:color="auto" w:fill="auto"/>
            <w:vAlign w:val="center"/>
            <w:hideMark/>
            <w:tcPrChange w:id="3096" w:author="Cong" w:date="2020-10-02T20:25:00Z">
              <w:tcPr>
                <w:tcW w:w="3423" w:type="dxa"/>
                <w:gridSpan w:val="3"/>
                <w:tcBorders>
                  <w:top w:val="nil"/>
                  <w:left w:val="nil"/>
                  <w:bottom w:val="nil"/>
                  <w:right w:val="nil"/>
                </w:tcBorders>
                <w:shd w:val="clear" w:color="auto" w:fill="auto"/>
                <w:vAlign w:val="center"/>
                <w:hideMark/>
              </w:tcPr>
            </w:tcPrChange>
          </w:tcPr>
          <w:p w14:paraId="3343982C" w14:textId="77777777" w:rsidR="003F6185" w:rsidRPr="003F6185" w:rsidRDefault="003F6185" w:rsidP="003F6185">
            <w:pPr>
              <w:jc w:val="center"/>
              <w:rPr>
                <w:ins w:id="3097" w:author="Cong" w:date="2020-10-02T20:13:00Z"/>
                <w:rFonts w:ascii="Calibri" w:eastAsia="Times New Roman" w:hAnsi="Calibri" w:cs="Calibri"/>
                <w:i/>
                <w:iCs/>
                <w:color w:val="000000"/>
                <w:sz w:val="22"/>
                <w:szCs w:val="22"/>
              </w:rPr>
            </w:pPr>
            <w:ins w:id="3098" w:author="Cong" w:date="2020-10-02T20:13:00Z">
              <w:r w:rsidRPr="003F6185">
                <w:rPr>
                  <w:rFonts w:ascii="Calibri" w:eastAsia="Times New Roman" w:hAnsi="Calibri" w:cs="Calibri"/>
                  <w:i/>
                  <w:iCs/>
                  <w:color w:val="000000"/>
                  <w:sz w:val="22"/>
                  <w:szCs w:val="22"/>
                </w:rPr>
                <w:t xml:space="preserve">. Missing </w:t>
              </w:r>
            </w:ins>
          </w:p>
        </w:tc>
        <w:tc>
          <w:tcPr>
            <w:tcW w:w="2160" w:type="dxa"/>
            <w:tcBorders>
              <w:top w:val="nil"/>
              <w:left w:val="nil"/>
              <w:bottom w:val="nil"/>
              <w:right w:val="nil"/>
            </w:tcBorders>
            <w:shd w:val="clear" w:color="auto" w:fill="auto"/>
            <w:vAlign w:val="center"/>
            <w:hideMark/>
            <w:tcPrChange w:id="3099" w:author="Cong" w:date="2020-10-02T20:25:00Z">
              <w:tcPr>
                <w:tcW w:w="2867" w:type="dxa"/>
                <w:gridSpan w:val="3"/>
                <w:tcBorders>
                  <w:top w:val="nil"/>
                  <w:left w:val="nil"/>
                  <w:bottom w:val="nil"/>
                  <w:right w:val="nil"/>
                </w:tcBorders>
                <w:shd w:val="clear" w:color="auto" w:fill="auto"/>
                <w:vAlign w:val="center"/>
                <w:hideMark/>
              </w:tcPr>
            </w:tcPrChange>
          </w:tcPr>
          <w:p w14:paraId="4331B12B" w14:textId="77777777" w:rsidR="003F6185" w:rsidRPr="003F6185" w:rsidRDefault="003F6185" w:rsidP="003F6185">
            <w:pPr>
              <w:jc w:val="center"/>
              <w:rPr>
                <w:ins w:id="3100" w:author="Cong" w:date="2020-10-02T20:13:00Z"/>
                <w:rFonts w:ascii="Calibri" w:eastAsia="Times New Roman" w:hAnsi="Calibri" w:cs="Calibri"/>
                <w:i/>
                <w:iCs/>
                <w:color w:val="000000"/>
                <w:sz w:val="22"/>
                <w:szCs w:val="22"/>
              </w:rPr>
            </w:pPr>
            <w:ins w:id="3101" w:author="Cong" w:date="2020-10-02T20:13:00Z">
              <w:r w:rsidRPr="003F6185">
                <w:rPr>
                  <w:rFonts w:ascii="Calibri" w:eastAsia="Times New Roman" w:hAnsi="Calibri" w:cs="Calibri"/>
                  <w:i/>
                  <w:iCs/>
                  <w:color w:val="000000"/>
                  <w:sz w:val="22"/>
                  <w:szCs w:val="22"/>
                </w:rPr>
                <w:t xml:space="preserve">8-Unknown- Not </w:t>
              </w:r>
              <w:proofErr w:type="spellStart"/>
              <w:r w:rsidRPr="003F6185">
                <w:rPr>
                  <w:rFonts w:ascii="Calibri" w:eastAsia="Times New Roman" w:hAnsi="Calibri" w:cs="Calibri"/>
                  <w:i/>
                  <w:iCs/>
                  <w:color w:val="000000"/>
                  <w:sz w:val="22"/>
                  <w:szCs w:val="22"/>
                </w:rPr>
                <w:t>certained</w:t>
              </w:r>
              <w:proofErr w:type="spellEnd"/>
            </w:ins>
          </w:p>
        </w:tc>
        <w:tc>
          <w:tcPr>
            <w:tcW w:w="2970" w:type="dxa"/>
            <w:tcBorders>
              <w:top w:val="nil"/>
              <w:left w:val="nil"/>
              <w:bottom w:val="nil"/>
              <w:right w:val="nil"/>
            </w:tcBorders>
            <w:shd w:val="clear" w:color="auto" w:fill="auto"/>
            <w:noWrap/>
            <w:vAlign w:val="bottom"/>
            <w:hideMark/>
            <w:tcPrChange w:id="3102" w:author="Cong" w:date="2020-10-02T20:25:00Z">
              <w:tcPr>
                <w:tcW w:w="2854" w:type="dxa"/>
                <w:gridSpan w:val="4"/>
                <w:tcBorders>
                  <w:top w:val="nil"/>
                  <w:left w:val="nil"/>
                  <w:bottom w:val="nil"/>
                  <w:right w:val="nil"/>
                </w:tcBorders>
                <w:shd w:val="clear" w:color="auto" w:fill="auto"/>
                <w:noWrap/>
                <w:vAlign w:val="bottom"/>
                <w:hideMark/>
              </w:tcPr>
            </w:tcPrChange>
          </w:tcPr>
          <w:p w14:paraId="646688A6" w14:textId="77777777" w:rsidR="003F6185" w:rsidRPr="002D02DE" w:rsidRDefault="003F6185" w:rsidP="003F6185">
            <w:pPr>
              <w:jc w:val="center"/>
              <w:rPr>
                <w:ins w:id="3103" w:author="Cong" w:date="2020-10-02T20:13:00Z"/>
                <w:rFonts w:ascii="Calibri" w:eastAsia="Times New Roman" w:hAnsi="Calibri" w:cs="Calibri"/>
                <w:i/>
                <w:iCs/>
                <w:color w:val="000000"/>
                <w:sz w:val="22"/>
                <w:szCs w:val="22"/>
                <w:rPrChange w:id="3104" w:author="Cong" w:date="2020-10-02T20:26:00Z">
                  <w:rPr>
                    <w:ins w:id="3105" w:author="Cong" w:date="2020-10-02T20:13:00Z"/>
                    <w:rFonts w:ascii="Calibri" w:eastAsia="Times New Roman" w:hAnsi="Calibri" w:cs="Calibri"/>
                    <w:i/>
                    <w:iCs/>
                    <w:color w:val="000000"/>
                    <w:sz w:val="22"/>
                    <w:szCs w:val="22"/>
                  </w:rPr>
                </w:rPrChange>
              </w:rPr>
            </w:pPr>
          </w:p>
        </w:tc>
      </w:tr>
      <w:tr w:rsidR="003F6185" w:rsidRPr="003F6185" w14:paraId="59A8CF4B" w14:textId="77777777" w:rsidTr="002D02DE">
        <w:trPr>
          <w:trHeight w:val="315"/>
          <w:ins w:id="3106" w:author="Cong" w:date="2020-10-02T20:13:00Z"/>
          <w:trPrChange w:id="3107" w:author="Cong" w:date="2020-10-02T20:25:00Z">
            <w:trPr>
              <w:gridBefore w:val="1"/>
              <w:gridAfter w:val="0"/>
              <w:trHeight w:val="315"/>
            </w:trPr>
          </w:trPrChange>
        </w:trPr>
        <w:tc>
          <w:tcPr>
            <w:tcW w:w="1260" w:type="dxa"/>
            <w:vMerge/>
            <w:tcBorders>
              <w:top w:val="nil"/>
              <w:left w:val="nil"/>
              <w:bottom w:val="single" w:sz="8" w:space="0" w:color="000000"/>
              <w:right w:val="nil"/>
            </w:tcBorders>
            <w:vAlign w:val="center"/>
            <w:hideMark/>
            <w:tcPrChange w:id="3108" w:author="Cong" w:date="2020-10-02T20:25:00Z">
              <w:tcPr>
                <w:tcW w:w="990" w:type="dxa"/>
                <w:gridSpan w:val="2"/>
                <w:vMerge/>
                <w:tcBorders>
                  <w:top w:val="nil"/>
                  <w:left w:val="nil"/>
                  <w:bottom w:val="single" w:sz="8" w:space="0" w:color="000000"/>
                  <w:right w:val="nil"/>
                </w:tcBorders>
                <w:vAlign w:val="center"/>
                <w:hideMark/>
              </w:tcPr>
            </w:tcPrChange>
          </w:tcPr>
          <w:p w14:paraId="12F21898" w14:textId="77777777" w:rsidR="003F6185" w:rsidRPr="003F6185" w:rsidRDefault="003F6185" w:rsidP="003F6185">
            <w:pPr>
              <w:rPr>
                <w:ins w:id="3109" w:author="Cong" w:date="2020-10-02T20:13:00Z"/>
                <w:rFonts w:ascii="Calibri" w:eastAsia="Times New Roman" w:hAnsi="Calibri" w:cs="Calibri"/>
                <w:color w:val="000000"/>
                <w:sz w:val="22"/>
                <w:szCs w:val="22"/>
              </w:rPr>
            </w:pPr>
          </w:p>
        </w:tc>
        <w:tc>
          <w:tcPr>
            <w:tcW w:w="2520" w:type="dxa"/>
            <w:tcBorders>
              <w:top w:val="nil"/>
              <w:left w:val="nil"/>
              <w:bottom w:val="single" w:sz="8" w:space="0" w:color="auto"/>
              <w:right w:val="nil"/>
            </w:tcBorders>
            <w:shd w:val="clear" w:color="auto" w:fill="auto"/>
            <w:vAlign w:val="bottom"/>
            <w:hideMark/>
            <w:tcPrChange w:id="3110" w:author="Cong" w:date="2020-10-02T20:25:00Z">
              <w:tcPr>
                <w:tcW w:w="2520" w:type="dxa"/>
                <w:gridSpan w:val="2"/>
                <w:tcBorders>
                  <w:top w:val="nil"/>
                  <w:left w:val="nil"/>
                  <w:bottom w:val="single" w:sz="8" w:space="0" w:color="auto"/>
                  <w:right w:val="nil"/>
                </w:tcBorders>
                <w:shd w:val="clear" w:color="auto" w:fill="auto"/>
                <w:vAlign w:val="bottom"/>
                <w:hideMark/>
              </w:tcPr>
            </w:tcPrChange>
          </w:tcPr>
          <w:p w14:paraId="6CA64B1E" w14:textId="77777777" w:rsidR="003F6185" w:rsidRPr="003F6185" w:rsidRDefault="003F6185" w:rsidP="003F6185">
            <w:pPr>
              <w:rPr>
                <w:ins w:id="3111" w:author="Cong" w:date="2020-10-02T20:13:00Z"/>
                <w:rFonts w:ascii="Calibri" w:eastAsia="Times New Roman" w:hAnsi="Calibri" w:cs="Calibri"/>
                <w:color w:val="000000"/>
                <w:sz w:val="22"/>
                <w:szCs w:val="22"/>
              </w:rPr>
            </w:pPr>
            <w:ins w:id="3112" w:author="Cong" w:date="2020-10-02T20:13:00Z">
              <w:r w:rsidRPr="003F6185">
                <w:rPr>
                  <w:rFonts w:ascii="Calibri" w:eastAsia="Times New Roman" w:hAnsi="Calibri" w:cs="Calibri"/>
                  <w:color w:val="000000"/>
                  <w:sz w:val="22"/>
                  <w:szCs w:val="22"/>
                </w:rPr>
                <w:t> </w:t>
              </w:r>
            </w:ins>
          </w:p>
        </w:tc>
        <w:tc>
          <w:tcPr>
            <w:tcW w:w="2700" w:type="dxa"/>
            <w:tcBorders>
              <w:top w:val="nil"/>
              <w:left w:val="nil"/>
              <w:bottom w:val="single" w:sz="8" w:space="0" w:color="auto"/>
              <w:right w:val="nil"/>
            </w:tcBorders>
            <w:shd w:val="clear" w:color="auto" w:fill="auto"/>
            <w:vAlign w:val="center"/>
            <w:hideMark/>
            <w:tcPrChange w:id="3113" w:author="Cong" w:date="2020-10-02T20:25:00Z">
              <w:tcPr>
                <w:tcW w:w="2867" w:type="dxa"/>
                <w:gridSpan w:val="3"/>
                <w:tcBorders>
                  <w:top w:val="nil"/>
                  <w:left w:val="nil"/>
                  <w:bottom w:val="single" w:sz="8" w:space="0" w:color="auto"/>
                  <w:right w:val="nil"/>
                </w:tcBorders>
                <w:shd w:val="clear" w:color="auto" w:fill="auto"/>
                <w:vAlign w:val="center"/>
                <w:hideMark/>
              </w:tcPr>
            </w:tcPrChange>
          </w:tcPr>
          <w:p w14:paraId="429CBE2D" w14:textId="77777777" w:rsidR="003F6185" w:rsidRPr="003F6185" w:rsidRDefault="003F6185" w:rsidP="003F6185">
            <w:pPr>
              <w:jc w:val="center"/>
              <w:rPr>
                <w:ins w:id="3114" w:author="Cong" w:date="2020-10-02T20:13:00Z"/>
                <w:rFonts w:ascii="Calibri" w:eastAsia="Times New Roman" w:hAnsi="Calibri" w:cs="Calibri"/>
                <w:i/>
                <w:iCs/>
                <w:color w:val="000000"/>
                <w:sz w:val="22"/>
                <w:szCs w:val="22"/>
              </w:rPr>
            </w:pPr>
            <w:ins w:id="3115" w:author="Cong" w:date="2020-10-02T20:13:00Z">
              <w:r w:rsidRPr="003F6185">
                <w:rPr>
                  <w:rFonts w:ascii="Calibri" w:eastAsia="Times New Roman" w:hAnsi="Calibri" w:cs="Calibri"/>
                  <w:i/>
                  <w:iCs/>
                  <w:color w:val="000000"/>
                  <w:sz w:val="22"/>
                  <w:szCs w:val="22"/>
                </w:rPr>
                <w:t>9- Unknown- Don’t know</w:t>
              </w:r>
            </w:ins>
          </w:p>
        </w:tc>
        <w:tc>
          <w:tcPr>
            <w:tcW w:w="2340" w:type="dxa"/>
            <w:tcBorders>
              <w:top w:val="nil"/>
              <w:left w:val="nil"/>
              <w:bottom w:val="single" w:sz="8" w:space="0" w:color="auto"/>
              <w:right w:val="nil"/>
            </w:tcBorders>
            <w:shd w:val="clear" w:color="auto" w:fill="auto"/>
            <w:vAlign w:val="bottom"/>
            <w:hideMark/>
            <w:tcPrChange w:id="3116" w:author="Cong" w:date="2020-10-02T20:25:00Z">
              <w:tcPr>
                <w:tcW w:w="3423" w:type="dxa"/>
                <w:gridSpan w:val="3"/>
                <w:tcBorders>
                  <w:top w:val="nil"/>
                  <w:left w:val="nil"/>
                  <w:bottom w:val="single" w:sz="8" w:space="0" w:color="auto"/>
                  <w:right w:val="nil"/>
                </w:tcBorders>
                <w:shd w:val="clear" w:color="auto" w:fill="auto"/>
                <w:vAlign w:val="bottom"/>
                <w:hideMark/>
              </w:tcPr>
            </w:tcPrChange>
          </w:tcPr>
          <w:p w14:paraId="12389CFE" w14:textId="77777777" w:rsidR="003F6185" w:rsidRPr="003F6185" w:rsidRDefault="003F6185" w:rsidP="003F6185">
            <w:pPr>
              <w:rPr>
                <w:ins w:id="3117" w:author="Cong" w:date="2020-10-02T20:13:00Z"/>
                <w:rFonts w:ascii="Calibri" w:eastAsia="Times New Roman" w:hAnsi="Calibri" w:cs="Calibri"/>
                <w:color w:val="000000"/>
                <w:sz w:val="22"/>
                <w:szCs w:val="22"/>
              </w:rPr>
            </w:pPr>
            <w:ins w:id="3118" w:author="Cong" w:date="2020-10-02T20:13:00Z">
              <w:r w:rsidRPr="003F6185">
                <w:rPr>
                  <w:rFonts w:ascii="Calibri" w:eastAsia="Times New Roman" w:hAnsi="Calibri" w:cs="Calibri"/>
                  <w:color w:val="000000"/>
                  <w:sz w:val="22"/>
                  <w:szCs w:val="22"/>
                </w:rPr>
                <w:t> </w:t>
              </w:r>
            </w:ins>
          </w:p>
        </w:tc>
        <w:tc>
          <w:tcPr>
            <w:tcW w:w="2160" w:type="dxa"/>
            <w:tcBorders>
              <w:top w:val="nil"/>
              <w:left w:val="nil"/>
              <w:bottom w:val="nil"/>
              <w:right w:val="nil"/>
            </w:tcBorders>
            <w:shd w:val="clear" w:color="auto" w:fill="auto"/>
            <w:vAlign w:val="center"/>
            <w:hideMark/>
            <w:tcPrChange w:id="3119" w:author="Cong" w:date="2020-10-02T20:25:00Z">
              <w:tcPr>
                <w:tcW w:w="2867" w:type="dxa"/>
                <w:gridSpan w:val="3"/>
                <w:tcBorders>
                  <w:top w:val="nil"/>
                  <w:left w:val="nil"/>
                  <w:bottom w:val="nil"/>
                  <w:right w:val="nil"/>
                </w:tcBorders>
                <w:shd w:val="clear" w:color="auto" w:fill="auto"/>
                <w:vAlign w:val="center"/>
                <w:hideMark/>
              </w:tcPr>
            </w:tcPrChange>
          </w:tcPr>
          <w:p w14:paraId="20EB6B2E" w14:textId="77777777" w:rsidR="003F6185" w:rsidRPr="003F6185" w:rsidRDefault="003F6185" w:rsidP="003F6185">
            <w:pPr>
              <w:jc w:val="center"/>
              <w:rPr>
                <w:ins w:id="3120" w:author="Cong" w:date="2020-10-02T20:13:00Z"/>
                <w:rFonts w:ascii="Calibri" w:eastAsia="Times New Roman" w:hAnsi="Calibri" w:cs="Calibri"/>
                <w:i/>
                <w:iCs/>
                <w:color w:val="000000"/>
                <w:sz w:val="22"/>
                <w:szCs w:val="22"/>
              </w:rPr>
            </w:pPr>
            <w:ins w:id="3121" w:author="Cong" w:date="2020-10-02T20:13:00Z">
              <w:r w:rsidRPr="003F6185">
                <w:rPr>
                  <w:rFonts w:ascii="Calibri" w:eastAsia="Times New Roman" w:hAnsi="Calibri" w:cs="Calibri"/>
                  <w:i/>
                  <w:iCs/>
                  <w:color w:val="000000"/>
                  <w:sz w:val="22"/>
                  <w:szCs w:val="22"/>
                </w:rPr>
                <w:t>9- Unknown- Don’t know</w:t>
              </w:r>
            </w:ins>
          </w:p>
        </w:tc>
        <w:tc>
          <w:tcPr>
            <w:tcW w:w="2970" w:type="dxa"/>
            <w:tcBorders>
              <w:top w:val="nil"/>
              <w:left w:val="nil"/>
              <w:bottom w:val="nil"/>
              <w:right w:val="nil"/>
            </w:tcBorders>
            <w:shd w:val="clear" w:color="auto" w:fill="auto"/>
            <w:noWrap/>
            <w:vAlign w:val="bottom"/>
            <w:hideMark/>
            <w:tcPrChange w:id="3122" w:author="Cong" w:date="2020-10-02T20:25:00Z">
              <w:tcPr>
                <w:tcW w:w="2854" w:type="dxa"/>
                <w:gridSpan w:val="4"/>
                <w:tcBorders>
                  <w:top w:val="nil"/>
                  <w:left w:val="nil"/>
                  <w:bottom w:val="nil"/>
                  <w:right w:val="nil"/>
                </w:tcBorders>
                <w:shd w:val="clear" w:color="auto" w:fill="auto"/>
                <w:noWrap/>
                <w:vAlign w:val="bottom"/>
                <w:hideMark/>
              </w:tcPr>
            </w:tcPrChange>
          </w:tcPr>
          <w:p w14:paraId="027B9251" w14:textId="77777777" w:rsidR="003F6185" w:rsidRPr="003F6185" w:rsidRDefault="003F6185" w:rsidP="003F6185">
            <w:pPr>
              <w:jc w:val="center"/>
              <w:rPr>
                <w:ins w:id="3123" w:author="Cong" w:date="2020-10-02T20:13:00Z"/>
                <w:rFonts w:ascii="Calibri" w:eastAsia="Times New Roman" w:hAnsi="Calibri" w:cs="Calibri"/>
                <w:i/>
                <w:iCs/>
                <w:color w:val="000000"/>
                <w:sz w:val="22"/>
                <w:szCs w:val="22"/>
              </w:rPr>
            </w:pPr>
          </w:p>
        </w:tc>
      </w:tr>
      <w:tr w:rsidR="003F6185" w:rsidRPr="003F6185" w14:paraId="2FF068B4" w14:textId="77777777" w:rsidTr="002D02DE">
        <w:trPr>
          <w:trHeight w:val="3600"/>
          <w:ins w:id="3124" w:author="Cong" w:date="2020-10-02T20:13:00Z"/>
          <w:trPrChange w:id="3125" w:author="Cong" w:date="2020-10-02T20:25:00Z">
            <w:trPr>
              <w:gridBefore w:val="1"/>
              <w:gridAfter w:val="0"/>
              <w:trHeight w:val="3600"/>
            </w:trPr>
          </w:trPrChange>
        </w:trPr>
        <w:tc>
          <w:tcPr>
            <w:tcW w:w="1260" w:type="dxa"/>
            <w:vMerge w:val="restart"/>
            <w:tcBorders>
              <w:top w:val="nil"/>
              <w:left w:val="nil"/>
              <w:bottom w:val="single" w:sz="8" w:space="0" w:color="000000"/>
              <w:right w:val="nil"/>
            </w:tcBorders>
            <w:shd w:val="clear" w:color="auto" w:fill="auto"/>
            <w:vAlign w:val="center"/>
            <w:hideMark/>
            <w:tcPrChange w:id="3126" w:author="Cong" w:date="2020-10-02T20:25:00Z">
              <w:tcPr>
                <w:tcW w:w="990" w:type="dxa"/>
                <w:gridSpan w:val="2"/>
                <w:vMerge w:val="restart"/>
                <w:tcBorders>
                  <w:top w:val="nil"/>
                  <w:left w:val="nil"/>
                  <w:bottom w:val="single" w:sz="8" w:space="0" w:color="000000"/>
                  <w:right w:val="nil"/>
                </w:tcBorders>
                <w:shd w:val="clear" w:color="auto" w:fill="auto"/>
                <w:vAlign w:val="center"/>
                <w:hideMark/>
              </w:tcPr>
            </w:tcPrChange>
          </w:tcPr>
          <w:p w14:paraId="3C254DFC" w14:textId="77777777" w:rsidR="003F6185" w:rsidRPr="003F6185" w:rsidRDefault="003F6185" w:rsidP="003F6185">
            <w:pPr>
              <w:rPr>
                <w:ins w:id="3127" w:author="Cong" w:date="2020-10-02T20:13:00Z"/>
                <w:rFonts w:ascii="Calibri" w:eastAsia="Times New Roman" w:hAnsi="Calibri" w:cs="Calibri"/>
                <w:b/>
                <w:bCs/>
                <w:color w:val="000000"/>
                <w:sz w:val="22"/>
                <w:szCs w:val="22"/>
                <w:rPrChange w:id="3128" w:author="Cong" w:date="2020-10-02T20:15:00Z">
                  <w:rPr>
                    <w:ins w:id="3129" w:author="Cong" w:date="2020-10-02T20:13:00Z"/>
                    <w:rFonts w:ascii="Calibri" w:eastAsia="Times New Roman" w:hAnsi="Calibri" w:cs="Calibri"/>
                    <w:color w:val="000000"/>
                    <w:sz w:val="22"/>
                    <w:szCs w:val="22"/>
                  </w:rPr>
                </w:rPrChange>
              </w:rPr>
            </w:pPr>
            <w:ins w:id="3130" w:author="Cong" w:date="2020-10-02T20:13:00Z">
              <w:r w:rsidRPr="003F6185">
                <w:rPr>
                  <w:rFonts w:ascii="Calibri" w:eastAsia="Times New Roman" w:hAnsi="Calibri" w:cs="Calibri"/>
                  <w:b/>
                  <w:bCs/>
                  <w:color w:val="000000"/>
                  <w:sz w:val="22"/>
                  <w:szCs w:val="22"/>
                  <w:rPrChange w:id="3131" w:author="Cong" w:date="2020-10-02T20:15:00Z">
                    <w:rPr>
                      <w:rFonts w:ascii="Calibri" w:eastAsia="Times New Roman" w:hAnsi="Calibri" w:cs="Calibri"/>
                      <w:color w:val="000000"/>
                      <w:sz w:val="22"/>
                      <w:szCs w:val="22"/>
                    </w:rPr>
                  </w:rPrChange>
                </w:rPr>
                <w:t xml:space="preserve">Heart Disease </w:t>
              </w:r>
            </w:ins>
          </w:p>
        </w:tc>
        <w:tc>
          <w:tcPr>
            <w:tcW w:w="2520" w:type="dxa"/>
            <w:tcBorders>
              <w:top w:val="nil"/>
              <w:left w:val="nil"/>
              <w:bottom w:val="nil"/>
              <w:right w:val="nil"/>
            </w:tcBorders>
            <w:shd w:val="clear" w:color="auto" w:fill="auto"/>
            <w:vAlign w:val="center"/>
            <w:hideMark/>
            <w:tcPrChange w:id="3132" w:author="Cong" w:date="2020-10-02T20:25:00Z">
              <w:tcPr>
                <w:tcW w:w="2520" w:type="dxa"/>
                <w:gridSpan w:val="2"/>
                <w:tcBorders>
                  <w:top w:val="nil"/>
                  <w:left w:val="nil"/>
                  <w:bottom w:val="nil"/>
                  <w:right w:val="nil"/>
                </w:tcBorders>
                <w:shd w:val="clear" w:color="auto" w:fill="auto"/>
                <w:vAlign w:val="center"/>
                <w:hideMark/>
              </w:tcPr>
            </w:tcPrChange>
          </w:tcPr>
          <w:p w14:paraId="7E2D8FF0" w14:textId="77777777" w:rsidR="003F6185" w:rsidRPr="003F6185" w:rsidRDefault="003F6185" w:rsidP="003F6185">
            <w:pPr>
              <w:jc w:val="center"/>
              <w:rPr>
                <w:ins w:id="3133" w:author="Cong" w:date="2020-10-02T20:13:00Z"/>
                <w:rFonts w:ascii="Calibri" w:eastAsia="Times New Roman" w:hAnsi="Calibri" w:cs="Calibri"/>
                <w:b/>
                <w:bCs/>
                <w:color w:val="000000"/>
                <w:sz w:val="22"/>
                <w:szCs w:val="22"/>
              </w:rPr>
            </w:pPr>
            <w:ins w:id="3134" w:author="Cong" w:date="2020-10-02T20:13:00Z">
              <w:r w:rsidRPr="003F6185">
                <w:rPr>
                  <w:rFonts w:ascii="Calibri" w:eastAsia="Times New Roman" w:hAnsi="Calibri" w:cs="Calibri"/>
                  <w:b/>
                  <w:bCs/>
                  <w:color w:val="000000"/>
                  <w:sz w:val="22"/>
                  <w:szCs w:val="22"/>
                </w:rPr>
                <w:t>Variable/Question</w:t>
              </w:r>
              <w:r w:rsidRPr="003F6185">
                <w:rPr>
                  <w:rFonts w:ascii="Calibri" w:eastAsia="Times New Roman" w:hAnsi="Calibri" w:cs="Calibri"/>
                  <w:color w:val="000000"/>
                  <w:sz w:val="22"/>
                  <w:szCs w:val="22"/>
                </w:rPr>
                <w:t xml:space="preserve"> (</w:t>
              </w:r>
              <w:r w:rsidRPr="003F6185">
                <w:rPr>
                  <w:rFonts w:ascii="Calibri" w:eastAsia="Times New Roman" w:hAnsi="Calibri" w:cs="Calibri"/>
                  <w:i/>
                  <w:iCs/>
                  <w:color w:val="000000"/>
                  <w:sz w:val="22"/>
                  <w:szCs w:val="22"/>
                </w:rPr>
                <w:t>CVDCRHD4):</w:t>
              </w:r>
              <w:r w:rsidRPr="003F6185">
                <w:rPr>
                  <w:rFonts w:ascii="Calibri" w:eastAsia="Times New Roman" w:hAnsi="Calibri" w:cs="Calibri"/>
                  <w:color w:val="000000"/>
                  <w:sz w:val="22"/>
                  <w:szCs w:val="22"/>
                </w:rPr>
                <w:t> Has a doctor, nurse, or other health professional ever told you had angina or coronary heart disease?</w:t>
              </w:r>
            </w:ins>
          </w:p>
        </w:tc>
        <w:tc>
          <w:tcPr>
            <w:tcW w:w="2700" w:type="dxa"/>
            <w:tcBorders>
              <w:top w:val="nil"/>
              <w:left w:val="nil"/>
              <w:bottom w:val="nil"/>
              <w:right w:val="nil"/>
            </w:tcBorders>
            <w:shd w:val="clear" w:color="auto" w:fill="auto"/>
            <w:vAlign w:val="center"/>
            <w:hideMark/>
            <w:tcPrChange w:id="3135" w:author="Cong" w:date="2020-10-02T20:25:00Z">
              <w:tcPr>
                <w:tcW w:w="2867" w:type="dxa"/>
                <w:gridSpan w:val="3"/>
                <w:tcBorders>
                  <w:top w:val="nil"/>
                  <w:left w:val="nil"/>
                  <w:bottom w:val="nil"/>
                  <w:right w:val="nil"/>
                </w:tcBorders>
                <w:shd w:val="clear" w:color="auto" w:fill="auto"/>
                <w:vAlign w:val="center"/>
                <w:hideMark/>
              </w:tcPr>
            </w:tcPrChange>
          </w:tcPr>
          <w:p w14:paraId="34F7F0C2" w14:textId="77777777" w:rsidR="003F6185" w:rsidRPr="003F6185" w:rsidRDefault="003F6185" w:rsidP="003F6185">
            <w:pPr>
              <w:jc w:val="center"/>
              <w:rPr>
                <w:ins w:id="3136" w:author="Cong" w:date="2020-10-02T20:13:00Z"/>
                <w:rFonts w:ascii="Calibri" w:eastAsia="Times New Roman" w:hAnsi="Calibri" w:cs="Calibri"/>
                <w:b/>
                <w:bCs/>
                <w:color w:val="000000"/>
                <w:sz w:val="22"/>
                <w:szCs w:val="22"/>
              </w:rPr>
            </w:pPr>
            <w:ins w:id="3137" w:author="Cong" w:date="2020-10-02T20:13:00Z">
              <w:r w:rsidRPr="003F6185">
                <w:rPr>
                  <w:rFonts w:ascii="Calibri" w:eastAsia="Times New Roman" w:hAnsi="Calibri" w:cs="Calibri"/>
                  <w:b/>
                  <w:bCs/>
                  <w:color w:val="000000"/>
                  <w:sz w:val="22"/>
                  <w:szCs w:val="22"/>
                </w:rPr>
                <w:t xml:space="preserve">Variable/Question </w:t>
              </w:r>
              <w:r w:rsidRPr="003F6185">
                <w:rPr>
                  <w:rFonts w:ascii="Calibri" w:eastAsia="Times New Roman" w:hAnsi="Calibri" w:cs="Calibri"/>
                  <w:color w:val="000000"/>
                  <w:sz w:val="22"/>
                  <w:szCs w:val="22"/>
                </w:rPr>
                <w:t>(</w:t>
              </w:r>
              <w:proofErr w:type="spellStart"/>
              <w:r w:rsidRPr="003F6185">
                <w:rPr>
                  <w:rFonts w:ascii="Calibri" w:eastAsia="Times New Roman" w:hAnsi="Calibri" w:cs="Calibri"/>
                  <w:i/>
                  <w:iCs/>
                  <w:color w:val="000000"/>
                  <w:sz w:val="22"/>
                  <w:szCs w:val="22"/>
                </w:rPr>
                <w:t>cheartdiev</w:t>
              </w:r>
              <w:proofErr w:type="spellEnd"/>
              <w:r w:rsidRPr="003F6185">
                <w:rPr>
                  <w:rFonts w:ascii="Calibri" w:eastAsia="Times New Roman" w:hAnsi="Calibri" w:cs="Calibri"/>
                  <w:i/>
                  <w:iCs/>
                  <w:color w:val="000000"/>
                  <w:sz w:val="22"/>
                  <w:szCs w:val="22"/>
                </w:rPr>
                <w:t xml:space="preserve">) : </w:t>
              </w:r>
              <w:r w:rsidRPr="003F6185">
                <w:rPr>
                  <w:rFonts w:ascii="Calibri" w:eastAsia="Times New Roman" w:hAnsi="Calibri" w:cs="Calibri"/>
                  <w:color w:val="000000"/>
                  <w:sz w:val="22"/>
                  <w:szCs w:val="22"/>
                </w:rPr>
                <w:t>Ever told to have corona heart disease before  </w:t>
              </w:r>
            </w:ins>
          </w:p>
        </w:tc>
        <w:tc>
          <w:tcPr>
            <w:tcW w:w="2340" w:type="dxa"/>
            <w:tcBorders>
              <w:top w:val="nil"/>
              <w:left w:val="nil"/>
              <w:bottom w:val="nil"/>
              <w:right w:val="nil"/>
            </w:tcBorders>
            <w:shd w:val="clear" w:color="auto" w:fill="auto"/>
            <w:vAlign w:val="center"/>
            <w:hideMark/>
            <w:tcPrChange w:id="3138" w:author="Cong" w:date="2020-10-02T20:25:00Z">
              <w:tcPr>
                <w:tcW w:w="3423" w:type="dxa"/>
                <w:gridSpan w:val="3"/>
                <w:tcBorders>
                  <w:top w:val="nil"/>
                  <w:left w:val="nil"/>
                  <w:bottom w:val="nil"/>
                  <w:right w:val="nil"/>
                </w:tcBorders>
                <w:shd w:val="clear" w:color="auto" w:fill="auto"/>
                <w:vAlign w:val="center"/>
                <w:hideMark/>
              </w:tcPr>
            </w:tcPrChange>
          </w:tcPr>
          <w:p w14:paraId="26DC2502" w14:textId="77777777" w:rsidR="003F6185" w:rsidRPr="003F6185" w:rsidRDefault="003F6185" w:rsidP="003F6185">
            <w:pPr>
              <w:jc w:val="center"/>
              <w:rPr>
                <w:ins w:id="3139" w:author="Cong" w:date="2020-10-02T20:13:00Z"/>
                <w:rFonts w:ascii="Calibri" w:eastAsia="Times New Roman" w:hAnsi="Calibri" w:cs="Calibri"/>
                <w:b/>
                <w:bCs/>
                <w:color w:val="000000"/>
                <w:sz w:val="22"/>
                <w:szCs w:val="22"/>
              </w:rPr>
            </w:pPr>
            <w:ins w:id="3140" w:author="Cong" w:date="2020-10-02T20:13:00Z">
              <w:r w:rsidRPr="003F6185">
                <w:rPr>
                  <w:rFonts w:ascii="Calibri" w:eastAsia="Times New Roman" w:hAnsi="Calibri" w:cs="Calibri"/>
                  <w:b/>
                  <w:bCs/>
                  <w:color w:val="000000"/>
                  <w:sz w:val="22"/>
                  <w:szCs w:val="22"/>
                </w:rPr>
                <w:t>Variable/Question (</w:t>
              </w:r>
              <w:r w:rsidRPr="003F6185">
                <w:rPr>
                  <w:rFonts w:ascii="Calibri" w:eastAsia="Times New Roman" w:hAnsi="Calibri" w:cs="Calibri"/>
                  <w:i/>
                  <w:iCs/>
                  <w:color w:val="000000"/>
                  <w:sz w:val="22"/>
                  <w:szCs w:val="22"/>
                </w:rPr>
                <w:t>MCQ160c)</w:t>
              </w:r>
              <w:r w:rsidRPr="003F6185">
                <w:rPr>
                  <w:rFonts w:ascii="Calibri" w:eastAsia="Times New Roman" w:hAnsi="Calibri" w:cs="Calibri"/>
                  <w:color w:val="000000"/>
                  <w:sz w:val="22"/>
                  <w:szCs w:val="22"/>
                </w:rPr>
                <w:t xml:space="preserve"> - Ever told you had coronary heart disease  </w:t>
              </w:r>
            </w:ins>
          </w:p>
        </w:tc>
        <w:tc>
          <w:tcPr>
            <w:tcW w:w="2160" w:type="dxa"/>
            <w:tcBorders>
              <w:top w:val="single" w:sz="4" w:space="0" w:color="auto"/>
              <w:left w:val="nil"/>
              <w:bottom w:val="nil"/>
              <w:right w:val="nil"/>
            </w:tcBorders>
            <w:shd w:val="clear" w:color="auto" w:fill="auto"/>
            <w:vAlign w:val="center"/>
            <w:hideMark/>
            <w:tcPrChange w:id="3141" w:author="Cong" w:date="2020-10-02T20:25:00Z">
              <w:tcPr>
                <w:tcW w:w="2867" w:type="dxa"/>
                <w:gridSpan w:val="3"/>
                <w:tcBorders>
                  <w:top w:val="single" w:sz="4" w:space="0" w:color="auto"/>
                  <w:left w:val="nil"/>
                  <w:bottom w:val="nil"/>
                  <w:right w:val="nil"/>
                </w:tcBorders>
                <w:shd w:val="clear" w:color="auto" w:fill="auto"/>
                <w:vAlign w:val="center"/>
                <w:hideMark/>
              </w:tcPr>
            </w:tcPrChange>
          </w:tcPr>
          <w:p w14:paraId="66849218" w14:textId="77777777" w:rsidR="003F6185" w:rsidRPr="003F6185" w:rsidRDefault="003F6185" w:rsidP="003F6185">
            <w:pPr>
              <w:jc w:val="center"/>
              <w:rPr>
                <w:ins w:id="3142" w:author="Cong" w:date="2020-10-02T20:13:00Z"/>
                <w:rFonts w:ascii="Calibri" w:eastAsia="Times New Roman" w:hAnsi="Calibri" w:cs="Calibri"/>
                <w:b/>
                <w:bCs/>
                <w:color w:val="000000"/>
                <w:sz w:val="22"/>
                <w:szCs w:val="22"/>
              </w:rPr>
            </w:pPr>
            <w:ins w:id="3143" w:author="Cong" w:date="2020-10-02T20:13:00Z">
              <w:r w:rsidRPr="003F6185">
                <w:rPr>
                  <w:rFonts w:ascii="Calibri" w:eastAsia="Times New Roman" w:hAnsi="Calibri" w:cs="Calibri"/>
                  <w:b/>
                  <w:bCs/>
                  <w:color w:val="000000"/>
                  <w:sz w:val="22"/>
                  <w:szCs w:val="22"/>
                </w:rPr>
                <w:t xml:space="preserve">Variable/Question </w:t>
              </w:r>
              <w:r w:rsidRPr="003F6185">
                <w:rPr>
                  <w:rFonts w:ascii="Calibri" w:eastAsia="Times New Roman" w:hAnsi="Calibri" w:cs="Calibri"/>
                  <w:color w:val="000000"/>
                  <w:sz w:val="22"/>
                  <w:szCs w:val="22"/>
                </w:rPr>
                <w:t>(</w:t>
              </w:r>
              <w:proofErr w:type="spellStart"/>
              <w:r w:rsidRPr="003F6185">
                <w:rPr>
                  <w:rFonts w:ascii="Calibri" w:eastAsia="Times New Roman" w:hAnsi="Calibri" w:cs="Calibri"/>
                  <w:i/>
                  <w:iCs/>
                  <w:color w:val="000000"/>
                  <w:sz w:val="22"/>
                  <w:szCs w:val="22"/>
                </w:rPr>
                <w:t>cheartdiev</w:t>
              </w:r>
              <w:proofErr w:type="spellEnd"/>
              <w:r w:rsidRPr="003F6185">
                <w:rPr>
                  <w:rFonts w:ascii="Calibri" w:eastAsia="Times New Roman" w:hAnsi="Calibri" w:cs="Calibri"/>
                  <w:i/>
                  <w:iCs/>
                  <w:color w:val="000000"/>
                  <w:sz w:val="22"/>
                  <w:szCs w:val="22"/>
                </w:rPr>
                <w:t xml:space="preserve">) : </w:t>
              </w:r>
              <w:r w:rsidRPr="003F6185">
                <w:rPr>
                  <w:rFonts w:ascii="Calibri" w:eastAsia="Times New Roman" w:hAnsi="Calibri" w:cs="Calibri"/>
                  <w:color w:val="000000"/>
                  <w:sz w:val="22"/>
                  <w:szCs w:val="22"/>
                </w:rPr>
                <w:t>Ever told to have corona heart disease before  </w:t>
              </w:r>
            </w:ins>
          </w:p>
        </w:tc>
        <w:tc>
          <w:tcPr>
            <w:tcW w:w="2970" w:type="dxa"/>
            <w:tcBorders>
              <w:top w:val="single" w:sz="4" w:space="0" w:color="auto"/>
              <w:left w:val="nil"/>
              <w:bottom w:val="nil"/>
              <w:right w:val="nil"/>
            </w:tcBorders>
            <w:shd w:val="clear" w:color="auto" w:fill="auto"/>
            <w:vAlign w:val="center"/>
            <w:hideMark/>
            <w:tcPrChange w:id="3144" w:author="Cong" w:date="2020-10-02T20:25:00Z">
              <w:tcPr>
                <w:tcW w:w="2854" w:type="dxa"/>
                <w:gridSpan w:val="4"/>
                <w:tcBorders>
                  <w:top w:val="single" w:sz="4" w:space="0" w:color="auto"/>
                  <w:left w:val="nil"/>
                  <w:bottom w:val="nil"/>
                  <w:right w:val="nil"/>
                </w:tcBorders>
                <w:shd w:val="clear" w:color="auto" w:fill="auto"/>
                <w:vAlign w:val="center"/>
                <w:hideMark/>
              </w:tcPr>
            </w:tcPrChange>
          </w:tcPr>
          <w:p w14:paraId="06E590CB" w14:textId="7AD05203" w:rsidR="003F6185" w:rsidRPr="003F6185" w:rsidRDefault="003F6185" w:rsidP="003F6185">
            <w:pPr>
              <w:jc w:val="center"/>
              <w:rPr>
                <w:ins w:id="3145" w:author="Cong" w:date="2020-10-02T20:13:00Z"/>
                <w:rFonts w:ascii="Calibri" w:eastAsia="Times New Roman" w:hAnsi="Calibri" w:cs="Calibri"/>
                <w:b/>
                <w:bCs/>
                <w:color w:val="000000"/>
                <w:sz w:val="22"/>
                <w:szCs w:val="22"/>
              </w:rPr>
            </w:pPr>
            <w:ins w:id="3146" w:author="Cong" w:date="2020-10-02T20:13:00Z">
              <w:r w:rsidRPr="003F6185">
                <w:rPr>
                  <w:rFonts w:ascii="Calibri" w:eastAsia="Times New Roman" w:hAnsi="Calibri" w:cs="Calibri"/>
                  <w:b/>
                  <w:bCs/>
                  <w:color w:val="000000"/>
                  <w:sz w:val="22"/>
                  <w:szCs w:val="22"/>
                </w:rPr>
                <w:t xml:space="preserve">Variable/Question </w:t>
              </w:r>
              <w:r w:rsidRPr="003F6185">
                <w:rPr>
                  <w:rFonts w:ascii="Calibri" w:eastAsia="Times New Roman" w:hAnsi="Calibri" w:cs="Calibri"/>
                  <w:color w:val="000000"/>
                  <w:sz w:val="22"/>
                  <w:szCs w:val="22"/>
                </w:rPr>
                <w:t>(</w:t>
              </w:r>
              <w:proofErr w:type="spellStart"/>
              <w:r w:rsidRPr="003F6185">
                <w:rPr>
                  <w:rFonts w:ascii="Calibri" w:eastAsia="Times New Roman" w:hAnsi="Calibri" w:cs="Calibri"/>
                  <w:i/>
                  <w:iCs/>
                  <w:color w:val="000000"/>
                  <w:sz w:val="22"/>
                  <w:szCs w:val="22"/>
                </w:rPr>
                <w:t>rheart</w:t>
              </w:r>
              <w:proofErr w:type="spellEnd"/>
              <w:r w:rsidRPr="003F6185">
                <w:rPr>
                  <w:rFonts w:ascii="Calibri" w:eastAsia="Times New Roman" w:hAnsi="Calibri" w:cs="Calibri"/>
                  <w:i/>
                  <w:iCs/>
                  <w:color w:val="000000"/>
                  <w:sz w:val="22"/>
                  <w:szCs w:val="22"/>
                </w:rPr>
                <w:t>)</w:t>
              </w:r>
              <w:r w:rsidRPr="003F6185">
                <w:rPr>
                  <w:rFonts w:ascii="Calibri" w:eastAsia="Times New Roman" w:hAnsi="Calibri" w:cs="Calibri"/>
                  <w:i/>
                  <w:iCs/>
                  <w:color w:val="000000"/>
                  <w:sz w:val="22"/>
                  <w:szCs w:val="22"/>
                </w:rPr>
                <w:br/>
                <w:t xml:space="preserve"> if </w:t>
              </w:r>
              <w:r w:rsidRPr="003F6185">
                <w:rPr>
                  <w:rFonts w:ascii="Calibri" w:eastAsia="Times New Roman" w:hAnsi="Calibri" w:cs="Calibri"/>
                  <w:b/>
                  <w:bCs/>
                  <w:i/>
                  <w:iCs/>
                  <w:color w:val="000000"/>
                  <w:sz w:val="22"/>
                  <w:szCs w:val="22"/>
                </w:rPr>
                <w:t>new interview</w:t>
              </w:r>
              <w:r w:rsidRPr="003F6185">
                <w:rPr>
                  <w:rFonts w:ascii="Calibri" w:eastAsia="Times New Roman" w:hAnsi="Calibri" w:cs="Calibri"/>
                  <w:i/>
                  <w:iCs/>
                  <w:color w:val="000000"/>
                  <w:sz w:val="22"/>
                  <w:szCs w:val="22"/>
                </w:rPr>
                <w:t xml:space="preserve"> "</w:t>
              </w:r>
              <w:r w:rsidRPr="003F6185">
                <w:rPr>
                  <w:rFonts w:ascii="Calibri" w:eastAsia="Times New Roman" w:hAnsi="Calibri" w:cs="Calibri"/>
                  <w:color w:val="000000"/>
                  <w:sz w:val="22"/>
                  <w:szCs w:val="22"/>
                </w:rPr>
                <w:t>Ever told to have heart disease before?"</w:t>
              </w:r>
              <w:r w:rsidRPr="003F6185">
                <w:rPr>
                  <w:rFonts w:ascii="Calibri" w:eastAsia="Times New Roman" w:hAnsi="Calibri" w:cs="Calibri"/>
                  <w:color w:val="000000"/>
                  <w:sz w:val="22"/>
                  <w:szCs w:val="22"/>
                </w:rPr>
                <w:br/>
              </w:r>
              <w:r w:rsidRPr="003F6185">
                <w:rPr>
                  <w:rFonts w:ascii="Calibri" w:eastAsia="Times New Roman" w:hAnsi="Calibri" w:cs="Calibri"/>
                  <w:b/>
                  <w:bCs/>
                  <w:color w:val="000000"/>
                  <w:sz w:val="22"/>
                  <w:szCs w:val="22"/>
                </w:rPr>
                <w:t xml:space="preserve">If </w:t>
              </w:r>
              <w:proofErr w:type="spellStart"/>
              <w:r w:rsidRPr="003F6185">
                <w:rPr>
                  <w:rFonts w:ascii="Calibri" w:eastAsia="Times New Roman" w:hAnsi="Calibri" w:cs="Calibri"/>
                  <w:b/>
                  <w:bCs/>
                  <w:color w:val="000000"/>
                  <w:sz w:val="22"/>
                  <w:szCs w:val="22"/>
                </w:rPr>
                <w:t>reinterviewed</w:t>
              </w:r>
              <w:proofErr w:type="spellEnd"/>
              <w:r w:rsidRPr="003F6185">
                <w:rPr>
                  <w:rFonts w:ascii="Calibri" w:eastAsia="Times New Roman" w:hAnsi="Calibri" w:cs="Calibri"/>
                  <w:b/>
                  <w:bCs/>
                  <w:color w:val="000000"/>
                  <w:sz w:val="22"/>
                  <w:szCs w:val="22"/>
                </w:rPr>
                <w:t xml:space="preserve"> and no condition </w:t>
              </w:r>
              <w:r w:rsidRPr="003F6185">
                <w:rPr>
                  <w:rFonts w:ascii="Calibri" w:eastAsia="Times New Roman" w:hAnsi="Calibri" w:cs="Calibri"/>
                  <w:color w:val="000000"/>
                  <w:sz w:val="22"/>
                  <w:szCs w:val="22"/>
                </w:rPr>
                <w:t>"Since we last talked to you, that is since [last interview date], has a doctor told you that you have"</w:t>
              </w:r>
              <w:r w:rsidRPr="003F6185">
                <w:rPr>
                  <w:rFonts w:ascii="Calibri" w:eastAsia="Times New Roman" w:hAnsi="Calibri" w:cs="Calibri"/>
                  <w:color w:val="000000"/>
                  <w:sz w:val="22"/>
                  <w:szCs w:val="22"/>
                </w:rPr>
                <w:br/>
              </w:r>
              <w:r w:rsidRPr="003F6185">
                <w:rPr>
                  <w:rFonts w:ascii="Calibri" w:eastAsia="Times New Roman" w:hAnsi="Calibri" w:cs="Calibri"/>
                  <w:b/>
                  <w:bCs/>
                  <w:color w:val="000000"/>
                  <w:sz w:val="22"/>
                  <w:szCs w:val="22"/>
                </w:rPr>
                <w:t xml:space="preserve">if </w:t>
              </w:r>
              <w:proofErr w:type="spellStart"/>
              <w:r w:rsidRPr="003F6185">
                <w:rPr>
                  <w:rFonts w:ascii="Calibri" w:eastAsia="Times New Roman" w:hAnsi="Calibri" w:cs="Calibri"/>
                  <w:b/>
                  <w:bCs/>
                  <w:color w:val="000000"/>
                  <w:sz w:val="22"/>
                  <w:szCs w:val="22"/>
                </w:rPr>
                <w:t>reinterviewed</w:t>
              </w:r>
              <w:proofErr w:type="spellEnd"/>
              <w:r w:rsidRPr="003F6185">
                <w:rPr>
                  <w:rFonts w:ascii="Calibri" w:eastAsia="Times New Roman" w:hAnsi="Calibri" w:cs="Calibri"/>
                  <w:b/>
                  <w:bCs/>
                  <w:color w:val="000000"/>
                  <w:sz w:val="22"/>
                  <w:szCs w:val="22"/>
                </w:rPr>
                <w:t xml:space="preserve"> and had condition</w:t>
              </w:r>
              <w:r w:rsidRPr="003F6185">
                <w:rPr>
                  <w:rFonts w:ascii="Calibri" w:eastAsia="Times New Roman" w:hAnsi="Calibri" w:cs="Calibri"/>
                  <w:color w:val="000000"/>
                  <w:sz w:val="22"/>
                  <w:szCs w:val="22"/>
                </w:rPr>
                <w:t xml:space="preserve"> " "Our records from your last interview show that you have had ..."</w:t>
              </w:r>
            </w:ins>
          </w:p>
        </w:tc>
      </w:tr>
      <w:tr w:rsidR="003F6185" w:rsidRPr="003F6185" w14:paraId="36281FC6" w14:textId="77777777" w:rsidTr="002D02DE">
        <w:trPr>
          <w:trHeight w:val="300"/>
          <w:ins w:id="3147" w:author="Cong" w:date="2020-10-02T20:13:00Z"/>
          <w:trPrChange w:id="3148" w:author="Cong" w:date="2020-10-02T20:25:00Z">
            <w:trPr>
              <w:gridBefore w:val="1"/>
              <w:gridAfter w:val="0"/>
              <w:trHeight w:val="300"/>
            </w:trPr>
          </w:trPrChange>
        </w:trPr>
        <w:tc>
          <w:tcPr>
            <w:tcW w:w="1260" w:type="dxa"/>
            <w:vMerge/>
            <w:tcBorders>
              <w:top w:val="nil"/>
              <w:left w:val="nil"/>
              <w:bottom w:val="single" w:sz="8" w:space="0" w:color="000000"/>
              <w:right w:val="nil"/>
            </w:tcBorders>
            <w:vAlign w:val="center"/>
            <w:hideMark/>
            <w:tcPrChange w:id="3149" w:author="Cong" w:date="2020-10-02T20:25:00Z">
              <w:tcPr>
                <w:tcW w:w="990" w:type="dxa"/>
                <w:gridSpan w:val="2"/>
                <w:vMerge/>
                <w:tcBorders>
                  <w:top w:val="nil"/>
                  <w:left w:val="nil"/>
                  <w:bottom w:val="single" w:sz="8" w:space="0" w:color="000000"/>
                  <w:right w:val="nil"/>
                </w:tcBorders>
                <w:vAlign w:val="center"/>
                <w:hideMark/>
              </w:tcPr>
            </w:tcPrChange>
          </w:tcPr>
          <w:p w14:paraId="34ED9AA2" w14:textId="77777777" w:rsidR="003F6185" w:rsidRPr="003F6185" w:rsidRDefault="003F6185" w:rsidP="003F6185">
            <w:pPr>
              <w:rPr>
                <w:ins w:id="3150"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center"/>
            <w:hideMark/>
            <w:tcPrChange w:id="3151" w:author="Cong" w:date="2020-10-02T20:25:00Z">
              <w:tcPr>
                <w:tcW w:w="2520" w:type="dxa"/>
                <w:gridSpan w:val="2"/>
                <w:tcBorders>
                  <w:top w:val="nil"/>
                  <w:left w:val="nil"/>
                  <w:bottom w:val="nil"/>
                  <w:right w:val="nil"/>
                </w:tcBorders>
                <w:shd w:val="clear" w:color="auto" w:fill="auto"/>
                <w:vAlign w:val="center"/>
                <w:hideMark/>
              </w:tcPr>
            </w:tcPrChange>
          </w:tcPr>
          <w:p w14:paraId="1A51F925" w14:textId="77777777" w:rsidR="003F6185" w:rsidRPr="003F6185" w:rsidRDefault="003F6185" w:rsidP="003F6185">
            <w:pPr>
              <w:jc w:val="center"/>
              <w:rPr>
                <w:ins w:id="3152" w:author="Cong" w:date="2020-10-02T20:13:00Z"/>
                <w:rFonts w:ascii="Calibri" w:eastAsia="Times New Roman" w:hAnsi="Calibri" w:cs="Calibri"/>
                <w:b/>
                <w:bCs/>
                <w:color w:val="000000"/>
                <w:sz w:val="22"/>
                <w:szCs w:val="22"/>
              </w:rPr>
            </w:pPr>
            <w:ins w:id="3153" w:author="Cong" w:date="2020-10-02T20:13:00Z">
              <w:r w:rsidRPr="003F6185">
                <w:rPr>
                  <w:rFonts w:ascii="Calibri" w:eastAsia="Times New Roman" w:hAnsi="Calibri" w:cs="Calibri"/>
                  <w:b/>
                  <w:bCs/>
                  <w:color w:val="000000"/>
                  <w:sz w:val="22"/>
                  <w:szCs w:val="22"/>
                </w:rPr>
                <w:t>Categories</w:t>
              </w:r>
              <w:r w:rsidRPr="003F6185">
                <w:rPr>
                  <w:rFonts w:ascii="Calibri" w:eastAsia="Times New Roman" w:hAnsi="Calibri" w:cs="Calibri"/>
                  <w:color w:val="000000"/>
                  <w:sz w:val="22"/>
                  <w:szCs w:val="22"/>
                </w:rPr>
                <w:t xml:space="preserve">: </w:t>
              </w:r>
              <w:r w:rsidRPr="003F6185">
                <w:rPr>
                  <w:rFonts w:ascii="Calibri" w:eastAsia="Times New Roman" w:hAnsi="Calibri" w:cs="Calibri"/>
                  <w:i/>
                  <w:iCs/>
                  <w:color w:val="000000"/>
                  <w:sz w:val="22"/>
                  <w:szCs w:val="22"/>
                </w:rPr>
                <w:t>1-Yes</w:t>
              </w:r>
            </w:ins>
          </w:p>
        </w:tc>
        <w:tc>
          <w:tcPr>
            <w:tcW w:w="2700" w:type="dxa"/>
            <w:tcBorders>
              <w:top w:val="nil"/>
              <w:left w:val="nil"/>
              <w:bottom w:val="nil"/>
              <w:right w:val="nil"/>
            </w:tcBorders>
            <w:shd w:val="clear" w:color="auto" w:fill="auto"/>
            <w:vAlign w:val="center"/>
            <w:hideMark/>
            <w:tcPrChange w:id="3154" w:author="Cong" w:date="2020-10-02T20:25:00Z">
              <w:tcPr>
                <w:tcW w:w="2867" w:type="dxa"/>
                <w:gridSpan w:val="3"/>
                <w:tcBorders>
                  <w:top w:val="nil"/>
                  <w:left w:val="nil"/>
                  <w:bottom w:val="nil"/>
                  <w:right w:val="nil"/>
                </w:tcBorders>
                <w:shd w:val="clear" w:color="auto" w:fill="auto"/>
                <w:vAlign w:val="center"/>
                <w:hideMark/>
              </w:tcPr>
            </w:tcPrChange>
          </w:tcPr>
          <w:p w14:paraId="55CFAE12" w14:textId="77777777" w:rsidR="003F6185" w:rsidRPr="003F6185" w:rsidRDefault="003F6185" w:rsidP="003F6185">
            <w:pPr>
              <w:jc w:val="center"/>
              <w:rPr>
                <w:ins w:id="3155" w:author="Cong" w:date="2020-10-02T20:13:00Z"/>
                <w:rFonts w:ascii="Calibri" w:eastAsia="Times New Roman" w:hAnsi="Calibri" w:cs="Calibri"/>
                <w:b/>
                <w:bCs/>
                <w:color w:val="000000"/>
                <w:sz w:val="22"/>
                <w:szCs w:val="22"/>
              </w:rPr>
            </w:pPr>
            <w:ins w:id="3156" w:author="Cong" w:date="2020-10-02T20:13:00Z">
              <w:r w:rsidRPr="003F6185">
                <w:rPr>
                  <w:rFonts w:ascii="Calibri" w:eastAsia="Times New Roman" w:hAnsi="Calibri" w:cs="Calibri"/>
                  <w:b/>
                  <w:bCs/>
                  <w:color w:val="000000"/>
                  <w:sz w:val="22"/>
                  <w:szCs w:val="22"/>
                </w:rPr>
                <w:t>Categorie</w:t>
              </w:r>
              <w:r w:rsidRPr="003F6185">
                <w:rPr>
                  <w:rFonts w:ascii="Calibri" w:eastAsia="Times New Roman" w:hAnsi="Calibri" w:cs="Calibri"/>
                  <w:b/>
                  <w:bCs/>
                  <w:i/>
                  <w:iCs/>
                  <w:color w:val="000000"/>
                  <w:sz w:val="22"/>
                  <w:szCs w:val="22"/>
                </w:rPr>
                <w:t>s</w:t>
              </w:r>
              <w:r w:rsidRPr="003F6185">
                <w:rPr>
                  <w:rFonts w:ascii="Calibri" w:eastAsia="Times New Roman" w:hAnsi="Calibri" w:cs="Calibri"/>
                  <w:i/>
                  <w:iCs/>
                  <w:color w:val="000000"/>
                  <w:sz w:val="22"/>
                  <w:szCs w:val="22"/>
                </w:rPr>
                <w:t xml:space="preserve"> 0-niu</w:t>
              </w:r>
            </w:ins>
          </w:p>
        </w:tc>
        <w:tc>
          <w:tcPr>
            <w:tcW w:w="2340" w:type="dxa"/>
            <w:tcBorders>
              <w:top w:val="nil"/>
              <w:left w:val="nil"/>
              <w:bottom w:val="nil"/>
              <w:right w:val="nil"/>
            </w:tcBorders>
            <w:shd w:val="clear" w:color="auto" w:fill="auto"/>
            <w:vAlign w:val="center"/>
            <w:hideMark/>
            <w:tcPrChange w:id="3157" w:author="Cong" w:date="2020-10-02T20:25:00Z">
              <w:tcPr>
                <w:tcW w:w="3423" w:type="dxa"/>
                <w:gridSpan w:val="3"/>
                <w:tcBorders>
                  <w:top w:val="nil"/>
                  <w:left w:val="nil"/>
                  <w:bottom w:val="nil"/>
                  <w:right w:val="nil"/>
                </w:tcBorders>
                <w:shd w:val="clear" w:color="auto" w:fill="auto"/>
                <w:vAlign w:val="center"/>
                <w:hideMark/>
              </w:tcPr>
            </w:tcPrChange>
          </w:tcPr>
          <w:p w14:paraId="1B55DA22" w14:textId="77777777" w:rsidR="003F6185" w:rsidRPr="003F6185" w:rsidRDefault="003F6185" w:rsidP="003F6185">
            <w:pPr>
              <w:jc w:val="center"/>
              <w:rPr>
                <w:ins w:id="3158" w:author="Cong" w:date="2020-10-02T20:13:00Z"/>
                <w:rFonts w:ascii="Calibri" w:eastAsia="Times New Roman" w:hAnsi="Calibri" w:cs="Calibri"/>
                <w:b/>
                <w:bCs/>
                <w:color w:val="000000"/>
                <w:sz w:val="22"/>
                <w:szCs w:val="22"/>
              </w:rPr>
            </w:pPr>
            <w:ins w:id="3159" w:author="Cong" w:date="2020-10-02T20:13:00Z">
              <w:r w:rsidRPr="003F6185">
                <w:rPr>
                  <w:rFonts w:ascii="Calibri" w:eastAsia="Times New Roman" w:hAnsi="Calibri" w:cs="Calibri"/>
                  <w:b/>
                  <w:bCs/>
                  <w:color w:val="000000"/>
                  <w:sz w:val="22"/>
                  <w:szCs w:val="22"/>
                </w:rPr>
                <w:t>Categorie</w:t>
              </w:r>
              <w:r w:rsidRPr="003F6185">
                <w:rPr>
                  <w:rFonts w:ascii="Calibri" w:eastAsia="Times New Roman" w:hAnsi="Calibri" w:cs="Calibri"/>
                  <w:color w:val="000000"/>
                  <w:sz w:val="22"/>
                  <w:szCs w:val="22"/>
                </w:rPr>
                <w:t>s:</w:t>
              </w:r>
              <w:r w:rsidRPr="003F6185">
                <w:rPr>
                  <w:rFonts w:ascii="Calibri" w:eastAsia="Times New Roman" w:hAnsi="Calibri" w:cs="Calibri"/>
                  <w:i/>
                  <w:iCs/>
                  <w:color w:val="000000"/>
                  <w:sz w:val="22"/>
                  <w:szCs w:val="22"/>
                </w:rPr>
                <w:t xml:space="preserve">1 Yes  </w:t>
              </w:r>
            </w:ins>
          </w:p>
        </w:tc>
        <w:tc>
          <w:tcPr>
            <w:tcW w:w="2160" w:type="dxa"/>
            <w:tcBorders>
              <w:top w:val="nil"/>
              <w:left w:val="nil"/>
              <w:bottom w:val="nil"/>
              <w:right w:val="nil"/>
            </w:tcBorders>
            <w:shd w:val="clear" w:color="auto" w:fill="auto"/>
            <w:vAlign w:val="center"/>
            <w:hideMark/>
            <w:tcPrChange w:id="3160" w:author="Cong" w:date="2020-10-02T20:25:00Z">
              <w:tcPr>
                <w:tcW w:w="2867" w:type="dxa"/>
                <w:gridSpan w:val="3"/>
                <w:tcBorders>
                  <w:top w:val="nil"/>
                  <w:left w:val="nil"/>
                  <w:bottom w:val="nil"/>
                  <w:right w:val="nil"/>
                </w:tcBorders>
                <w:shd w:val="clear" w:color="auto" w:fill="auto"/>
                <w:vAlign w:val="center"/>
                <w:hideMark/>
              </w:tcPr>
            </w:tcPrChange>
          </w:tcPr>
          <w:p w14:paraId="479E0BEA" w14:textId="77777777" w:rsidR="003F6185" w:rsidRPr="003F6185" w:rsidRDefault="003F6185" w:rsidP="003F6185">
            <w:pPr>
              <w:jc w:val="center"/>
              <w:rPr>
                <w:ins w:id="3161" w:author="Cong" w:date="2020-10-02T20:13:00Z"/>
                <w:rFonts w:ascii="Calibri" w:eastAsia="Times New Roman" w:hAnsi="Calibri" w:cs="Calibri"/>
                <w:b/>
                <w:bCs/>
                <w:color w:val="000000"/>
                <w:sz w:val="22"/>
                <w:szCs w:val="22"/>
              </w:rPr>
            </w:pPr>
            <w:ins w:id="3162" w:author="Cong" w:date="2020-10-02T20:13:00Z">
              <w:r w:rsidRPr="003F6185">
                <w:rPr>
                  <w:rFonts w:ascii="Calibri" w:eastAsia="Times New Roman" w:hAnsi="Calibri" w:cs="Calibri"/>
                  <w:b/>
                  <w:bCs/>
                  <w:color w:val="000000"/>
                  <w:sz w:val="22"/>
                  <w:szCs w:val="22"/>
                </w:rPr>
                <w:t>Categorie</w:t>
              </w:r>
              <w:r w:rsidRPr="003F6185">
                <w:rPr>
                  <w:rFonts w:ascii="Calibri" w:eastAsia="Times New Roman" w:hAnsi="Calibri" w:cs="Calibri"/>
                  <w:b/>
                  <w:bCs/>
                  <w:i/>
                  <w:iCs/>
                  <w:color w:val="000000"/>
                  <w:sz w:val="22"/>
                  <w:szCs w:val="22"/>
                </w:rPr>
                <w:t>s</w:t>
              </w:r>
              <w:r w:rsidRPr="003F6185">
                <w:rPr>
                  <w:rFonts w:ascii="Calibri" w:eastAsia="Times New Roman" w:hAnsi="Calibri" w:cs="Calibri"/>
                  <w:i/>
                  <w:iCs/>
                  <w:color w:val="000000"/>
                  <w:sz w:val="22"/>
                  <w:szCs w:val="22"/>
                </w:rPr>
                <w:t xml:space="preserve"> 0-niu</w:t>
              </w:r>
            </w:ins>
          </w:p>
        </w:tc>
        <w:tc>
          <w:tcPr>
            <w:tcW w:w="2970" w:type="dxa"/>
            <w:tcBorders>
              <w:top w:val="nil"/>
              <w:left w:val="nil"/>
              <w:bottom w:val="nil"/>
              <w:right w:val="nil"/>
            </w:tcBorders>
            <w:shd w:val="clear" w:color="auto" w:fill="auto"/>
            <w:vAlign w:val="center"/>
            <w:hideMark/>
            <w:tcPrChange w:id="3163" w:author="Cong" w:date="2020-10-02T20:25:00Z">
              <w:tcPr>
                <w:tcW w:w="2854" w:type="dxa"/>
                <w:gridSpan w:val="4"/>
                <w:tcBorders>
                  <w:top w:val="nil"/>
                  <w:left w:val="nil"/>
                  <w:bottom w:val="nil"/>
                  <w:right w:val="nil"/>
                </w:tcBorders>
                <w:shd w:val="clear" w:color="auto" w:fill="auto"/>
                <w:vAlign w:val="center"/>
                <w:hideMark/>
              </w:tcPr>
            </w:tcPrChange>
          </w:tcPr>
          <w:p w14:paraId="153BE761" w14:textId="77777777" w:rsidR="003F6185" w:rsidRPr="003F6185" w:rsidRDefault="003F6185" w:rsidP="003F6185">
            <w:pPr>
              <w:jc w:val="center"/>
              <w:rPr>
                <w:ins w:id="3164" w:author="Cong" w:date="2020-10-02T20:13:00Z"/>
                <w:rFonts w:ascii="Calibri" w:eastAsia="Times New Roman" w:hAnsi="Calibri" w:cs="Calibri"/>
                <w:b/>
                <w:bCs/>
                <w:color w:val="000000"/>
                <w:sz w:val="22"/>
                <w:szCs w:val="22"/>
              </w:rPr>
            </w:pPr>
            <w:ins w:id="3165" w:author="Cong" w:date="2020-10-02T20:13:00Z">
              <w:r w:rsidRPr="003F6185">
                <w:rPr>
                  <w:rFonts w:ascii="Calibri" w:eastAsia="Times New Roman" w:hAnsi="Calibri" w:cs="Calibri"/>
                  <w:b/>
                  <w:bCs/>
                  <w:color w:val="000000"/>
                  <w:sz w:val="22"/>
                  <w:szCs w:val="22"/>
                </w:rPr>
                <w:t>Categorie</w:t>
              </w:r>
              <w:r w:rsidRPr="003F6185">
                <w:rPr>
                  <w:rFonts w:ascii="Calibri" w:eastAsia="Times New Roman" w:hAnsi="Calibri" w:cs="Calibri"/>
                  <w:b/>
                  <w:bCs/>
                  <w:i/>
                  <w:iCs/>
                  <w:color w:val="000000"/>
                  <w:sz w:val="22"/>
                  <w:szCs w:val="22"/>
                </w:rPr>
                <w:t>s</w:t>
              </w:r>
              <w:r w:rsidRPr="003F6185">
                <w:rPr>
                  <w:rFonts w:ascii="Calibri" w:eastAsia="Times New Roman" w:hAnsi="Calibri" w:cs="Calibri"/>
                  <w:i/>
                  <w:iCs/>
                  <w:color w:val="000000"/>
                  <w:sz w:val="22"/>
                  <w:szCs w:val="22"/>
                </w:rPr>
                <w:t xml:space="preserve"> 1-no</w:t>
              </w:r>
            </w:ins>
          </w:p>
        </w:tc>
      </w:tr>
      <w:tr w:rsidR="003F6185" w:rsidRPr="003F6185" w14:paraId="457F4EA5" w14:textId="77777777" w:rsidTr="002D02DE">
        <w:trPr>
          <w:trHeight w:val="300"/>
          <w:ins w:id="3166" w:author="Cong" w:date="2020-10-02T20:13:00Z"/>
          <w:trPrChange w:id="3167" w:author="Cong" w:date="2020-10-02T20:25:00Z">
            <w:trPr>
              <w:gridBefore w:val="1"/>
              <w:gridAfter w:val="0"/>
              <w:trHeight w:val="300"/>
            </w:trPr>
          </w:trPrChange>
        </w:trPr>
        <w:tc>
          <w:tcPr>
            <w:tcW w:w="1260" w:type="dxa"/>
            <w:vMerge/>
            <w:tcBorders>
              <w:top w:val="nil"/>
              <w:left w:val="nil"/>
              <w:bottom w:val="single" w:sz="8" w:space="0" w:color="000000"/>
              <w:right w:val="nil"/>
            </w:tcBorders>
            <w:vAlign w:val="center"/>
            <w:hideMark/>
            <w:tcPrChange w:id="3168" w:author="Cong" w:date="2020-10-02T20:25:00Z">
              <w:tcPr>
                <w:tcW w:w="990" w:type="dxa"/>
                <w:gridSpan w:val="2"/>
                <w:vMerge/>
                <w:tcBorders>
                  <w:top w:val="nil"/>
                  <w:left w:val="nil"/>
                  <w:bottom w:val="single" w:sz="8" w:space="0" w:color="000000"/>
                  <w:right w:val="nil"/>
                </w:tcBorders>
                <w:vAlign w:val="center"/>
                <w:hideMark/>
              </w:tcPr>
            </w:tcPrChange>
          </w:tcPr>
          <w:p w14:paraId="3C57B6DD" w14:textId="77777777" w:rsidR="003F6185" w:rsidRPr="003F6185" w:rsidRDefault="003F6185" w:rsidP="003F6185">
            <w:pPr>
              <w:rPr>
                <w:ins w:id="3169"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center"/>
            <w:hideMark/>
            <w:tcPrChange w:id="3170" w:author="Cong" w:date="2020-10-02T20:25:00Z">
              <w:tcPr>
                <w:tcW w:w="2520" w:type="dxa"/>
                <w:gridSpan w:val="2"/>
                <w:tcBorders>
                  <w:top w:val="nil"/>
                  <w:left w:val="nil"/>
                  <w:bottom w:val="nil"/>
                  <w:right w:val="nil"/>
                </w:tcBorders>
                <w:shd w:val="clear" w:color="auto" w:fill="auto"/>
                <w:vAlign w:val="center"/>
                <w:hideMark/>
              </w:tcPr>
            </w:tcPrChange>
          </w:tcPr>
          <w:p w14:paraId="0C0EFE27" w14:textId="77777777" w:rsidR="003F6185" w:rsidRPr="003F6185" w:rsidRDefault="003F6185" w:rsidP="003F6185">
            <w:pPr>
              <w:jc w:val="center"/>
              <w:rPr>
                <w:ins w:id="3171" w:author="Cong" w:date="2020-10-02T20:13:00Z"/>
                <w:rFonts w:ascii="Calibri" w:eastAsia="Times New Roman" w:hAnsi="Calibri" w:cs="Calibri"/>
                <w:i/>
                <w:iCs/>
                <w:color w:val="000000"/>
                <w:sz w:val="22"/>
                <w:szCs w:val="22"/>
              </w:rPr>
            </w:pPr>
            <w:ins w:id="3172" w:author="Cong" w:date="2020-10-02T20:13:00Z">
              <w:r w:rsidRPr="003F6185">
                <w:rPr>
                  <w:rFonts w:ascii="Calibri" w:eastAsia="Times New Roman" w:hAnsi="Calibri" w:cs="Calibri"/>
                  <w:i/>
                  <w:iCs/>
                  <w:color w:val="000000"/>
                  <w:sz w:val="22"/>
                  <w:szCs w:val="22"/>
                </w:rPr>
                <w:t>2- No</w:t>
              </w:r>
            </w:ins>
          </w:p>
        </w:tc>
        <w:tc>
          <w:tcPr>
            <w:tcW w:w="2700" w:type="dxa"/>
            <w:tcBorders>
              <w:top w:val="nil"/>
              <w:left w:val="nil"/>
              <w:bottom w:val="nil"/>
              <w:right w:val="nil"/>
            </w:tcBorders>
            <w:shd w:val="clear" w:color="auto" w:fill="auto"/>
            <w:vAlign w:val="center"/>
            <w:hideMark/>
            <w:tcPrChange w:id="3173" w:author="Cong" w:date="2020-10-02T20:25:00Z">
              <w:tcPr>
                <w:tcW w:w="2867" w:type="dxa"/>
                <w:gridSpan w:val="3"/>
                <w:tcBorders>
                  <w:top w:val="nil"/>
                  <w:left w:val="nil"/>
                  <w:bottom w:val="nil"/>
                  <w:right w:val="nil"/>
                </w:tcBorders>
                <w:shd w:val="clear" w:color="auto" w:fill="auto"/>
                <w:vAlign w:val="center"/>
                <w:hideMark/>
              </w:tcPr>
            </w:tcPrChange>
          </w:tcPr>
          <w:p w14:paraId="3638C4AF" w14:textId="77777777" w:rsidR="003F6185" w:rsidRPr="003F6185" w:rsidRDefault="003F6185" w:rsidP="003F6185">
            <w:pPr>
              <w:jc w:val="center"/>
              <w:rPr>
                <w:ins w:id="3174" w:author="Cong" w:date="2020-10-02T20:13:00Z"/>
                <w:rFonts w:ascii="Calibri" w:eastAsia="Times New Roman" w:hAnsi="Calibri" w:cs="Calibri"/>
                <w:i/>
                <w:iCs/>
                <w:color w:val="000000"/>
                <w:sz w:val="22"/>
                <w:szCs w:val="22"/>
              </w:rPr>
            </w:pPr>
            <w:ins w:id="3175" w:author="Cong" w:date="2020-10-02T20:13:00Z">
              <w:r w:rsidRPr="003F6185">
                <w:rPr>
                  <w:rFonts w:ascii="Calibri" w:eastAsia="Times New Roman" w:hAnsi="Calibri" w:cs="Calibri"/>
                  <w:i/>
                  <w:iCs/>
                  <w:color w:val="000000"/>
                  <w:sz w:val="22"/>
                  <w:szCs w:val="22"/>
                </w:rPr>
                <w:t>1- no or not mentioned</w:t>
              </w:r>
            </w:ins>
          </w:p>
        </w:tc>
        <w:tc>
          <w:tcPr>
            <w:tcW w:w="2340" w:type="dxa"/>
            <w:tcBorders>
              <w:top w:val="nil"/>
              <w:left w:val="nil"/>
              <w:bottom w:val="nil"/>
              <w:right w:val="nil"/>
            </w:tcBorders>
            <w:shd w:val="clear" w:color="auto" w:fill="auto"/>
            <w:vAlign w:val="center"/>
            <w:hideMark/>
            <w:tcPrChange w:id="3176" w:author="Cong" w:date="2020-10-02T20:25:00Z">
              <w:tcPr>
                <w:tcW w:w="3423" w:type="dxa"/>
                <w:gridSpan w:val="3"/>
                <w:tcBorders>
                  <w:top w:val="nil"/>
                  <w:left w:val="nil"/>
                  <w:bottom w:val="nil"/>
                  <w:right w:val="nil"/>
                </w:tcBorders>
                <w:shd w:val="clear" w:color="auto" w:fill="auto"/>
                <w:vAlign w:val="center"/>
                <w:hideMark/>
              </w:tcPr>
            </w:tcPrChange>
          </w:tcPr>
          <w:p w14:paraId="3ADE2EFD" w14:textId="77777777" w:rsidR="003F6185" w:rsidRPr="003F6185" w:rsidRDefault="003F6185" w:rsidP="003F6185">
            <w:pPr>
              <w:jc w:val="center"/>
              <w:rPr>
                <w:ins w:id="3177" w:author="Cong" w:date="2020-10-02T20:13:00Z"/>
                <w:rFonts w:ascii="Calibri" w:eastAsia="Times New Roman" w:hAnsi="Calibri" w:cs="Calibri"/>
                <w:i/>
                <w:iCs/>
                <w:color w:val="000000"/>
                <w:sz w:val="22"/>
                <w:szCs w:val="22"/>
              </w:rPr>
            </w:pPr>
            <w:ins w:id="3178" w:author="Cong" w:date="2020-10-02T20:13:00Z">
              <w:r w:rsidRPr="003F6185">
                <w:rPr>
                  <w:rFonts w:ascii="Calibri" w:eastAsia="Times New Roman" w:hAnsi="Calibri" w:cs="Calibri"/>
                  <w:i/>
                  <w:iCs/>
                  <w:color w:val="000000"/>
                  <w:sz w:val="22"/>
                  <w:szCs w:val="22"/>
                </w:rPr>
                <w:t>2 No</w:t>
              </w:r>
            </w:ins>
          </w:p>
        </w:tc>
        <w:tc>
          <w:tcPr>
            <w:tcW w:w="2160" w:type="dxa"/>
            <w:tcBorders>
              <w:top w:val="nil"/>
              <w:left w:val="nil"/>
              <w:bottom w:val="nil"/>
              <w:right w:val="nil"/>
            </w:tcBorders>
            <w:shd w:val="clear" w:color="auto" w:fill="auto"/>
            <w:vAlign w:val="center"/>
            <w:hideMark/>
            <w:tcPrChange w:id="3179" w:author="Cong" w:date="2020-10-02T20:25:00Z">
              <w:tcPr>
                <w:tcW w:w="2867" w:type="dxa"/>
                <w:gridSpan w:val="3"/>
                <w:tcBorders>
                  <w:top w:val="nil"/>
                  <w:left w:val="nil"/>
                  <w:bottom w:val="nil"/>
                  <w:right w:val="nil"/>
                </w:tcBorders>
                <w:shd w:val="clear" w:color="auto" w:fill="auto"/>
                <w:vAlign w:val="center"/>
                <w:hideMark/>
              </w:tcPr>
            </w:tcPrChange>
          </w:tcPr>
          <w:p w14:paraId="78BD6956" w14:textId="77777777" w:rsidR="003F6185" w:rsidRPr="003F6185" w:rsidRDefault="003F6185" w:rsidP="003F6185">
            <w:pPr>
              <w:jc w:val="center"/>
              <w:rPr>
                <w:ins w:id="3180" w:author="Cong" w:date="2020-10-02T20:13:00Z"/>
                <w:rFonts w:ascii="Calibri" w:eastAsia="Times New Roman" w:hAnsi="Calibri" w:cs="Calibri"/>
                <w:i/>
                <w:iCs/>
                <w:color w:val="000000"/>
                <w:sz w:val="22"/>
                <w:szCs w:val="22"/>
              </w:rPr>
            </w:pPr>
            <w:ins w:id="3181" w:author="Cong" w:date="2020-10-02T20:13:00Z">
              <w:r w:rsidRPr="003F6185">
                <w:rPr>
                  <w:rFonts w:ascii="Calibri" w:eastAsia="Times New Roman" w:hAnsi="Calibri" w:cs="Calibri"/>
                  <w:i/>
                  <w:iCs/>
                  <w:color w:val="000000"/>
                  <w:sz w:val="22"/>
                  <w:szCs w:val="22"/>
                </w:rPr>
                <w:t>1- no or not mentioned</w:t>
              </w:r>
            </w:ins>
          </w:p>
        </w:tc>
        <w:tc>
          <w:tcPr>
            <w:tcW w:w="2970" w:type="dxa"/>
            <w:tcBorders>
              <w:top w:val="nil"/>
              <w:left w:val="nil"/>
              <w:bottom w:val="nil"/>
              <w:right w:val="nil"/>
            </w:tcBorders>
            <w:shd w:val="clear" w:color="auto" w:fill="auto"/>
            <w:vAlign w:val="center"/>
            <w:hideMark/>
            <w:tcPrChange w:id="3182" w:author="Cong" w:date="2020-10-02T20:25:00Z">
              <w:tcPr>
                <w:tcW w:w="2854" w:type="dxa"/>
                <w:gridSpan w:val="4"/>
                <w:tcBorders>
                  <w:top w:val="nil"/>
                  <w:left w:val="nil"/>
                  <w:bottom w:val="nil"/>
                  <w:right w:val="nil"/>
                </w:tcBorders>
                <w:shd w:val="clear" w:color="auto" w:fill="auto"/>
                <w:vAlign w:val="center"/>
                <w:hideMark/>
              </w:tcPr>
            </w:tcPrChange>
          </w:tcPr>
          <w:p w14:paraId="157F08BF" w14:textId="77777777" w:rsidR="003F6185" w:rsidRPr="002D02DE" w:rsidRDefault="003F6185" w:rsidP="003F6185">
            <w:pPr>
              <w:jc w:val="center"/>
              <w:rPr>
                <w:ins w:id="3183" w:author="Cong" w:date="2020-10-02T20:13:00Z"/>
                <w:rFonts w:ascii="Calibri" w:eastAsia="Times New Roman" w:hAnsi="Calibri" w:cs="Calibri"/>
                <w:i/>
                <w:iCs/>
                <w:color w:val="000000"/>
                <w:sz w:val="22"/>
                <w:szCs w:val="22"/>
                <w:rPrChange w:id="3184" w:author="Cong" w:date="2020-10-02T20:26:00Z">
                  <w:rPr>
                    <w:ins w:id="3185" w:author="Cong" w:date="2020-10-02T20:13:00Z"/>
                    <w:rFonts w:ascii="Calibri" w:eastAsia="Times New Roman" w:hAnsi="Calibri" w:cs="Calibri"/>
                    <w:color w:val="000000"/>
                    <w:sz w:val="22"/>
                    <w:szCs w:val="22"/>
                  </w:rPr>
                </w:rPrChange>
              </w:rPr>
            </w:pPr>
            <w:ins w:id="3186" w:author="Cong" w:date="2020-10-02T20:13:00Z">
              <w:r w:rsidRPr="002D02DE">
                <w:rPr>
                  <w:rFonts w:ascii="Calibri" w:eastAsia="Times New Roman" w:hAnsi="Calibri" w:cs="Calibri"/>
                  <w:i/>
                  <w:iCs/>
                  <w:color w:val="000000"/>
                  <w:sz w:val="22"/>
                  <w:szCs w:val="22"/>
                  <w:rPrChange w:id="3187" w:author="Cong" w:date="2020-10-02T20:26:00Z">
                    <w:rPr>
                      <w:rFonts w:ascii="Calibri" w:eastAsia="Times New Roman" w:hAnsi="Calibri" w:cs="Calibri"/>
                      <w:color w:val="000000"/>
                      <w:sz w:val="22"/>
                      <w:szCs w:val="22"/>
                    </w:rPr>
                  </w:rPrChange>
                </w:rPr>
                <w:t>2-- Yes</w:t>
              </w:r>
            </w:ins>
          </w:p>
        </w:tc>
      </w:tr>
      <w:tr w:rsidR="003F6185" w:rsidRPr="003F6185" w14:paraId="0C348850" w14:textId="77777777" w:rsidTr="002D02DE">
        <w:trPr>
          <w:trHeight w:val="60"/>
          <w:ins w:id="3188" w:author="Cong" w:date="2020-10-02T20:13:00Z"/>
          <w:trPrChange w:id="3189" w:author="Cong" w:date="2020-10-02T20:26:00Z">
            <w:trPr>
              <w:gridBefore w:val="1"/>
              <w:gridAfter w:val="0"/>
              <w:trHeight w:val="600"/>
            </w:trPr>
          </w:trPrChange>
        </w:trPr>
        <w:tc>
          <w:tcPr>
            <w:tcW w:w="1260" w:type="dxa"/>
            <w:vMerge/>
            <w:tcBorders>
              <w:top w:val="nil"/>
              <w:left w:val="nil"/>
              <w:bottom w:val="single" w:sz="8" w:space="0" w:color="000000"/>
              <w:right w:val="nil"/>
            </w:tcBorders>
            <w:vAlign w:val="center"/>
            <w:hideMark/>
            <w:tcPrChange w:id="3190" w:author="Cong" w:date="2020-10-02T20:26:00Z">
              <w:tcPr>
                <w:tcW w:w="990" w:type="dxa"/>
                <w:gridSpan w:val="2"/>
                <w:vMerge/>
                <w:tcBorders>
                  <w:top w:val="nil"/>
                  <w:left w:val="nil"/>
                  <w:bottom w:val="single" w:sz="8" w:space="0" w:color="000000"/>
                  <w:right w:val="nil"/>
                </w:tcBorders>
                <w:vAlign w:val="center"/>
                <w:hideMark/>
              </w:tcPr>
            </w:tcPrChange>
          </w:tcPr>
          <w:p w14:paraId="3FF8DFD1" w14:textId="77777777" w:rsidR="003F6185" w:rsidRPr="003F6185" w:rsidRDefault="003F6185" w:rsidP="003F6185">
            <w:pPr>
              <w:rPr>
                <w:ins w:id="3191"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center"/>
            <w:hideMark/>
            <w:tcPrChange w:id="3192" w:author="Cong" w:date="2020-10-02T20:26:00Z">
              <w:tcPr>
                <w:tcW w:w="2520" w:type="dxa"/>
                <w:gridSpan w:val="2"/>
                <w:tcBorders>
                  <w:top w:val="nil"/>
                  <w:left w:val="nil"/>
                  <w:bottom w:val="nil"/>
                  <w:right w:val="nil"/>
                </w:tcBorders>
                <w:shd w:val="clear" w:color="auto" w:fill="auto"/>
                <w:vAlign w:val="center"/>
                <w:hideMark/>
              </w:tcPr>
            </w:tcPrChange>
          </w:tcPr>
          <w:p w14:paraId="49AF2087" w14:textId="77777777" w:rsidR="003F6185" w:rsidRPr="003F6185" w:rsidRDefault="003F6185" w:rsidP="003F6185">
            <w:pPr>
              <w:jc w:val="center"/>
              <w:rPr>
                <w:ins w:id="3193" w:author="Cong" w:date="2020-10-02T20:13:00Z"/>
                <w:rFonts w:ascii="Calibri" w:eastAsia="Times New Roman" w:hAnsi="Calibri" w:cs="Calibri"/>
                <w:i/>
                <w:iCs/>
                <w:color w:val="000000"/>
                <w:sz w:val="22"/>
                <w:szCs w:val="22"/>
              </w:rPr>
            </w:pPr>
            <w:ins w:id="3194" w:author="Cong" w:date="2020-10-02T20:13:00Z">
              <w:r w:rsidRPr="003F6185">
                <w:rPr>
                  <w:rFonts w:ascii="Calibri" w:eastAsia="Times New Roman" w:hAnsi="Calibri" w:cs="Calibri"/>
                  <w:i/>
                  <w:iCs/>
                  <w:color w:val="000000"/>
                  <w:sz w:val="22"/>
                  <w:szCs w:val="22"/>
                </w:rPr>
                <w:t>7- Don't know/Not Sure</w:t>
              </w:r>
            </w:ins>
          </w:p>
        </w:tc>
        <w:tc>
          <w:tcPr>
            <w:tcW w:w="2700" w:type="dxa"/>
            <w:tcBorders>
              <w:top w:val="nil"/>
              <w:left w:val="nil"/>
              <w:bottom w:val="nil"/>
              <w:right w:val="nil"/>
            </w:tcBorders>
            <w:shd w:val="clear" w:color="auto" w:fill="auto"/>
            <w:vAlign w:val="center"/>
            <w:hideMark/>
            <w:tcPrChange w:id="3195" w:author="Cong" w:date="2020-10-02T20:26:00Z">
              <w:tcPr>
                <w:tcW w:w="2867" w:type="dxa"/>
                <w:gridSpan w:val="3"/>
                <w:tcBorders>
                  <w:top w:val="nil"/>
                  <w:left w:val="nil"/>
                  <w:bottom w:val="nil"/>
                  <w:right w:val="nil"/>
                </w:tcBorders>
                <w:shd w:val="clear" w:color="auto" w:fill="auto"/>
                <w:vAlign w:val="center"/>
                <w:hideMark/>
              </w:tcPr>
            </w:tcPrChange>
          </w:tcPr>
          <w:p w14:paraId="5E7FBF72" w14:textId="77777777" w:rsidR="003F6185" w:rsidRPr="003F6185" w:rsidRDefault="003F6185" w:rsidP="003F6185">
            <w:pPr>
              <w:jc w:val="center"/>
              <w:rPr>
                <w:ins w:id="3196" w:author="Cong" w:date="2020-10-02T20:13:00Z"/>
                <w:rFonts w:ascii="Calibri" w:eastAsia="Times New Roman" w:hAnsi="Calibri" w:cs="Calibri"/>
                <w:i/>
                <w:iCs/>
                <w:color w:val="000000"/>
                <w:sz w:val="22"/>
                <w:szCs w:val="22"/>
              </w:rPr>
            </w:pPr>
            <w:ins w:id="3197" w:author="Cong" w:date="2020-10-02T20:13:00Z">
              <w:r w:rsidRPr="003F6185">
                <w:rPr>
                  <w:rFonts w:ascii="Calibri" w:eastAsia="Times New Roman" w:hAnsi="Calibri" w:cs="Calibri"/>
                  <w:i/>
                  <w:iCs/>
                  <w:color w:val="000000"/>
                  <w:sz w:val="22"/>
                  <w:szCs w:val="22"/>
                </w:rPr>
                <w:t>2-- Yes</w:t>
              </w:r>
            </w:ins>
          </w:p>
        </w:tc>
        <w:tc>
          <w:tcPr>
            <w:tcW w:w="2340" w:type="dxa"/>
            <w:tcBorders>
              <w:top w:val="nil"/>
              <w:left w:val="nil"/>
              <w:bottom w:val="nil"/>
              <w:right w:val="nil"/>
            </w:tcBorders>
            <w:shd w:val="clear" w:color="auto" w:fill="auto"/>
            <w:vAlign w:val="center"/>
            <w:hideMark/>
            <w:tcPrChange w:id="3198" w:author="Cong" w:date="2020-10-02T20:26:00Z">
              <w:tcPr>
                <w:tcW w:w="3423" w:type="dxa"/>
                <w:gridSpan w:val="3"/>
                <w:tcBorders>
                  <w:top w:val="nil"/>
                  <w:left w:val="nil"/>
                  <w:bottom w:val="nil"/>
                  <w:right w:val="nil"/>
                </w:tcBorders>
                <w:shd w:val="clear" w:color="auto" w:fill="auto"/>
                <w:vAlign w:val="center"/>
                <w:hideMark/>
              </w:tcPr>
            </w:tcPrChange>
          </w:tcPr>
          <w:p w14:paraId="65E06189" w14:textId="77777777" w:rsidR="003F6185" w:rsidRPr="003F6185" w:rsidRDefault="003F6185" w:rsidP="003F6185">
            <w:pPr>
              <w:jc w:val="center"/>
              <w:rPr>
                <w:ins w:id="3199" w:author="Cong" w:date="2020-10-02T20:13:00Z"/>
                <w:rFonts w:ascii="Calibri" w:eastAsia="Times New Roman" w:hAnsi="Calibri" w:cs="Calibri"/>
                <w:i/>
                <w:iCs/>
                <w:color w:val="000000"/>
                <w:sz w:val="22"/>
                <w:szCs w:val="22"/>
              </w:rPr>
            </w:pPr>
            <w:ins w:id="3200" w:author="Cong" w:date="2020-10-02T20:13:00Z">
              <w:r w:rsidRPr="003F6185">
                <w:rPr>
                  <w:rFonts w:ascii="Calibri" w:eastAsia="Times New Roman" w:hAnsi="Calibri" w:cs="Calibri"/>
                  <w:i/>
                  <w:iCs/>
                  <w:color w:val="000000"/>
                  <w:sz w:val="22"/>
                  <w:szCs w:val="22"/>
                </w:rPr>
                <w:t>7 Refused</w:t>
              </w:r>
            </w:ins>
          </w:p>
        </w:tc>
        <w:tc>
          <w:tcPr>
            <w:tcW w:w="2160" w:type="dxa"/>
            <w:tcBorders>
              <w:top w:val="nil"/>
              <w:left w:val="nil"/>
              <w:bottom w:val="nil"/>
              <w:right w:val="nil"/>
            </w:tcBorders>
            <w:shd w:val="clear" w:color="auto" w:fill="auto"/>
            <w:vAlign w:val="center"/>
            <w:hideMark/>
            <w:tcPrChange w:id="3201" w:author="Cong" w:date="2020-10-02T20:26:00Z">
              <w:tcPr>
                <w:tcW w:w="2867" w:type="dxa"/>
                <w:gridSpan w:val="3"/>
                <w:tcBorders>
                  <w:top w:val="nil"/>
                  <w:left w:val="nil"/>
                  <w:bottom w:val="nil"/>
                  <w:right w:val="nil"/>
                </w:tcBorders>
                <w:shd w:val="clear" w:color="auto" w:fill="auto"/>
                <w:vAlign w:val="center"/>
                <w:hideMark/>
              </w:tcPr>
            </w:tcPrChange>
          </w:tcPr>
          <w:p w14:paraId="6C0ABEE6" w14:textId="77777777" w:rsidR="003F6185" w:rsidRPr="003F6185" w:rsidRDefault="003F6185" w:rsidP="003F6185">
            <w:pPr>
              <w:jc w:val="center"/>
              <w:rPr>
                <w:ins w:id="3202" w:author="Cong" w:date="2020-10-02T20:13:00Z"/>
                <w:rFonts w:ascii="Calibri" w:eastAsia="Times New Roman" w:hAnsi="Calibri" w:cs="Calibri"/>
                <w:i/>
                <w:iCs/>
                <w:color w:val="000000"/>
                <w:sz w:val="22"/>
                <w:szCs w:val="22"/>
              </w:rPr>
            </w:pPr>
            <w:ins w:id="3203" w:author="Cong" w:date="2020-10-02T20:13:00Z">
              <w:r w:rsidRPr="003F6185">
                <w:rPr>
                  <w:rFonts w:ascii="Calibri" w:eastAsia="Times New Roman" w:hAnsi="Calibri" w:cs="Calibri"/>
                  <w:i/>
                  <w:iCs/>
                  <w:color w:val="000000"/>
                  <w:sz w:val="22"/>
                  <w:szCs w:val="22"/>
                </w:rPr>
                <w:t>2-- Yes</w:t>
              </w:r>
            </w:ins>
          </w:p>
        </w:tc>
        <w:tc>
          <w:tcPr>
            <w:tcW w:w="2970" w:type="dxa"/>
            <w:tcBorders>
              <w:top w:val="nil"/>
              <w:left w:val="nil"/>
              <w:bottom w:val="nil"/>
              <w:right w:val="nil"/>
            </w:tcBorders>
            <w:shd w:val="clear" w:color="auto" w:fill="auto"/>
            <w:vAlign w:val="center"/>
            <w:hideMark/>
            <w:tcPrChange w:id="3204" w:author="Cong" w:date="2020-10-02T20:26:00Z">
              <w:tcPr>
                <w:tcW w:w="2854" w:type="dxa"/>
                <w:gridSpan w:val="4"/>
                <w:tcBorders>
                  <w:top w:val="nil"/>
                  <w:left w:val="nil"/>
                  <w:bottom w:val="nil"/>
                  <w:right w:val="nil"/>
                </w:tcBorders>
                <w:shd w:val="clear" w:color="auto" w:fill="auto"/>
                <w:vAlign w:val="center"/>
                <w:hideMark/>
              </w:tcPr>
            </w:tcPrChange>
          </w:tcPr>
          <w:p w14:paraId="734A809A" w14:textId="77777777" w:rsidR="003F6185" w:rsidRPr="002D02DE" w:rsidRDefault="003F6185" w:rsidP="003F6185">
            <w:pPr>
              <w:jc w:val="center"/>
              <w:rPr>
                <w:ins w:id="3205" w:author="Cong" w:date="2020-10-02T20:13:00Z"/>
                <w:rFonts w:ascii="Calibri" w:eastAsia="Times New Roman" w:hAnsi="Calibri" w:cs="Calibri"/>
                <w:i/>
                <w:iCs/>
                <w:color w:val="000000"/>
                <w:sz w:val="22"/>
                <w:szCs w:val="22"/>
                <w:rPrChange w:id="3206" w:author="Cong" w:date="2020-10-02T20:26:00Z">
                  <w:rPr>
                    <w:ins w:id="3207" w:author="Cong" w:date="2020-10-02T20:13:00Z"/>
                    <w:rFonts w:ascii="Calibri" w:eastAsia="Times New Roman" w:hAnsi="Calibri" w:cs="Calibri"/>
                    <w:color w:val="000000"/>
                    <w:sz w:val="22"/>
                    <w:szCs w:val="22"/>
                  </w:rPr>
                </w:rPrChange>
              </w:rPr>
            </w:pPr>
            <w:ins w:id="3208" w:author="Cong" w:date="2020-10-02T20:13:00Z">
              <w:r w:rsidRPr="002D02DE">
                <w:rPr>
                  <w:rFonts w:ascii="Calibri" w:eastAsia="Times New Roman" w:hAnsi="Calibri" w:cs="Calibri"/>
                  <w:i/>
                  <w:iCs/>
                  <w:color w:val="000000"/>
                  <w:sz w:val="22"/>
                  <w:szCs w:val="22"/>
                  <w:rPrChange w:id="3209" w:author="Cong" w:date="2020-10-02T20:26:00Z">
                    <w:rPr>
                      <w:rFonts w:ascii="Calibri" w:eastAsia="Times New Roman" w:hAnsi="Calibri" w:cs="Calibri"/>
                      <w:color w:val="000000"/>
                      <w:sz w:val="22"/>
                      <w:szCs w:val="22"/>
                    </w:rPr>
                  </w:rPrChange>
                </w:rPr>
                <w:t xml:space="preserve">3- </w:t>
              </w:r>
              <w:proofErr w:type="spellStart"/>
              <w:r w:rsidRPr="002D02DE">
                <w:rPr>
                  <w:rFonts w:ascii="Calibri" w:eastAsia="Times New Roman" w:hAnsi="Calibri" w:cs="Calibri"/>
                  <w:i/>
                  <w:iCs/>
                  <w:color w:val="000000"/>
                  <w:sz w:val="22"/>
                  <w:szCs w:val="22"/>
                  <w:rPrChange w:id="3210" w:author="Cong" w:date="2020-10-02T20:26:00Z">
                    <w:rPr>
                      <w:rFonts w:ascii="Calibri" w:eastAsia="Times New Roman" w:hAnsi="Calibri" w:cs="Calibri"/>
                      <w:color w:val="000000"/>
                      <w:sz w:val="22"/>
                      <w:szCs w:val="22"/>
                    </w:rPr>
                  </w:rPrChange>
                </w:rPr>
                <w:t>Disp</w:t>
              </w:r>
              <w:proofErr w:type="spellEnd"/>
              <w:r w:rsidRPr="002D02DE">
                <w:rPr>
                  <w:rFonts w:ascii="Calibri" w:eastAsia="Times New Roman" w:hAnsi="Calibri" w:cs="Calibri"/>
                  <w:i/>
                  <w:iCs/>
                  <w:color w:val="000000"/>
                  <w:sz w:val="22"/>
                  <w:szCs w:val="22"/>
                  <w:rPrChange w:id="3211" w:author="Cong" w:date="2020-10-02T20:26:00Z">
                    <w:rPr>
                      <w:rFonts w:ascii="Calibri" w:eastAsia="Times New Roman" w:hAnsi="Calibri" w:cs="Calibri"/>
                      <w:color w:val="000000"/>
                      <w:sz w:val="22"/>
                      <w:szCs w:val="22"/>
                    </w:rPr>
                  </w:rPrChange>
                </w:rPr>
                <w:t xml:space="preserve"> </w:t>
              </w:r>
              <w:proofErr w:type="spellStart"/>
              <w:r w:rsidRPr="002D02DE">
                <w:rPr>
                  <w:rFonts w:ascii="Calibri" w:eastAsia="Times New Roman" w:hAnsi="Calibri" w:cs="Calibri"/>
                  <w:i/>
                  <w:iCs/>
                  <w:color w:val="000000"/>
                  <w:sz w:val="22"/>
                  <w:szCs w:val="22"/>
                  <w:rPrChange w:id="3212" w:author="Cong" w:date="2020-10-02T20:26:00Z">
                    <w:rPr>
                      <w:rFonts w:ascii="Calibri" w:eastAsia="Times New Roman" w:hAnsi="Calibri" w:cs="Calibri"/>
                      <w:color w:val="000000"/>
                      <w:sz w:val="22"/>
                      <w:szCs w:val="22"/>
                    </w:rPr>
                  </w:rPrChange>
                </w:rPr>
                <w:t>prev</w:t>
              </w:r>
              <w:proofErr w:type="spellEnd"/>
              <w:r w:rsidRPr="002D02DE">
                <w:rPr>
                  <w:rFonts w:ascii="Calibri" w:eastAsia="Times New Roman" w:hAnsi="Calibri" w:cs="Calibri"/>
                  <w:i/>
                  <w:iCs/>
                  <w:color w:val="000000"/>
                  <w:sz w:val="22"/>
                  <w:szCs w:val="22"/>
                  <w:rPrChange w:id="3213" w:author="Cong" w:date="2020-10-02T20:26:00Z">
                    <w:rPr>
                      <w:rFonts w:ascii="Calibri" w:eastAsia="Times New Roman" w:hAnsi="Calibri" w:cs="Calibri"/>
                      <w:color w:val="000000"/>
                      <w:sz w:val="22"/>
                      <w:szCs w:val="22"/>
                    </w:rPr>
                  </w:rPrChange>
                </w:rPr>
                <w:t xml:space="preserve"> record and has </w:t>
              </w:r>
              <w:proofErr w:type="spellStart"/>
              <w:r w:rsidRPr="002D02DE">
                <w:rPr>
                  <w:rFonts w:ascii="Calibri" w:eastAsia="Times New Roman" w:hAnsi="Calibri" w:cs="Calibri"/>
                  <w:i/>
                  <w:iCs/>
                  <w:color w:val="000000"/>
                  <w:sz w:val="22"/>
                  <w:szCs w:val="22"/>
                  <w:rPrChange w:id="3214" w:author="Cong" w:date="2020-10-02T20:26:00Z">
                    <w:rPr>
                      <w:rFonts w:ascii="Calibri" w:eastAsia="Times New Roman" w:hAnsi="Calibri" w:cs="Calibri"/>
                      <w:color w:val="000000"/>
                      <w:sz w:val="22"/>
                      <w:szCs w:val="22"/>
                    </w:rPr>
                  </w:rPrChange>
                </w:rPr>
                <w:t>cond</w:t>
              </w:r>
              <w:proofErr w:type="spellEnd"/>
            </w:ins>
          </w:p>
        </w:tc>
      </w:tr>
      <w:tr w:rsidR="003F6185" w:rsidRPr="003F6185" w14:paraId="55F2CF12" w14:textId="77777777" w:rsidTr="002D02DE">
        <w:trPr>
          <w:trHeight w:val="60"/>
          <w:ins w:id="3215" w:author="Cong" w:date="2020-10-02T20:13:00Z"/>
          <w:trPrChange w:id="3216" w:author="Cong" w:date="2020-10-02T20:26:00Z">
            <w:trPr>
              <w:gridBefore w:val="1"/>
              <w:gridAfter w:val="0"/>
              <w:trHeight w:val="600"/>
            </w:trPr>
          </w:trPrChange>
        </w:trPr>
        <w:tc>
          <w:tcPr>
            <w:tcW w:w="1260" w:type="dxa"/>
            <w:vMerge/>
            <w:tcBorders>
              <w:top w:val="nil"/>
              <w:left w:val="nil"/>
              <w:bottom w:val="single" w:sz="8" w:space="0" w:color="000000"/>
              <w:right w:val="nil"/>
            </w:tcBorders>
            <w:vAlign w:val="center"/>
            <w:hideMark/>
            <w:tcPrChange w:id="3217" w:author="Cong" w:date="2020-10-02T20:26:00Z">
              <w:tcPr>
                <w:tcW w:w="990" w:type="dxa"/>
                <w:gridSpan w:val="2"/>
                <w:vMerge/>
                <w:tcBorders>
                  <w:top w:val="nil"/>
                  <w:left w:val="nil"/>
                  <w:bottom w:val="single" w:sz="8" w:space="0" w:color="000000"/>
                  <w:right w:val="nil"/>
                </w:tcBorders>
                <w:vAlign w:val="center"/>
                <w:hideMark/>
              </w:tcPr>
            </w:tcPrChange>
          </w:tcPr>
          <w:p w14:paraId="565E1BFC" w14:textId="77777777" w:rsidR="003F6185" w:rsidRPr="003F6185" w:rsidRDefault="003F6185" w:rsidP="003F6185">
            <w:pPr>
              <w:rPr>
                <w:ins w:id="3218"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center"/>
            <w:hideMark/>
            <w:tcPrChange w:id="3219" w:author="Cong" w:date="2020-10-02T20:26:00Z">
              <w:tcPr>
                <w:tcW w:w="2520" w:type="dxa"/>
                <w:gridSpan w:val="2"/>
                <w:tcBorders>
                  <w:top w:val="nil"/>
                  <w:left w:val="nil"/>
                  <w:bottom w:val="nil"/>
                  <w:right w:val="nil"/>
                </w:tcBorders>
                <w:shd w:val="clear" w:color="auto" w:fill="auto"/>
                <w:vAlign w:val="center"/>
                <w:hideMark/>
              </w:tcPr>
            </w:tcPrChange>
          </w:tcPr>
          <w:p w14:paraId="736471DA" w14:textId="77777777" w:rsidR="003F6185" w:rsidRPr="003F6185" w:rsidRDefault="003F6185" w:rsidP="003F6185">
            <w:pPr>
              <w:jc w:val="center"/>
              <w:rPr>
                <w:ins w:id="3220" w:author="Cong" w:date="2020-10-02T20:13:00Z"/>
                <w:rFonts w:ascii="Calibri" w:eastAsia="Times New Roman" w:hAnsi="Calibri" w:cs="Calibri"/>
                <w:i/>
                <w:iCs/>
                <w:color w:val="000000"/>
                <w:sz w:val="22"/>
                <w:szCs w:val="22"/>
              </w:rPr>
            </w:pPr>
            <w:ins w:id="3221" w:author="Cong" w:date="2020-10-02T20:13:00Z">
              <w:r w:rsidRPr="003F6185">
                <w:rPr>
                  <w:rFonts w:ascii="Calibri" w:eastAsia="Times New Roman" w:hAnsi="Calibri" w:cs="Calibri"/>
                  <w:i/>
                  <w:iCs/>
                  <w:color w:val="000000"/>
                  <w:sz w:val="22"/>
                  <w:szCs w:val="22"/>
                </w:rPr>
                <w:t>9- Refused</w:t>
              </w:r>
            </w:ins>
          </w:p>
        </w:tc>
        <w:tc>
          <w:tcPr>
            <w:tcW w:w="2700" w:type="dxa"/>
            <w:tcBorders>
              <w:top w:val="nil"/>
              <w:left w:val="nil"/>
              <w:bottom w:val="nil"/>
              <w:right w:val="nil"/>
            </w:tcBorders>
            <w:shd w:val="clear" w:color="auto" w:fill="auto"/>
            <w:vAlign w:val="center"/>
            <w:hideMark/>
            <w:tcPrChange w:id="3222" w:author="Cong" w:date="2020-10-02T20:26:00Z">
              <w:tcPr>
                <w:tcW w:w="2867" w:type="dxa"/>
                <w:gridSpan w:val="3"/>
                <w:tcBorders>
                  <w:top w:val="nil"/>
                  <w:left w:val="nil"/>
                  <w:bottom w:val="nil"/>
                  <w:right w:val="nil"/>
                </w:tcBorders>
                <w:shd w:val="clear" w:color="auto" w:fill="auto"/>
                <w:vAlign w:val="center"/>
                <w:hideMark/>
              </w:tcPr>
            </w:tcPrChange>
          </w:tcPr>
          <w:p w14:paraId="6F70BA31" w14:textId="77777777" w:rsidR="003F6185" w:rsidRPr="003F6185" w:rsidRDefault="003F6185" w:rsidP="003F6185">
            <w:pPr>
              <w:jc w:val="center"/>
              <w:rPr>
                <w:ins w:id="3223" w:author="Cong" w:date="2020-10-02T20:13:00Z"/>
                <w:rFonts w:ascii="Calibri" w:eastAsia="Times New Roman" w:hAnsi="Calibri" w:cs="Calibri"/>
                <w:i/>
                <w:iCs/>
                <w:color w:val="000000"/>
                <w:sz w:val="22"/>
                <w:szCs w:val="22"/>
              </w:rPr>
            </w:pPr>
            <w:ins w:id="3224" w:author="Cong" w:date="2020-10-02T20:13:00Z">
              <w:r w:rsidRPr="003F6185">
                <w:rPr>
                  <w:rFonts w:ascii="Calibri" w:eastAsia="Times New Roman" w:hAnsi="Calibri" w:cs="Calibri"/>
                  <w:i/>
                  <w:iCs/>
                  <w:color w:val="000000"/>
                  <w:sz w:val="22"/>
                  <w:szCs w:val="22"/>
                </w:rPr>
                <w:t>3- Borderline</w:t>
              </w:r>
            </w:ins>
          </w:p>
        </w:tc>
        <w:tc>
          <w:tcPr>
            <w:tcW w:w="2340" w:type="dxa"/>
            <w:tcBorders>
              <w:top w:val="nil"/>
              <w:left w:val="nil"/>
              <w:bottom w:val="nil"/>
              <w:right w:val="nil"/>
            </w:tcBorders>
            <w:shd w:val="clear" w:color="auto" w:fill="auto"/>
            <w:vAlign w:val="center"/>
            <w:hideMark/>
            <w:tcPrChange w:id="3225" w:author="Cong" w:date="2020-10-02T20:26:00Z">
              <w:tcPr>
                <w:tcW w:w="3423" w:type="dxa"/>
                <w:gridSpan w:val="3"/>
                <w:tcBorders>
                  <w:top w:val="nil"/>
                  <w:left w:val="nil"/>
                  <w:bottom w:val="nil"/>
                  <w:right w:val="nil"/>
                </w:tcBorders>
                <w:shd w:val="clear" w:color="auto" w:fill="auto"/>
                <w:vAlign w:val="center"/>
                <w:hideMark/>
              </w:tcPr>
            </w:tcPrChange>
          </w:tcPr>
          <w:p w14:paraId="52A3EFB2" w14:textId="77777777" w:rsidR="003F6185" w:rsidRPr="003F6185" w:rsidRDefault="003F6185" w:rsidP="003F6185">
            <w:pPr>
              <w:jc w:val="center"/>
              <w:rPr>
                <w:ins w:id="3226" w:author="Cong" w:date="2020-10-02T20:13:00Z"/>
                <w:rFonts w:ascii="Calibri" w:eastAsia="Times New Roman" w:hAnsi="Calibri" w:cs="Calibri"/>
                <w:i/>
                <w:iCs/>
                <w:color w:val="000000"/>
                <w:sz w:val="22"/>
                <w:szCs w:val="22"/>
              </w:rPr>
            </w:pPr>
            <w:ins w:id="3227" w:author="Cong" w:date="2020-10-02T20:13:00Z">
              <w:r w:rsidRPr="003F6185">
                <w:rPr>
                  <w:rFonts w:ascii="Calibri" w:eastAsia="Times New Roman" w:hAnsi="Calibri" w:cs="Calibri"/>
                  <w:i/>
                  <w:iCs/>
                  <w:color w:val="000000"/>
                  <w:sz w:val="22"/>
                  <w:szCs w:val="22"/>
                </w:rPr>
                <w:t>9 Don't know</w:t>
              </w:r>
            </w:ins>
          </w:p>
        </w:tc>
        <w:tc>
          <w:tcPr>
            <w:tcW w:w="2160" w:type="dxa"/>
            <w:tcBorders>
              <w:top w:val="nil"/>
              <w:left w:val="nil"/>
              <w:bottom w:val="nil"/>
              <w:right w:val="nil"/>
            </w:tcBorders>
            <w:shd w:val="clear" w:color="auto" w:fill="auto"/>
            <w:vAlign w:val="center"/>
            <w:hideMark/>
            <w:tcPrChange w:id="3228" w:author="Cong" w:date="2020-10-02T20:26:00Z">
              <w:tcPr>
                <w:tcW w:w="2867" w:type="dxa"/>
                <w:gridSpan w:val="3"/>
                <w:tcBorders>
                  <w:top w:val="nil"/>
                  <w:left w:val="nil"/>
                  <w:bottom w:val="nil"/>
                  <w:right w:val="nil"/>
                </w:tcBorders>
                <w:shd w:val="clear" w:color="auto" w:fill="auto"/>
                <w:vAlign w:val="center"/>
                <w:hideMark/>
              </w:tcPr>
            </w:tcPrChange>
          </w:tcPr>
          <w:p w14:paraId="762F7047" w14:textId="77777777" w:rsidR="003F6185" w:rsidRPr="003F6185" w:rsidRDefault="003F6185" w:rsidP="003F6185">
            <w:pPr>
              <w:jc w:val="center"/>
              <w:rPr>
                <w:ins w:id="3229" w:author="Cong" w:date="2020-10-02T20:13:00Z"/>
                <w:rFonts w:ascii="Calibri" w:eastAsia="Times New Roman" w:hAnsi="Calibri" w:cs="Calibri"/>
                <w:i/>
                <w:iCs/>
                <w:color w:val="000000"/>
                <w:sz w:val="22"/>
                <w:szCs w:val="22"/>
              </w:rPr>
            </w:pPr>
            <w:ins w:id="3230" w:author="Cong" w:date="2020-10-02T20:13:00Z">
              <w:r w:rsidRPr="003F6185">
                <w:rPr>
                  <w:rFonts w:ascii="Calibri" w:eastAsia="Times New Roman" w:hAnsi="Calibri" w:cs="Calibri"/>
                  <w:i/>
                  <w:iCs/>
                  <w:color w:val="000000"/>
                  <w:sz w:val="22"/>
                  <w:szCs w:val="22"/>
                </w:rPr>
                <w:t>3- Borderline</w:t>
              </w:r>
            </w:ins>
          </w:p>
        </w:tc>
        <w:tc>
          <w:tcPr>
            <w:tcW w:w="2970" w:type="dxa"/>
            <w:tcBorders>
              <w:top w:val="nil"/>
              <w:left w:val="nil"/>
              <w:bottom w:val="nil"/>
              <w:right w:val="nil"/>
            </w:tcBorders>
            <w:shd w:val="clear" w:color="auto" w:fill="auto"/>
            <w:vAlign w:val="center"/>
            <w:hideMark/>
            <w:tcPrChange w:id="3231" w:author="Cong" w:date="2020-10-02T20:26:00Z">
              <w:tcPr>
                <w:tcW w:w="2854" w:type="dxa"/>
                <w:gridSpan w:val="4"/>
                <w:tcBorders>
                  <w:top w:val="nil"/>
                  <w:left w:val="nil"/>
                  <w:bottom w:val="nil"/>
                  <w:right w:val="nil"/>
                </w:tcBorders>
                <w:shd w:val="clear" w:color="auto" w:fill="auto"/>
                <w:vAlign w:val="center"/>
                <w:hideMark/>
              </w:tcPr>
            </w:tcPrChange>
          </w:tcPr>
          <w:p w14:paraId="14F35439" w14:textId="77777777" w:rsidR="003F6185" w:rsidRPr="002D02DE" w:rsidRDefault="003F6185" w:rsidP="003F6185">
            <w:pPr>
              <w:jc w:val="center"/>
              <w:rPr>
                <w:ins w:id="3232" w:author="Cong" w:date="2020-10-02T20:13:00Z"/>
                <w:rFonts w:ascii="Calibri" w:eastAsia="Times New Roman" w:hAnsi="Calibri" w:cs="Calibri"/>
                <w:i/>
                <w:iCs/>
                <w:color w:val="000000"/>
                <w:sz w:val="22"/>
                <w:szCs w:val="22"/>
                <w:rPrChange w:id="3233" w:author="Cong" w:date="2020-10-02T20:26:00Z">
                  <w:rPr>
                    <w:ins w:id="3234" w:author="Cong" w:date="2020-10-02T20:13:00Z"/>
                    <w:rFonts w:ascii="Calibri" w:eastAsia="Times New Roman" w:hAnsi="Calibri" w:cs="Calibri"/>
                    <w:color w:val="000000"/>
                    <w:sz w:val="22"/>
                    <w:szCs w:val="22"/>
                  </w:rPr>
                </w:rPrChange>
              </w:rPr>
            </w:pPr>
            <w:ins w:id="3235" w:author="Cong" w:date="2020-10-02T20:13:00Z">
              <w:r w:rsidRPr="002D02DE">
                <w:rPr>
                  <w:rFonts w:ascii="Calibri" w:eastAsia="Times New Roman" w:hAnsi="Calibri" w:cs="Calibri"/>
                  <w:i/>
                  <w:iCs/>
                  <w:color w:val="000000"/>
                  <w:sz w:val="22"/>
                  <w:szCs w:val="22"/>
                  <w:rPrChange w:id="3236" w:author="Cong" w:date="2020-10-02T20:26:00Z">
                    <w:rPr>
                      <w:rFonts w:ascii="Calibri" w:eastAsia="Times New Roman" w:hAnsi="Calibri" w:cs="Calibri"/>
                      <w:color w:val="000000"/>
                      <w:sz w:val="22"/>
                      <w:szCs w:val="22"/>
                    </w:rPr>
                  </w:rPrChange>
                </w:rPr>
                <w:t xml:space="preserve">4- </w:t>
              </w:r>
              <w:proofErr w:type="spellStart"/>
              <w:r w:rsidRPr="002D02DE">
                <w:rPr>
                  <w:rFonts w:ascii="Calibri" w:eastAsia="Times New Roman" w:hAnsi="Calibri" w:cs="Calibri"/>
                  <w:i/>
                  <w:iCs/>
                  <w:color w:val="000000"/>
                  <w:sz w:val="22"/>
                  <w:szCs w:val="22"/>
                  <w:rPrChange w:id="3237" w:author="Cong" w:date="2020-10-02T20:26:00Z">
                    <w:rPr>
                      <w:rFonts w:ascii="Calibri" w:eastAsia="Times New Roman" w:hAnsi="Calibri" w:cs="Calibri"/>
                      <w:color w:val="000000"/>
                      <w:sz w:val="22"/>
                      <w:szCs w:val="22"/>
                    </w:rPr>
                  </w:rPrChange>
                </w:rPr>
                <w:t>Disp</w:t>
              </w:r>
              <w:proofErr w:type="spellEnd"/>
              <w:r w:rsidRPr="002D02DE">
                <w:rPr>
                  <w:rFonts w:ascii="Calibri" w:eastAsia="Times New Roman" w:hAnsi="Calibri" w:cs="Calibri"/>
                  <w:i/>
                  <w:iCs/>
                  <w:color w:val="000000"/>
                  <w:sz w:val="22"/>
                  <w:szCs w:val="22"/>
                  <w:rPrChange w:id="3238" w:author="Cong" w:date="2020-10-02T20:26:00Z">
                    <w:rPr>
                      <w:rFonts w:ascii="Calibri" w:eastAsia="Times New Roman" w:hAnsi="Calibri" w:cs="Calibri"/>
                      <w:color w:val="000000"/>
                      <w:sz w:val="22"/>
                      <w:szCs w:val="22"/>
                    </w:rPr>
                  </w:rPrChange>
                </w:rPr>
                <w:t xml:space="preserve"> </w:t>
              </w:r>
              <w:proofErr w:type="spellStart"/>
              <w:r w:rsidRPr="002D02DE">
                <w:rPr>
                  <w:rFonts w:ascii="Calibri" w:eastAsia="Times New Roman" w:hAnsi="Calibri" w:cs="Calibri"/>
                  <w:i/>
                  <w:iCs/>
                  <w:color w:val="000000"/>
                  <w:sz w:val="22"/>
                  <w:szCs w:val="22"/>
                  <w:rPrChange w:id="3239" w:author="Cong" w:date="2020-10-02T20:26:00Z">
                    <w:rPr>
                      <w:rFonts w:ascii="Calibri" w:eastAsia="Times New Roman" w:hAnsi="Calibri" w:cs="Calibri"/>
                      <w:color w:val="000000"/>
                      <w:sz w:val="22"/>
                      <w:szCs w:val="22"/>
                    </w:rPr>
                  </w:rPrChange>
                </w:rPr>
                <w:t>prev</w:t>
              </w:r>
              <w:proofErr w:type="spellEnd"/>
              <w:r w:rsidRPr="002D02DE">
                <w:rPr>
                  <w:rFonts w:ascii="Calibri" w:eastAsia="Times New Roman" w:hAnsi="Calibri" w:cs="Calibri"/>
                  <w:i/>
                  <w:iCs/>
                  <w:color w:val="000000"/>
                  <w:sz w:val="22"/>
                  <w:szCs w:val="22"/>
                  <w:rPrChange w:id="3240" w:author="Cong" w:date="2020-10-02T20:26:00Z">
                    <w:rPr>
                      <w:rFonts w:ascii="Calibri" w:eastAsia="Times New Roman" w:hAnsi="Calibri" w:cs="Calibri"/>
                      <w:color w:val="000000"/>
                      <w:sz w:val="22"/>
                      <w:szCs w:val="22"/>
                    </w:rPr>
                  </w:rPrChange>
                </w:rPr>
                <w:t xml:space="preserve"> record and no </w:t>
              </w:r>
              <w:proofErr w:type="spellStart"/>
              <w:r w:rsidRPr="002D02DE">
                <w:rPr>
                  <w:rFonts w:ascii="Calibri" w:eastAsia="Times New Roman" w:hAnsi="Calibri" w:cs="Calibri"/>
                  <w:i/>
                  <w:iCs/>
                  <w:color w:val="000000"/>
                  <w:sz w:val="22"/>
                  <w:szCs w:val="22"/>
                  <w:rPrChange w:id="3241" w:author="Cong" w:date="2020-10-02T20:26:00Z">
                    <w:rPr>
                      <w:rFonts w:ascii="Calibri" w:eastAsia="Times New Roman" w:hAnsi="Calibri" w:cs="Calibri"/>
                      <w:color w:val="000000"/>
                      <w:sz w:val="22"/>
                      <w:szCs w:val="22"/>
                    </w:rPr>
                  </w:rPrChange>
                </w:rPr>
                <w:t>cond</w:t>
              </w:r>
              <w:proofErr w:type="spellEnd"/>
            </w:ins>
          </w:p>
        </w:tc>
      </w:tr>
      <w:tr w:rsidR="003F6185" w:rsidRPr="003F6185" w14:paraId="5DCECB09" w14:textId="77777777" w:rsidTr="002D02DE">
        <w:trPr>
          <w:trHeight w:val="600"/>
          <w:ins w:id="3242" w:author="Cong" w:date="2020-10-02T20:13:00Z"/>
          <w:trPrChange w:id="3243" w:author="Cong" w:date="2020-10-02T20:25:00Z">
            <w:trPr>
              <w:gridBefore w:val="1"/>
              <w:gridAfter w:val="0"/>
              <w:trHeight w:val="600"/>
            </w:trPr>
          </w:trPrChange>
        </w:trPr>
        <w:tc>
          <w:tcPr>
            <w:tcW w:w="1260" w:type="dxa"/>
            <w:vMerge/>
            <w:tcBorders>
              <w:top w:val="nil"/>
              <w:left w:val="nil"/>
              <w:bottom w:val="single" w:sz="8" w:space="0" w:color="000000"/>
              <w:right w:val="nil"/>
            </w:tcBorders>
            <w:vAlign w:val="center"/>
            <w:hideMark/>
            <w:tcPrChange w:id="3244" w:author="Cong" w:date="2020-10-02T20:25:00Z">
              <w:tcPr>
                <w:tcW w:w="990" w:type="dxa"/>
                <w:gridSpan w:val="2"/>
                <w:vMerge/>
                <w:tcBorders>
                  <w:top w:val="nil"/>
                  <w:left w:val="nil"/>
                  <w:bottom w:val="single" w:sz="8" w:space="0" w:color="000000"/>
                  <w:right w:val="nil"/>
                </w:tcBorders>
                <w:vAlign w:val="center"/>
                <w:hideMark/>
              </w:tcPr>
            </w:tcPrChange>
          </w:tcPr>
          <w:p w14:paraId="5EFEC080" w14:textId="77777777" w:rsidR="003F6185" w:rsidRPr="003F6185" w:rsidRDefault="003F6185" w:rsidP="003F6185">
            <w:pPr>
              <w:rPr>
                <w:ins w:id="3245"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bottom"/>
            <w:hideMark/>
            <w:tcPrChange w:id="3246" w:author="Cong" w:date="2020-10-02T20:25:00Z">
              <w:tcPr>
                <w:tcW w:w="2520" w:type="dxa"/>
                <w:gridSpan w:val="2"/>
                <w:tcBorders>
                  <w:top w:val="nil"/>
                  <w:left w:val="nil"/>
                  <w:bottom w:val="nil"/>
                  <w:right w:val="nil"/>
                </w:tcBorders>
                <w:shd w:val="clear" w:color="auto" w:fill="auto"/>
                <w:vAlign w:val="bottom"/>
                <w:hideMark/>
              </w:tcPr>
            </w:tcPrChange>
          </w:tcPr>
          <w:p w14:paraId="6E2BDBF8" w14:textId="77777777" w:rsidR="003F6185" w:rsidRPr="003F6185" w:rsidRDefault="003F6185" w:rsidP="003F6185">
            <w:pPr>
              <w:jc w:val="center"/>
              <w:rPr>
                <w:ins w:id="3247" w:author="Cong" w:date="2020-10-02T20:13:00Z"/>
                <w:rFonts w:ascii="Calibri" w:eastAsia="Times New Roman" w:hAnsi="Calibri" w:cs="Calibri"/>
                <w:color w:val="000000"/>
                <w:sz w:val="22"/>
                <w:szCs w:val="22"/>
              </w:rPr>
            </w:pPr>
          </w:p>
        </w:tc>
        <w:tc>
          <w:tcPr>
            <w:tcW w:w="2700" w:type="dxa"/>
            <w:tcBorders>
              <w:top w:val="nil"/>
              <w:left w:val="nil"/>
              <w:bottom w:val="nil"/>
              <w:right w:val="nil"/>
            </w:tcBorders>
            <w:shd w:val="clear" w:color="auto" w:fill="auto"/>
            <w:vAlign w:val="center"/>
            <w:hideMark/>
            <w:tcPrChange w:id="3248" w:author="Cong" w:date="2020-10-02T20:25:00Z">
              <w:tcPr>
                <w:tcW w:w="2867" w:type="dxa"/>
                <w:gridSpan w:val="3"/>
                <w:tcBorders>
                  <w:top w:val="nil"/>
                  <w:left w:val="nil"/>
                  <w:bottom w:val="nil"/>
                  <w:right w:val="nil"/>
                </w:tcBorders>
                <w:shd w:val="clear" w:color="auto" w:fill="auto"/>
                <w:vAlign w:val="center"/>
                <w:hideMark/>
              </w:tcPr>
            </w:tcPrChange>
          </w:tcPr>
          <w:p w14:paraId="23A2A165" w14:textId="77777777" w:rsidR="003F6185" w:rsidRPr="003F6185" w:rsidRDefault="003F6185" w:rsidP="003F6185">
            <w:pPr>
              <w:jc w:val="center"/>
              <w:rPr>
                <w:ins w:id="3249" w:author="Cong" w:date="2020-10-02T20:13:00Z"/>
                <w:rFonts w:ascii="Calibri" w:eastAsia="Times New Roman" w:hAnsi="Calibri" w:cs="Calibri"/>
                <w:i/>
                <w:iCs/>
                <w:color w:val="000000"/>
                <w:sz w:val="22"/>
                <w:szCs w:val="22"/>
              </w:rPr>
            </w:pPr>
            <w:ins w:id="3250" w:author="Cong" w:date="2020-10-02T20:13:00Z">
              <w:r w:rsidRPr="003F6185">
                <w:rPr>
                  <w:rFonts w:ascii="Calibri" w:eastAsia="Times New Roman" w:hAnsi="Calibri" w:cs="Calibri"/>
                  <w:i/>
                  <w:iCs/>
                  <w:color w:val="000000"/>
                  <w:sz w:val="22"/>
                  <w:szCs w:val="22"/>
                </w:rPr>
                <w:t>7-Unknown- Refused</w:t>
              </w:r>
            </w:ins>
          </w:p>
        </w:tc>
        <w:tc>
          <w:tcPr>
            <w:tcW w:w="2340" w:type="dxa"/>
            <w:tcBorders>
              <w:top w:val="nil"/>
              <w:left w:val="nil"/>
              <w:bottom w:val="nil"/>
              <w:right w:val="nil"/>
            </w:tcBorders>
            <w:shd w:val="clear" w:color="auto" w:fill="auto"/>
            <w:vAlign w:val="center"/>
            <w:hideMark/>
            <w:tcPrChange w:id="3251" w:author="Cong" w:date="2020-10-02T20:25:00Z">
              <w:tcPr>
                <w:tcW w:w="3423" w:type="dxa"/>
                <w:gridSpan w:val="3"/>
                <w:tcBorders>
                  <w:top w:val="nil"/>
                  <w:left w:val="nil"/>
                  <w:bottom w:val="nil"/>
                  <w:right w:val="nil"/>
                </w:tcBorders>
                <w:shd w:val="clear" w:color="auto" w:fill="auto"/>
                <w:vAlign w:val="center"/>
                <w:hideMark/>
              </w:tcPr>
            </w:tcPrChange>
          </w:tcPr>
          <w:p w14:paraId="3116738A" w14:textId="77777777" w:rsidR="003F6185" w:rsidRPr="003F6185" w:rsidRDefault="003F6185" w:rsidP="003F6185">
            <w:pPr>
              <w:jc w:val="center"/>
              <w:rPr>
                <w:ins w:id="3252" w:author="Cong" w:date="2020-10-02T20:13:00Z"/>
                <w:rFonts w:ascii="Calibri" w:eastAsia="Times New Roman" w:hAnsi="Calibri" w:cs="Calibri"/>
                <w:i/>
                <w:iCs/>
                <w:color w:val="000000"/>
                <w:sz w:val="22"/>
                <w:szCs w:val="22"/>
              </w:rPr>
            </w:pPr>
            <w:ins w:id="3253" w:author="Cong" w:date="2020-10-02T20:13:00Z">
              <w:r w:rsidRPr="003F6185">
                <w:rPr>
                  <w:rFonts w:ascii="Calibri" w:eastAsia="Times New Roman" w:hAnsi="Calibri" w:cs="Calibri"/>
                  <w:i/>
                  <w:iCs/>
                  <w:color w:val="000000"/>
                  <w:sz w:val="22"/>
                  <w:szCs w:val="22"/>
                </w:rPr>
                <w:t xml:space="preserve">. Missing </w:t>
              </w:r>
            </w:ins>
          </w:p>
        </w:tc>
        <w:tc>
          <w:tcPr>
            <w:tcW w:w="2160" w:type="dxa"/>
            <w:tcBorders>
              <w:top w:val="nil"/>
              <w:left w:val="nil"/>
              <w:bottom w:val="nil"/>
              <w:right w:val="nil"/>
            </w:tcBorders>
            <w:shd w:val="clear" w:color="auto" w:fill="auto"/>
            <w:vAlign w:val="center"/>
            <w:hideMark/>
            <w:tcPrChange w:id="3254" w:author="Cong" w:date="2020-10-02T20:25:00Z">
              <w:tcPr>
                <w:tcW w:w="2867" w:type="dxa"/>
                <w:gridSpan w:val="3"/>
                <w:tcBorders>
                  <w:top w:val="nil"/>
                  <w:left w:val="nil"/>
                  <w:bottom w:val="nil"/>
                  <w:right w:val="nil"/>
                </w:tcBorders>
                <w:shd w:val="clear" w:color="auto" w:fill="auto"/>
                <w:vAlign w:val="center"/>
                <w:hideMark/>
              </w:tcPr>
            </w:tcPrChange>
          </w:tcPr>
          <w:p w14:paraId="455B326D" w14:textId="77777777" w:rsidR="003F6185" w:rsidRPr="003F6185" w:rsidRDefault="003F6185" w:rsidP="003F6185">
            <w:pPr>
              <w:jc w:val="center"/>
              <w:rPr>
                <w:ins w:id="3255" w:author="Cong" w:date="2020-10-02T20:13:00Z"/>
                <w:rFonts w:ascii="Calibri" w:eastAsia="Times New Roman" w:hAnsi="Calibri" w:cs="Calibri"/>
                <w:i/>
                <w:iCs/>
                <w:color w:val="000000"/>
                <w:sz w:val="22"/>
                <w:szCs w:val="22"/>
              </w:rPr>
            </w:pPr>
            <w:ins w:id="3256" w:author="Cong" w:date="2020-10-02T20:13:00Z">
              <w:r w:rsidRPr="003F6185">
                <w:rPr>
                  <w:rFonts w:ascii="Calibri" w:eastAsia="Times New Roman" w:hAnsi="Calibri" w:cs="Calibri"/>
                  <w:i/>
                  <w:iCs/>
                  <w:color w:val="000000"/>
                  <w:sz w:val="22"/>
                  <w:szCs w:val="22"/>
                </w:rPr>
                <w:t>7-Unknown- Refused</w:t>
              </w:r>
            </w:ins>
          </w:p>
        </w:tc>
        <w:tc>
          <w:tcPr>
            <w:tcW w:w="2970" w:type="dxa"/>
            <w:tcBorders>
              <w:top w:val="nil"/>
              <w:left w:val="nil"/>
              <w:bottom w:val="nil"/>
              <w:right w:val="nil"/>
            </w:tcBorders>
            <w:shd w:val="clear" w:color="auto" w:fill="auto"/>
            <w:vAlign w:val="center"/>
            <w:hideMark/>
            <w:tcPrChange w:id="3257" w:author="Cong" w:date="2020-10-02T20:25:00Z">
              <w:tcPr>
                <w:tcW w:w="2854" w:type="dxa"/>
                <w:gridSpan w:val="4"/>
                <w:tcBorders>
                  <w:top w:val="nil"/>
                  <w:left w:val="nil"/>
                  <w:bottom w:val="nil"/>
                  <w:right w:val="nil"/>
                </w:tcBorders>
                <w:shd w:val="clear" w:color="auto" w:fill="auto"/>
                <w:vAlign w:val="center"/>
                <w:hideMark/>
              </w:tcPr>
            </w:tcPrChange>
          </w:tcPr>
          <w:p w14:paraId="56AA4967" w14:textId="77777777" w:rsidR="003F6185" w:rsidRPr="002D02DE" w:rsidRDefault="003F6185" w:rsidP="003F6185">
            <w:pPr>
              <w:jc w:val="center"/>
              <w:rPr>
                <w:ins w:id="3258" w:author="Cong" w:date="2020-10-02T20:13:00Z"/>
                <w:rFonts w:ascii="Calibri" w:eastAsia="Times New Roman" w:hAnsi="Calibri" w:cs="Calibri"/>
                <w:i/>
                <w:iCs/>
                <w:color w:val="000000"/>
                <w:sz w:val="22"/>
                <w:szCs w:val="22"/>
                <w:rPrChange w:id="3259" w:author="Cong" w:date="2020-10-02T20:26:00Z">
                  <w:rPr>
                    <w:ins w:id="3260" w:author="Cong" w:date="2020-10-02T20:13:00Z"/>
                    <w:rFonts w:ascii="Calibri" w:eastAsia="Times New Roman" w:hAnsi="Calibri" w:cs="Calibri"/>
                    <w:color w:val="000000"/>
                    <w:sz w:val="22"/>
                    <w:szCs w:val="22"/>
                  </w:rPr>
                </w:rPrChange>
              </w:rPr>
            </w:pPr>
            <w:ins w:id="3261" w:author="Cong" w:date="2020-10-02T20:13:00Z">
              <w:r w:rsidRPr="002D02DE">
                <w:rPr>
                  <w:rFonts w:ascii="Calibri" w:eastAsia="Times New Roman" w:hAnsi="Calibri" w:cs="Calibri"/>
                  <w:i/>
                  <w:iCs/>
                  <w:color w:val="000000"/>
                  <w:sz w:val="22"/>
                  <w:szCs w:val="22"/>
                  <w:rPrChange w:id="3262" w:author="Cong" w:date="2020-10-02T20:26:00Z">
                    <w:rPr>
                      <w:rFonts w:ascii="Calibri" w:eastAsia="Times New Roman" w:hAnsi="Calibri" w:cs="Calibri"/>
                      <w:color w:val="000000"/>
                      <w:sz w:val="22"/>
                      <w:szCs w:val="22"/>
                    </w:rPr>
                  </w:rPrChange>
                </w:rPr>
                <w:t xml:space="preserve">5- </w:t>
              </w:r>
              <w:proofErr w:type="spellStart"/>
              <w:r w:rsidRPr="002D02DE">
                <w:rPr>
                  <w:rFonts w:ascii="Calibri" w:eastAsia="Times New Roman" w:hAnsi="Calibri" w:cs="Calibri"/>
                  <w:i/>
                  <w:iCs/>
                  <w:color w:val="000000"/>
                  <w:sz w:val="22"/>
                  <w:szCs w:val="22"/>
                  <w:rPrChange w:id="3263" w:author="Cong" w:date="2020-10-02T20:26:00Z">
                    <w:rPr>
                      <w:rFonts w:ascii="Calibri" w:eastAsia="Times New Roman" w:hAnsi="Calibri" w:cs="Calibri"/>
                      <w:color w:val="000000"/>
                      <w:sz w:val="22"/>
                      <w:szCs w:val="22"/>
                    </w:rPr>
                  </w:rPrChange>
                </w:rPr>
                <w:t>Disp</w:t>
              </w:r>
              <w:proofErr w:type="spellEnd"/>
              <w:r w:rsidRPr="002D02DE">
                <w:rPr>
                  <w:rFonts w:ascii="Calibri" w:eastAsia="Times New Roman" w:hAnsi="Calibri" w:cs="Calibri"/>
                  <w:i/>
                  <w:iCs/>
                  <w:color w:val="000000"/>
                  <w:sz w:val="22"/>
                  <w:szCs w:val="22"/>
                  <w:rPrChange w:id="3264" w:author="Cong" w:date="2020-10-02T20:26:00Z">
                    <w:rPr>
                      <w:rFonts w:ascii="Calibri" w:eastAsia="Times New Roman" w:hAnsi="Calibri" w:cs="Calibri"/>
                      <w:color w:val="000000"/>
                      <w:sz w:val="22"/>
                      <w:szCs w:val="22"/>
                    </w:rPr>
                  </w:rPrChange>
                </w:rPr>
                <w:t xml:space="preserve"> </w:t>
              </w:r>
              <w:proofErr w:type="spellStart"/>
              <w:r w:rsidRPr="002D02DE">
                <w:rPr>
                  <w:rFonts w:ascii="Calibri" w:eastAsia="Times New Roman" w:hAnsi="Calibri" w:cs="Calibri"/>
                  <w:i/>
                  <w:iCs/>
                  <w:color w:val="000000"/>
                  <w:sz w:val="22"/>
                  <w:szCs w:val="22"/>
                  <w:rPrChange w:id="3265" w:author="Cong" w:date="2020-10-02T20:26:00Z">
                    <w:rPr>
                      <w:rFonts w:ascii="Calibri" w:eastAsia="Times New Roman" w:hAnsi="Calibri" w:cs="Calibri"/>
                      <w:color w:val="000000"/>
                      <w:sz w:val="22"/>
                      <w:szCs w:val="22"/>
                    </w:rPr>
                  </w:rPrChange>
                </w:rPr>
                <w:t>prev</w:t>
              </w:r>
              <w:proofErr w:type="spellEnd"/>
              <w:r w:rsidRPr="002D02DE">
                <w:rPr>
                  <w:rFonts w:ascii="Calibri" w:eastAsia="Times New Roman" w:hAnsi="Calibri" w:cs="Calibri"/>
                  <w:i/>
                  <w:iCs/>
                  <w:color w:val="000000"/>
                  <w:sz w:val="22"/>
                  <w:szCs w:val="22"/>
                  <w:rPrChange w:id="3266" w:author="Cong" w:date="2020-10-02T20:26:00Z">
                    <w:rPr>
                      <w:rFonts w:ascii="Calibri" w:eastAsia="Times New Roman" w:hAnsi="Calibri" w:cs="Calibri"/>
                      <w:color w:val="000000"/>
                      <w:sz w:val="22"/>
                      <w:szCs w:val="22"/>
                    </w:rPr>
                  </w:rPrChange>
                </w:rPr>
                <w:t xml:space="preserve"> record (DK if </w:t>
              </w:r>
              <w:proofErr w:type="spellStart"/>
              <w:r w:rsidRPr="002D02DE">
                <w:rPr>
                  <w:rFonts w:ascii="Calibri" w:eastAsia="Times New Roman" w:hAnsi="Calibri" w:cs="Calibri"/>
                  <w:i/>
                  <w:iCs/>
                  <w:color w:val="000000"/>
                  <w:sz w:val="22"/>
                  <w:szCs w:val="22"/>
                  <w:rPrChange w:id="3267" w:author="Cong" w:date="2020-10-02T20:26:00Z">
                    <w:rPr>
                      <w:rFonts w:ascii="Calibri" w:eastAsia="Times New Roman" w:hAnsi="Calibri" w:cs="Calibri"/>
                      <w:color w:val="000000"/>
                      <w:sz w:val="22"/>
                      <w:szCs w:val="22"/>
                    </w:rPr>
                  </w:rPrChange>
                </w:rPr>
                <w:t>cond</w:t>
              </w:r>
              <w:proofErr w:type="spellEnd"/>
              <w:r w:rsidRPr="002D02DE">
                <w:rPr>
                  <w:rFonts w:ascii="Calibri" w:eastAsia="Times New Roman" w:hAnsi="Calibri" w:cs="Calibri"/>
                  <w:i/>
                  <w:iCs/>
                  <w:color w:val="000000"/>
                  <w:sz w:val="22"/>
                  <w:szCs w:val="22"/>
                  <w:rPrChange w:id="3268" w:author="Cong" w:date="2020-10-02T20:26:00Z">
                    <w:rPr>
                      <w:rFonts w:ascii="Calibri" w:eastAsia="Times New Roman" w:hAnsi="Calibri" w:cs="Calibri"/>
                      <w:color w:val="000000"/>
                      <w:sz w:val="22"/>
                      <w:szCs w:val="22"/>
                    </w:rPr>
                  </w:rPrChange>
                </w:rPr>
                <w:t>)</w:t>
              </w:r>
            </w:ins>
          </w:p>
        </w:tc>
      </w:tr>
      <w:tr w:rsidR="003F6185" w:rsidRPr="003F6185" w14:paraId="74EB6B20" w14:textId="77777777" w:rsidTr="002D02DE">
        <w:trPr>
          <w:trHeight w:val="600"/>
          <w:ins w:id="3269" w:author="Cong" w:date="2020-10-02T20:13:00Z"/>
          <w:trPrChange w:id="3270" w:author="Cong" w:date="2020-10-02T20:25:00Z">
            <w:trPr>
              <w:gridBefore w:val="1"/>
              <w:gridAfter w:val="0"/>
              <w:trHeight w:val="600"/>
            </w:trPr>
          </w:trPrChange>
        </w:trPr>
        <w:tc>
          <w:tcPr>
            <w:tcW w:w="1260" w:type="dxa"/>
            <w:vMerge/>
            <w:tcBorders>
              <w:top w:val="nil"/>
              <w:left w:val="nil"/>
              <w:bottom w:val="single" w:sz="8" w:space="0" w:color="000000"/>
              <w:right w:val="nil"/>
            </w:tcBorders>
            <w:vAlign w:val="center"/>
            <w:hideMark/>
            <w:tcPrChange w:id="3271" w:author="Cong" w:date="2020-10-02T20:25:00Z">
              <w:tcPr>
                <w:tcW w:w="990" w:type="dxa"/>
                <w:gridSpan w:val="2"/>
                <w:vMerge/>
                <w:tcBorders>
                  <w:top w:val="nil"/>
                  <w:left w:val="nil"/>
                  <w:bottom w:val="single" w:sz="8" w:space="0" w:color="000000"/>
                  <w:right w:val="nil"/>
                </w:tcBorders>
                <w:vAlign w:val="center"/>
                <w:hideMark/>
              </w:tcPr>
            </w:tcPrChange>
          </w:tcPr>
          <w:p w14:paraId="614FF135" w14:textId="77777777" w:rsidR="003F6185" w:rsidRPr="003F6185" w:rsidRDefault="003F6185" w:rsidP="003F6185">
            <w:pPr>
              <w:rPr>
                <w:ins w:id="3272"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bottom"/>
            <w:hideMark/>
            <w:tcPrChange w:id="3273" w:author="Cong" w:date="2020-10-02T20:25:00Z">
              <w:tcPr>
                <w:tcW w:w="2520" w:type="dxa"/>
                <w:gridSpan w:val="2"/>
                <w:tcBorders>
                  <w:top w:val="nil"/>
                  <w:left w:val="nil"/>
                  <w:bottom w:val="nil"/>
                  <w:right w:val="nil"/>
                </w:tcBorders>
                <w:shd w:val="clear" w:color="auto" w:fill="auto"/>
                <w:vAlign w:val="bottom"/>
                <w:hideMark/>
              </w:tcPr>
            </w:tcPrChange>
          </w:tcPr>
          <w:p w14:paraId="52E56F65" w14:textId="77777777" w:rsidR="003F6185" w:rsidRPr="003F6185" w:rsidRDefault="003F6185" w:rsidP="003F6185">
            <w:pPr>
              <w:jc w:val="center"/>
              <w:rPr>
                <w:ins w:id="3274" w:author="Cong" w:date="2020-10-02T20:13:00Z"/>
                <w:rFonts w:ascii="Calibri" w:eastAsia="Times New Roman" w:hAnsi="Calibri" w:cs="Calibri"/>
                <w:color w:val="000000"/>
                <w:sz w:val="22"/>
                <w:szCs w:val="22"/>
              </w:rPr>
            </w:pPr>
          </w:p>
        </w:tc>
        <w:tc>
          <w:tcPr>
            <w:tcW w:w="2700" w:type="dxa"/>
            <w:tcBorders>
              <w:top w:val="nil"/>
              <w:left w:val="nil"/>
              <w:bottom w:val="nil"/>
              <w:right w:val="nil"/>
            </w:tcBorders>
            <w:shd w:val="clear" w:color="auto" w:fill="auto"/>
            <w:vAlign w:val="center"/>
            <w:hideMark/>
            <w:tcPrChange w:id="3275" w:author="Cong" w:date="2020-10-02T20:25:00Z">
              <w:tcPr>
                <w:tcW w:w="2867" w:type="dxa"/>
                <w:gridSpan w:val="3"/>
                <w:tcBorders>
                  <w:top w:val="nil"/>
                  <w:left w:val="nil"/>
                  <w:bottom w:val="nil"/>
                  <w:right w:val="nil"/>
                </w:tcBorders>
                <w:shd w:val="clear" w:color="auto" w:fill="auto"/>
                <w:vAlign w:val="center"/>
                <w:hideMark/>
              </w:tcPr>
            </w:tcPrChange>
          </w:tcPr>
          <w:p w14:paraId="46EF5A2C" w14:textId="77777777" w:rsidR="003F6185" w:rsidRPr="003F6185" w:rsidRDefault="003F6185" w:rsidP="003F6185">
            <w:pPr>
              <w:jc w:val="center"/>
              <w:rPr>
                <w:ins w:id="3276" w:author="Cong" w:date="2020-10-02T20:13:00Z"/>
                <w:rFonts w:ascii="Calibri" w:eastAsia="Times New Roman" w:hAnsi="Calibri" w:cs="Calibri"/>
                <w:i/>
                <w:iCs/>
                <w:color w:val="000000"/>
                <w:sz w:val="22"/>
                <w:szCs w:val="22"/>
              </w:rPr>
            </w:pPr>
            <w:ins w:id="3277" w:author="Cong" w:date="2020-10-02T20:13:00Z">
              <w:r w:rsidRPr="003F6185">
                <w:rPr>
                  <w:rFonts w:ascii="Calibri" w:eastAsia="Times New Roman" w:hAnsi="Calibri" w:cs="Calibri"/>
                  <w:i/>
                  <w:iCs/>
                  <w:color w:val="000000"/>
                  <w:sz w:val="22"/>
                  <w:szCs w:val="22"/>
                </w:rPr>
                <w:t>8-Unknown- Not certain</w:t>
              </w:r>
            </w:ins>
          </w:p>
        </w:tc>
        <w:tc>
          <w:tcPr>
            <w:tcW w:w="2340" w:type="dxa"/>
            <w:tcBorders>
              <w:top w:val="nil"/>
              <w:left w:val="nil"/>
              <w:bottom w:val="nil"/>
              <w:right w:val="nil"/>
            </w:tcBorders>
            <w:shd w:val="clear" w:color="auto" w:fill="auto"/>
            <w:vAlign w:val="bottom"/>
            <w:hideMark/>
            <w:tcPrChange w:id="3278" w:author="Cong" w:date="2020-10-02T20:25:00Z">
              <w:tcPr>
                <w:tcW w:w="3423" w:type="dxa"/>
                <w:gridSpan w:val="3"/>
                <w:tcBorders>
                  <w:top w:val="nil"/>
                  <w:left w:val="nil"/>
                  <w:bottom w:val="nil"/>
                  <w:right w:val="nil"/>
                </w:tcBorders>
                <w:shd w:val="clear" w:color="auto" w:fill="auto"/>
                <w:vAlign w:val="bottom"/>
                <w:hideMark/>
              </w:tcPr>
            </w:tcPrChange>
          </w:tcPr>
          <w:p w14:paraId="676313B6" w14:textId="77777777" w:rsidR="003F6185" w:rsidRPr="003F6185" w:rsidRDefault="003F6185" w:rsidP="003F6185">
            <w:pPr>
              <w:jc w:val="center"/>
              <w:rPr>
                <w:ins w:id="3279" w:author="Cong" w:date="2020-10-02T20:13:00Z"/>
                <w:rFonts w:ascii="Calibri" w:eastAsia="Times New Roman" w:hAnsi="Calibri" w:cs="Calibri"/>
                <w:i/>
                <w:iCs/>
                <w:color w:val="000000"/>
                <w:sz w:val="22"/>
                <w:szCs w:val="22"/>
              </w:rPr>
            </w:pPr>
          </w:p>
        </w:tc>
        <w:tc>
          <w:tcPr>
            <w:tcW w:w="2160" w:type="dxa"/>
            <w:tcBorders>
              <w:top w:val="nil"/>
              <w:left w:val="nil"/>
              <w:bottom w:val="nil"/>
              <w:right w:val="nil"/>
            </w:tcBorders>
            <w:shd w:val="clear" w:color="auto" w:fill="auto"/>
            <w:vAlign w:val="center"/>
            <w:hideMark/>
            <w:tcPrChange w:id="3280" w:author="Cong" w:date="2020-10-02T20:25:00Z">
              <w:tcPr>
                <w:tcW w:w="2867" w:type="dxa"/>
                <w:gridSpan w:val="3"/>
                <w:tcBorders>
                  <w:top w:val="nil"/>
                  <w:left w:val="nil"/>
                  <w:bottom w:val="nil"/>
                  <w:right w:val="nil"/>
                </w:tcBorders>
                <w:shd w:val="clear" w:color="auto" w:fill="auto"/>
                <w:vAlign w:val="center"/>
                <w:hideMark/>
              </w:tcPr>
            </w:tcPrChange>
          </w:tcPr>
          <w:p w14:paraId="5EF82321" w14:textId="77777777" w:rsidR="003F6185" w:rsidRPr="003F6185" w:rsidRDefault="003F6185" w:rsidP="003F6185">
            <w:pPr>
              <w:jc w:val="center"/>
              <w:rPr>
                <w:ins w:id="3281" w:author="Cong" w:date="2020-10-02T20:13:00Z"/>
                <w:rFonts w:ascii="Calibri" w:eastAsia="Times New Roman" w:hAnsi="Calibri" w:cs="Calibri"/>
                <w:i/>
                <w:iCs/>
                <w:color w:val="000000"/>
                <w:sz w:val="22"/>
                <w:szCs w:val="22"/>
              </w:rPr>
            </w:pPr>
            <w:ins w:id="3282" w:author="Cong" w:date="2020-10-02T20:13:00Z">
              <w:r w:rsidRPr="003F6185">
                <w:rPr>
                  <w:rFonts w:ascii="Calibri" w:eastAsia="Times New Roman" w:hAnsi="Calibri" w:cs="Calibri"/>
                  <w:i/>
                  <w:iCs/>
                  <w:color w:val="000000"/>
                  <w:sz w:val="22"/>
                  <w:szCs w:val="22"/>
                </w:rPr>
                <w:t>8-Unknown- Not certain</w:t>
              </w:r>
            </w:ins>
          </w:p>
        </w:tc>
        <w:tc>
          <w:tcPr>
            <w:tcW w:w="2970" w:type="dxa"/>
            <w:tcBorders>
              <w:top w:val="nil"/>
              <w:left w:val="nil"/>
              <w:bottom w:val="nil"/>
              <w:right w:val="nil"/>
            </w:tcBorders>
            <w:shd w:val="clear" w:color="auto" w:fill="auto"/>
            <w:noWrap/>
            <w:vAlign w:val="bottom"/>
            <w:hideMark/>
            <w:tcPrChange w:id="3283" w:author="Cong" w:date="2020-10-02T20:25:00Z">
              <w:tcPr>
                <w:tcW w:w="2854" w:type="dxa"/>
                <w:gridSpan w:val="4"/>
                <w:tcBorders>
                  <w:top w:val="nil"/>
                  <w:left w:val="nil"/>
                  <w:bottom w:val="nil"/>
                  <w:right w:val="nil"/>
                </w:tcBorders>
                <w:shd w:val="clear" w:color="auto" w:fill="auto"/>
                <w:noWrap/>
                <w:vAlign w:val="bottom"/>
                <w:hideMark/>
              </w:tcPr>
            </w:tcPrChange>
          </w:tcPr>
          <w:p w14:paraId="7068860C" w14:textId="77777777" w:rsidR="003F6185" w:rsidRPr="003F6185" w:rsidRDefault="003F6185" w:rsidP="003F6185">
            <w:pPr>
              <w:jc w:val="center"/>
              <w:rPr>
                <w:ins w:id="3284" w:author="Cong" w:date="2020-10-02T20:13:00Z"/>
                <w:rFonts w:ascii="Calibri" w:eastAsia="Times New Roman" w:hAnsi="Calibri" w:cs="Calibri"/>
                <w:i/>
                <w:iCs/>
                <w:color w:val="000000"/>
                <w:sz w:val="22"/>
                <w:szCs w:val="22"/>
              </w:rPr>
            </w:pPr>
          </w:p>
        </w:tc>
      </w:tr>
      <w:tr w:rsidR="003F6185" w:rsidRPr="003F6185" w14:paraId="702A0656" w14:textId="77777777" w:rsidTr="002D02DE">
        <w:trPr>
          <w:trHeight w:val="60"/>
          <w:ins w:id="3285" w:author="Cong" w:date="2020-10-02T20:13:00Z"/>
          <w:trPrChange w:id="3286" w:author="Cong" w:date="2020-10-02T20:26:00Z">
            <w:trPr>
              <w:gridBefore w:val="1"/>
              <w:gridAfter w:val="0"/>
              <w:trHeight w:val="315"/>
            </w:trPr>
          </w:trPrChange>
        </w:trPr>
        <w:tc>
          <w:tcPr>
            <w:tcW w:w="1260" w:type="dxa"/>
            <w:vMerge/>
            <w:tcBorders>
              <w:top w:val="nil"/>
              <w:left w:val="nil"/>
              <w:bottom w:val="single" w:sz="8" w:space="0" w:color="000000"/>
              <w:right w:val="nil"/>
            </w:tcBorders>
            <w:vAlign w:val="center"/>
            <w:hideMark/>
            <w:tcPrChange w:id="3287" w:author="Cong" w:date="2020-10-02T20:26:00Z">
              <w:tcPr>
                <w:tcW w:w="990" w:type="dxa"/>
                <w:gridSpan w:val="2"/>
                <w:vMerge/>
                <w:tcBorders>
                  <w:top w:val="nil"/>
                  <w:left w:val="nil"/>
                  <w:bottom w:val="single" w:sz="8" w:space="0" w:color="000000"/>
                  <w:right w:val="nil"/>
                </w:tcBorders>
                <w:vAlign w:val="center"/>
                <w:hideMark/>
              </w:tcPr>
            </w:tcPrChange>
          </w:tcPr>
          <w:p w14:paraId="067992B4" w14:textId="77777777" w:rsidR="003F6185" w:rsidRPr="003F6185" w:rsidRDefault="003F6185" w:rsidP="003F6185">
            <w:pPr>
              <w:rPr>
                <w:ins w:id="3288"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bottom"/>
            <w:hideMark/>
            <w:tcPrChange w:id="3289" w:author="Cong" w:date="2020-10-02T20:26:00Z">
              <w:tcPr>
                <w:tcW w:w="2520" w:type="dxa"/>
                <w:gridSpan w:val="2"/>
                <w:tcBorders>
                  <w:top w:val="nil"/>
                  <w:left w:val="nil"/>
                  <w:bottom w:val="nil"/>
                  <w:right w:val="nil"/>
                </w:tcBorders>
                <w:shd w:val="clear" w:color="auto" w:fill="auto"/>
                <w:vAlign w:val="bottom"/>
                <w:hideMark/>
              </w:tcPr>
            </w:tcPrChange>
          </w:tcPr>
          <w:p w14:paraId="00FDC269" w14:textId="77777777" w:rsidR="003F6185" w:rsidRPr="003F6185" w:rsidRDefault="003F6185" w:rsidP="003F6185">
            <w:pPr>
              <w:rPr>
                <w:ins w:id="3290" w:author="Cong" w:date="2020-10-02T20:13:00Z"/>
                <w:rFonts w:ascii="Times New Roman" w:eastAsia="Times New Roman" w:hAnsi="Times New Roman" w:cs="Times New Roman"/>
                <w:sz w:val="20"/>
                <w:szCs w:val="20"/>
              </w:rPr>
            </w:pPr>
          </w:p>
        </w:tc>
        <w:tc>
          <w:tcPr>
            <w:tcW w:w="2700" w:type="dxa"/>
            <w:tcBorders>
              <w:top w:val="nil"/>
              <w:left w:val="nil"/>
              <w:bottom w:val="nil"/>
              <w:right w:val="nil"/>
            </w:tcBorders>
            <w:shd w:val="clear" w:color="auto" w:fill="auto"/>
            <w:vAlign w:val="center"/>
            <w:hideMark/>
            <w:tcPrChange w:id="3291" w:author="Cong" w:date="2020-10-02T20:26:00Z">
              <w:tcPr>
                <w:tcW w:w="2867" w:type="dxa"/>
                <w:gridSpan w:val="3"/>
                <w:tcBorders>
                  <w:top w:val="nil"/>
                  <w:left w:val="nil"/>
                  <w:bottom w:val="nil"/>
                  <w:right w:val="nil"/>
                </w:tcBorders>
                <w:shd w:val="clear" w:color="auto" w:fill="auto"/>
                <w:vAlign w:val="center"/>
                <w:hideMark/>
              </w:tcPr>
            </w:tcPrChange>
          </w:tcPr>
          <w:p w14:paraId="2217E068" w14:textId="77777777" w:rsidR="003F6185" w:rsidRPr="003F6185" w:rsidRDefault="003F6185" w:rsidP="003F6185">
            <w:pPr>
              <w:jc w:val="center"/>
              <w:rPr>
                <w:ins w:id="3292" w:author="Cong" w:date="2020-10-02T20:13:00Z"/>
                <w:rFonts w:ascii="Calibri" w:eastAsia="Times New Roman" w:hAnsi="Calibri" w:cs="Calibri"/>
                <w:i/>
                <w:iCs/>
                <w:color w:val="000000"/>
                <w:sz w:val="22"/>
                <w:szCs w:val="22"/>
              </w:rPr>
            </w:pPr>
            <w:ins w:id="3293" w:author="Cong" w:date="2020-10-02T20:13:00Z">
              <w:r w:rsidRPr="003F6185">
                <w:rPr>
                  <w:rFonts w:ascii="Calibri" w:eastAsia="Times New Roman" w:hAnsi="Calibri" w:cs="Calibri"/>
                  <w:i/>
                  <w:iCs/>
                  <w:color w:val="000000"/>
                  <w:sz w:val="22"/>
                  <w:szCs w:val="22"/>
                </w:rPr>
                <w:t>9- Unknown- Don’t know</w:t>
              </w:r>
            </w:ins>
          </w:p>
        </w:tc>
        <w:tc>
          <w:tcPr>
            <w:tcW w:w="2340" w:type="dxa"/>
            <w:tcBorders>
              <w:top w:val="nil"/>
              <w:left w:val="nil"/>
              <w:bottom w:val="nil"/>
              <w:right w:val="nil"/>
            </w:tcBorders>
            <w:shd w:val="clear" w:color="auto" w:fill="auto"/>
            <w:vAlign w:val="bottom"/>
            <w:hideMark/>
            <w:tcPrChange w:id="3294" w:author="Cong" w:date="2020-10-02T20:26:00Z">
              <w:tcPr>
                <w:tcW w:w="3423" w:type="dxa"/>
                <w:gridSpan w:val="3"/>
                <w:tcBorders>
                  <w:top w:val="nil"/>
                  <w:left w:val="nil"/>
                  <w:bottom w:val="nil"/>
                  <w:right w:val="nil"/>
                </w:tcBorders>
                <w:shd w:val="clear" w:color="auto" w:fill="auto"/>
                <w:vAlign w:val="bottom"/>
                <w:hideMark/>
              </w:tcPr>
            </w:tcPrChange>
          </w:tcPr>
          <w:p w14:paraId="0908BA58" w14:textId="77777777" w:rsidR="003F6185" w:rsidRPr="003F6185" w:rsidRDefault="003F6185" w:rsidP="003F6185">
            <w:pPr>
              <w:jc w:val="center"/>
              <w:rPr>
                <w:ins w:id="3295" w:author="Cong" w:date="2020-10-02T20:13:00Z"/>
                <w:rFonts w:ascii="Calibri" w:eastAsia="Times New Roman" w:hAnsi="Calibri" w:cs="Calibri"/>
                <w:i/>
                <w:iCs/>
                <w:color w:val="000000"/>
                <w:sz w:val="22"/>
                <w:szCs w:val="22"/>
              </w:rPr>
            </w:pPr>
          </w:p>
        </w:tc>
        <w:tc>
          <w:tcPr>
            <w:tcW w:w="2160" w:type="dxa"/>
            <w:tcBorders>
              <w:top w:val="nil"/>
              <w:left w:val="nil"/>
              <w:bottom w:val="nil"/>
              <w:right w:val="nil"/>
            </w:tcBorders>
            <w:shd w:val="clear" w:color="auto" w:fill="auto"/>
            <w:vAlign w:val="center"/>
            <w:hideMark/>
            <w:tcPrChange w:id="3296" w:author="Cong" w:date="2020-10-02T20:26:00Z">
              <w:tcPr>
                <w:tcW w:w="2867" w:type="dxa"/>
                <w:gridSpan w:val="3"/>
                <w:tcBorders>
                  <w:top w:val="nil"/>
                  <w:left w:val="nil"/>
                  <w:bottom w:val="nil"/>
                  <w:right w:val="nil"/>
                </w:tcBorders>
                <w:shd w:val="clear" w:color="auto" w:fill="auto"/>
                <w:vAlign w:val="center"/>
                <w:hideMark/>
              </w:tcPr>
            </w:tcPrChange>
          </w:tcPr>
          <w:p w14:paraId="2EE188AA" w14:textId="77777777" w:rsidR="003F6185" w:rsidRPr="003F6185" w:rsidRDefault="003F6185" w:rsidP="003F6185">
            <w:pPr>
              <w:jc w:val="center"/>
              <w:rPr>
                <w:ins w:id="3297" w:author="Cong" w:date="2020-10-02T20:13:00Z"/>
                <w:rFonts w:ascii="Calibri" w:eastAsia="Times New Roman" w:hAnsi="Calibri" w:cs="Calibri"/>
                <w:i/>
                <w:iCs/>
                <w:color w:val="000000"/>
                <w:sz w:val="22"/>
                <w:szCs w:val="22"/>
              </w:rPr>
            </w:pPr>
            <w:ins w:id="3298" w:author="Cong" w:date="2020-10-02T20:13:00Z">
              <w:r w:rsidRPr="003F6185">
                <w:rPr>
                  <w:rFonts w:ascii="Calibri" w:eastAsia="Times New Roman" w:hAnsi="Calibri" w:cs="Calibri"/>
                  <w:i/>
                  <w:iCs/>
                  <w:color w:val="000000"/>
                  <w:sz w:val="22"/>
                  <w:szCs w:val="22"/>
                </w:rPr>
                <w:t>9- Unknown- Don’t know</w:t>
              </w:r>
            </w:ins>
          </w:p>
        </w:tc>
        <w:tc>
          <w:tcPr>
            <w:tcW w:w="2970" w:type="dxa"/>
            <w:tcBorders>
              <w:top w:val="nil"/>
              <w:left w:val="nil"/>
              <w:bottom w:val="nil"/>
              <w:right w:val="nil"/>
            </w:tcBorders>
            <w:shd w:val="clear" w:color="auto" w:fill="auto"/>
            <w:noWrap/>
            <w:vAlign w:val="bottom"/>
            <w:hideMark/>
            <w:tcPrChange w:id="3299" w:author="Cong" w:date="2020-10-02T20:26:00Z">
              <w:tcPr>
                <w:tcW w:w="2854" w:type="dxa"/>
                <w:gridSpan w:val="4"/>
                <w:tcBorders>
                  <w:top w:val="nil"/>
                  <w:left w:val="nil"/>
                  <w:bottom w:val="nil"/>
                  <w:right w:val="nil"/>
                </w:tcBorders>
                <w:shd w:val="clear" w:color="auto" w:fill="auto"/>
                <w:noWrap/>
                <w:vAlign w:val="bottom"/>
                <w:hideMark/>
              </w:tcPr>
            </w:tcPrChange>
          </w:tcPr>
          <w:p w14:paraId="1D44B6EB" w14:textId="77777777" w:rsidR="003F6185" w:rsidRPr="003F6185" w:rsidRDefault="003F6185" w:rsidP="003F6185">
            <w:pPr>
              <w:jc w:val="center"/>
              <w:rPr>
                <w:ins w:id="3300" w:author="Cong" w:date="2020-10-02T20:13:00Z"/>
                <w:rFonts w:ascii="Calibri" w:eastAsia="Times New Roman" w:hAnsi="Calibri" w:cs="Calibri"/>
                <w:i/>
                <w:iCs/>
                <w:color w:val="000000"/>
                <w:sz w:val="22"/>
                <w:szCs w:val="22"/>
              </w:rPr>
            </w:pPr>
          </w:p>
        </w:tc>
      </w:tr>
      <w:tr w:rsidR="003F6185" w:rsidRPr="003F6185" w14:paraId="0DAA21B8" w14:textId="77777777" w:rsidTr="002D02DE">
        <w:trPr>
          <w:trHeight w:val="2608"/>
          <w:ins w:id="3301" w:author="Cong" w:date="2020-10-02T20:13:00Z"/>
          <w:trPrChange w:id="3302" w:author="Cong" w:date="2020-10-02T20:26:00Z">
            <w:trPr>
              <w:gridBefore w:val="1"/>
              <w:gridAfter w:val="0"/>
              <w:trHeight w:val="3600"/>
            </w:trPr>
          </w:trPrChange>
        </w:trPr>
        <w:tc>
          <w:tcPr>
            <w:tcW w:w="1260" w:type="dxa"/>
            <w:vMerge w:val="restart"/>
            <w:tcBorders>
              <w:top w:val="nil"/>
              <w:left w:val="nil"/>
              <w:bottom w:val="single" w:sz="8" w:space="0" w:color="000000"/>
              <w:right w:val="nil"/>
            </w:tcBorders>
            <w:shd w:val="clear" w:color="auto" w:fill="auto"/>
            <w:vAlign w:val="center"/>
            <w:hideMark/>
            <w:tcPrChange w:id="3303" w:author="Cong" w:date="2020-10-02T20:26:00Z">
              <w:tcPr>
                <w:tcW w:w="990" w:type="dxa"/>
                <w:gridSpan w:val="2"/>
                <w:vMerge w:val="restart"/>
                <w:tcBorders>
                  <w:top w:val="nil"/>
                  <w:left w:val="nil"/>
                  <w:bottom w:val="single" w:sz="8" w:space="0" w:color="000000"/>
                  <w:right w:val="nil"/>
                </w:tcBorders>
                <w:shd w:val="clear" w:color="auto" w:fill="auto"/>
                <w:vAlign w:val="center"/>
                <w:hideMark/>
              </w:tcPr>
            </w:tcPrChange>
          </w:tcPr>
          <w:p w14:paraId="1741F2D7" w14:textId="5813687B" w:rsidR="003F6185" w:rsidRPr="003F6185" w:rsidRDefault="003F6185" w:rsidP="003F6185">
            <w:pPr>
              <w:rPr>
                <w:ins w:id="3304" w:author="Cong" w:date="2020-10-02T20:13:00Z"/>
                <w:rFonts w:ascii="Calibri" w:eastAsia="Times New Roman" w:hAnsi="Calibri" w:cs="Calibri"/>
                <w:b/>
                <w:bCs/>
                <w:color w:val="000000"/>
                <w:sz w:val="22"/>
                <w:szCs w:val="22"/>
                <w:rPrChange w:id="3305" w:author="Cong" w:date="2020-10-02T20:15:00Z">
                  <w:rPr>
                    <w:ins w:id="3306" w:author="Cong" w:date="2020-10-02T20:13:00Z"/>
                    <w:rFonts w:ascii="Calibri" w:eastAsia="Times New Roman" w:hAnsi="Calibri" w:cs="Calibri"/>
                    <w:color w:val="000000"/>
                    <w:sz w:val="22"/>
                    <w:szCs w:val="22"/>
                  </w:rPr>
                </w:rPrChange>
              </w:rPr>
            </w:pPr>
            <w:ins w:id="3307" w:author="Cong" w:date="2020-10-02T20:13:00Z">
              <w:r w:rsidRPr="003F6185">
                <w:rPr>
                  <w:rFonts w:ascii="Calibri" w:eastAsia="Times New Roman" w:hAnsi="Calibri" w:cs="Calibri"/>
                  <w:b/>
                  <w:bCs/>
                  <w:color w:val="000000"/>
                  <w:sz w:val="22"/>
                  <w:szCs w:val="22"/>
                  <w:rPrChange w:id="3308" w:author="Cong" w:date="2020-10-02T20:15:00Z">
                    <w:rPr>
                      <w:rFonts w:ascii="Calibri" w:eastAsia="Times New Roman" w:hAnsi="Calibri" w:cs="Calibri"/>
                      <w:color w:val="000000"/>
                      <w:sz w:val="22"/>
                      <w:szCs w:val="22"/>
                    </w:rPr>
                  </w:rPrChange>
                </w:rPr>
                <w:t>Hyper</w:t>
              </w:r>
            </w:ins>
            <w:ins w:id="3309" w:author="Cong" w:date="2020-10-02T20:15:00Z">
              <w:r>
                <w:rPr>
                  <w:rFonts w:ascii="Calibri" w:eastAsia="Times New Roman" w:hAnsi="Calibri" w:cs="Calibri"/>
                  <w:b/>
                  <w:bCs/>
                  <w:color w:val="000000"/>
                  <w:sz w:val="22"/>
                  <w:szCs w:val="22"/>
                </w:rPr>
                <w:t>-</w:t>
              </w:r>
            </w:ins>
            <w:ins w:id="3310" w:author="Cong" w:date="2020-10-02T20:13:00Z">
              <w:r w:rsidRPr="003F6185">
                <w:rPr>
                  <w:rFonts w:ascii="Calibri" w:eastAsia="Times New Roman" w:hAnsi="Calibri" w:cs="Calibri"/>
                  <w:b/>
                  <w:bCs/>
                  <w:color w:val="000000"/>
                  <w:sz w:val="22"/>
                  <w:szCs w:val="22"/>
                  <w:rPrChange w:id="3311" w:author="Cong" w:date="2020-10-02T20:15:00Z">
                    <w:rPr>
                      <w:rFonts w:ascii="Calibri" w:eastAsia="Times New Roman" w:hAnsi="Calibri" w:cs="Calibri"/>
                      <w:color w:val="000000"/>
                      <w:sz w:val="22"/>
                      <w:szCs w:val="22"/>
                    </w:rPr>
                  </w:rPrChange>
                </w:rPr>
                <w:t>tension</w:t>
              </w:r>
            </w:ins>
          </w:p>
        </w:tc>
        <w:tc>
          <w:tcPr>
            <w:tcW w:w="2520" w:type="dxa"/>
            <w:tcBorders>
              <w:top w:val="single" w:sz="8" w:space="0" w:color="auto"/>
              <w:left w:val="nil"/>
              <w:bottom w:val="nil"/>
              <w:right w:val="nil"/>
            </w:tcBorders>
            <w:shd w:val="clear" w:color="auto" w:fill="auto"/>
            <w:vAlign w:val="center"/>
            <w:hideMark/>
            <w:tcPrChange w:id="3312" w:author="Cong" w:date="2020-10-02T20:26:00Z">
              <w:tcPr>
                <w:tcW w:w="2520" w:type="dxa"/>
                <w:gridSpan w:val="2"/>
                <w:tcBorders>
                  <w:top w:val="single" w:sz="8" w:space="0" w:color="auto"/>
                  <w:left w:val="nil"/>
                  <w:bottom w:val="nil"/>
                  <w:right w:val="nil"/>
                </w:tcBorders>
                <w:shd w:val="clear" w:color="auto" w:fill="auto"/>
                <w:vAlign w:val="center"/>
                <w:hideMark/>
              </w:tcPr>
            </w:tcPrChange>
          </w:tcPr>
          <w:p w14:paraId="580DD907" w14:textId="77777777" w:rsidR="003F6185" w:rsidRPr="003F6185" w:rsidRDefault="003F6185" w:rsidP="003F6185">
            <w:pPr>
              <w:jc w:val="center"/>
              <w:rPr>
                <w:ins w:id="3313" w:author="Cong" w:date="2020-10-02T20:13:00Z"/>
                <w:rFonts w:ascii="Calibri" w:eastAsia="Times New Roman" w:hAnsi="Calibri" w:cs="Calibri"/>
                <w:b/>
                <w:bCs/>
                <w:color w:val="000000"/>
                <w:sz w:val="22"/>
                <w:szCs w:val="22"/>
              </w:rPr>
            </w:pPr>
            <w:ins w:id="3314" w:author="Cong" w:date="2020-10-02T20:13:00Z">
              <w:r w:rsidRPr="003F6185">
                <w:rPr>
                  <w:rFonts w:ascii="Calibri" w:eastAsia="Times New Roman" w:hAnsi="Calibri" w:cs="Calibri"/>
                  <w:b/>
                  <w:bCs/>
                  <w:color w:val="000000"/>
                  <w:sz w:val="22"/>
                  <w:szCs w:val="22"/>
                </w:rPr>
                <w:t>Variable/Question:</w:t>
              </w:r>
              <w:r w:rsidRPr="003F6185">
                <w:rPr>
                  <w:rFonts w:ascii="Calibri" w:eastAsia="Times New Roman" w:hAnsi="Calibri" w:cs="Calibri"/>
                  <w:color w:val="000000"/>
                  <w:sz w:val="22"/>
                  <w:szCs w:val="22"/>
                </w:rPr>
                <w:t xml:space="preserve"> (BPHIGH4) Have you EVER been told by a doctor, nurse or other health professional that you have high blood pressure?  </w:t>
              </w:r>
            </w:ins>
          </w:p>
        </w:tc>
        <w:tc>
          <w:tcPr>
            <w:tcW w:w="2700" w:type="dxa"/>
            <w:tcBorders>
              <w:top w:val="single" w:sz="8" w:space="0" w:color="auto"/>
              <w:left w:val="nil"/>
              <w:bottom w:val="nil"/>
              <w:right w:val="nil"/>
            </w:tcBorders>
            <w:shd w:val="clear" w:color="auto" w:fill="auto"/>
            <w:vAlign w:val="center"/>
            <w:hideMark/>
            <w:tcPrChange w:id="3315" w:author="Cong" w:date="2020-10-02T20:26:00Z">
              <w:tcPr>
                <w:tcW w:w="2867" w:type="dxa"/>
                <w:gridSpan w:val="3"/>
                <w:tcBorders>
                  <w:top w:val="single" w:sz="8" w:space="0" w:color="auto"/>
                  <w:left w:val="nil"/>
                  <w:bottom w:val="nil"/>
                  <w:right w:val="nil"/>
                </w:tcBorders>
                <w:shd w:val="clear" w:color="auto" w:fill="auto"/>
                <w:vAlign w:val="center"/>
                <w:hideMark/>
              </w:tcPr>
            </w:tcPrChange>
          </w:tcPr>
          <w:p w14:paraId="264BC0DB" w14:textId="77777777" w:rsidR="003F6185" w:rsidRPr="003F6185" w:rsidRDefault="003F6185" w:rsidP="003F6185">
            <w:pPr>
              <w:jc w:val="center"/>
              <w:rPr>
                <w:ins w:id="3316" w:author="Cong" w:date="2020-10-02T20:13:00Z"/>
                <w:rFonts w:ascii="Calibri" w:eastAsia="Times New Roman" w:hAnsi="Calibri" w:cs="Calibri"/>
                <w:b/>
                <w:bCs/>
                <w:color w:val="000000"/>
                <w:sz w:val="22"/>
                <w:szCs w:val="22"/>
              </w:rPr>
            </w:pPr>
            <w:ins w:id="3317" w:author="Cong" w:date="2020-10-02T20:13:00Z">
              <w:r w:rsidRPr="003F6185">
                <w:rPr>
                  <w:rFonts w:ascii="Calibri" w:eastAsia="Times New Roman" w:hAnsi="Calibri" w:cs="Calibri"/>
                  <w:b/>
                  <w:bCs/>
                  <w:color w:val="000000"/>
                  <w:sz w:val="22"/>
                  <w:szCs w:val="22"/>
                </w:rPr>
                <w:t xml:space="preserve">Question </w:t>
              </w:r>
              <w:r w:rsidRPr="003F6185">
                <w:rPr>
                  <w:rFonts w:ascii="Calibri" w:eastAsia="Times New Roman" w:hAnsi="Calibri" w:cs="Calibri"/>
                  <w:color w:val="000000"/>
                  <w:sz w:val="22"/>
                  <w:szCs w:val="22"/>
                </w:rPr>
                <w:t>(</w:t>
              </w:r>
              <w:proofErr w:type="spellStart"/>
              <w:r w:rsidRPr="003F6185">
                <w:rPr>
                  <w:rFonts w:ascii="Calibri" w:eastAsia="Times New Roman" w:hAnsi="Calibri" w:cs="Calibri"/>
                  <w:i/>
                  <w:iCs/>
                  <w:color w:val="000000"/>
                  <w:sz w:val="22"/>
                  <w:szCs w:val="22"/>
                </w:rPr>
                <w:t>hypertenev</w:t>
              </w:r>
              <w:proofErr w:type="spellEnd"/>
              <w:r w:rsidRPr="003F6185">
                <w:rPr>
                  <w:rFonts w:ascii="Calibri" w:eastAsia="Times New Roman" w:hAnsi="Calibri" w:cs="Calibri"/>
                  <w:i/>
                  <w:iCs/>
                  <w:color w:val="000000"/>
                  <w:sz w:val="22"/>
                  <w:szCs w:val="22"/>
                </w:rPr>
                <w:t xml:space="preserve">) : </w:t>
              </w:r>
              <w:r w:rsidRPr="003F6185">
                <w:rPr>
                  <w:rFonts w:ascii="Calibri" w:eastAsia="Times New Roman" w:hAnsi="Calibri" w:cs="Calibri"/>
                  <w:color w:val="000000"/>
                  <w:sz w:val="22"/>
                  <w:szCs w:val="22"/>
                </w:rPr>
                <w:t>Ever told to hyper tension before  </w:t>
              </w:r>
            </w:ins>
          </w:p>
        </w:tc>
        <w:tc>
          <w:tcPr>
            <w:tcW w:w="2340" w:type="dxa"/>
            <w:tcBorders>
              <w:top w:val="single" w:sz="8" w:space="0" w:color="auto"/>
              <w:left w:val="nil"/>
              <w:bottom w:val="nil"/>
              <w:right w:val="nil"/>
            </w:tcBorders>
            <w:shd w:val="clear" w:color="auto" w:fill="auto"/>
            <w:vAlign w:val="center"/>
            <w:hideMark/>
            <w:tcPrChange w:id="3318" w:author="Cong" w:date="2020-10-02T20:26:00Z">
              <w:tcPr>
                <w:tcW w:w="3423" w:type="dxa"/>
                <w:gridSpan w:val="3"/>
                <w:tcBorders>
                  <w:top w:val="single" w:sz="8" w:space="0" w:color="auto"/>
                  <w:left w:val="nil"/>
                  <w:bottom w:val="nil"/>
                  <w:right w:val="nil"/>
                </w:tcBorders>
                <w:shd w:val="clear" w:color="auto" w:fill="auto"/>
                <w:vAlign w:val="center"/>
                <w:hideMark/>
              </w:tcPr>
            </w:tcPrChange>
          </w:tcPr>
          <w:p w14:paraId="433246D5" w14:textId="77777777" w:rsidR="003F6185" w:rsidRPr="003F6185" w:rsidRDefault="003F6185" w:rsidP="003F6185">
            <w:pPr>
              <w:jc w:val="center"/>
              <w:rPr>
                <w:ins w:id="3319" w:author="Cong" w:date="2020-10-02T20:13:00Z"/>
                <w:rFonts w:ascii="Calibri" w:eastAsia="Times New Roman" w:hAnsi="Calibri" w:cs="Calibri"/>
                <w:b/>
                <w:bCs/>
                <w:color w:val="000000"/>
                <w:sz w:val="22"/>
                <w:szCs w:val="22"/>
              </w:rPr>
            </w:pPr>
            <w:ins w:id="3320" w:author="Cong" w:date="2020-10-02T20:13:00Z">
              <w:r w:rsidRPr="003F6185">
                <w:rPr>
                  <w:rFonts w:ascii="Calibri" w:eastAsia="Times New Roman" w:hAnsi="Calibri" w:cs="Calibri"/>
                  <w:b/>
                  <w:bCs/>
                  <w:color w:val="000000"/>
                  <w:sz w:val="22"/>
                  <w:szCs w:val="22"/>
                </w:rPr>
                <w:t>Question</w:t>
              </w:r>
              <w:r w:rsidRPr="003F6185">
                <w:rPr>
                  <w:rFonts w:ascii="Calibri" w:eastAsia="Times New Roman" w:hAnsi="Calibri" w:cs="Calibri"/>
                  <w:color w:val="000000"/>
                  <w:sz w:val="22"/>
                  <w:szCs w:val="22"/>
                </w:rPr>
                <w:t xml:space="preserve">: </w:t>
              </w:r>
              <w:r w:rsidRPr="003F6185">
                <w:rPr>
                  <w:rFonts w:ascii="Calibri" w:eastAsia="Times New Roman" w:hAnsi="Calibri" w:cs="Calibri"/>
                  <w:i/>
                  <w:iCs/>
                  <w:color w:val="000000"/>
                  <w:sz w:val="22"/>
                  <w:szCs w:val="22"/>
                </w:rPr>
                <w:t>BPQ020</w:t>
              </w:r>
              <w:r w:rsidRPr="003F6185">
                <w:rPr>
                  <w:rFonts w:ascii="Calibri" w:eastAsia="Times New Roman" w:hAnsi="Calibri" w:cs="Calibri"/>
                  <w:color w:val="000000"/>
                  <w:sz w:val="22"/>
                  <w:szCs w:val="22"/>
                </w:rPr>
                <w:t xml:space="preserve"> - Ever told you had high blood pressure</w:t>
              </w:r>
            </w:ins>
          </w:p>
        </w:tc>
        <w:tc>
          <w:tcPr>
            <w:tcW w:w="2160" w:type="dxa"/>
            <w:tcBorders>
              <w:top w:val="single" w:sz="4" w:space="0" w:color="auto"/>
              <w:left w:val="nil"/>
              <w:bottom w:val="nil"/>
              <w:right w:val="nil"/>
            </w:tcBorders>
            <w:shd w:val="clear" w:color="auto" w:fill="auto"/>
            <w:vAlign w:val="center"/>
            <w:hideMark/>
            <w:tcPrChange w:id="3321" w:author="Cong" w:date="2020-10-02T20:26:00Z">
              <w:tcPr>
                <w:tcW w:w="2867" w:type="dxa"/>
                <w:gridSpan w:val="3"/>
                <w:tcBorders>
                  <w:top w:val="single" w:sz="4" w:space="0" w:color="auto"/>
                  <w:left w:val="nil"/>
                  <w:bottom w:val="nil"/>
                  <w:right w:val="nil"/>
                </w:tcBorders>
                <w:shd w:val="clear" w:color="auto" w:fill="auto"/>
                <w:vAlign w:val="center"/>
                <w:hideMark/>
              </w:tcPr>
            </w:tcPrChange>
          </w:tcPr>
          <w:p w14:paraId="7AD438D6" w14:textId="77777777" w:rsidR="003F6185" w:rsidRPr="003F6185" w:rsidRDefault="003F6185" w:rsidP="003F6185">
            <w:pPr>
              <w:jc w:val="center"/>
              <w:rPr>
                <w:ins w:id="3322" w:author="Cong" w:date="2020-10-02T20:13:00Z"/>
                <w:rFonts w:ascii="Calibri" w:eastAsia="Times New Roman" w:hAnsi="Calibri" w:cs="Calibri"/>
                <w:b/>
                <w:bCs/>
                <w:color w:val="000000"/>
                <w:sz w:val="22"/>
                <w:szCs w:val="22"/>
              </w:rPr>
            </w:pPr>
            <w:ins w:id="3323" w:author="Cong" w:date="2020-10-02T20:13:00Z">
              <w:r w:rsidRPr="003F6185">
                <w:rPr>
                  <w:rFonts w:ascii="Calibri" w:eastAsia="Times New Roman" w:hAnsi="Calibri" w:cs="Calibri"/>
                  <w:b/>
                  <w:bCs/>
                  <w:color w:val="000000"/>
                  <w:sz w:val="22"/>
                  <w:szCs w:val="22"/>
                </w:rPr>
                <w:t xml:space="preserve">Question </w:t>
              </w:r>
              <w:r w:rsidRPr="003F6185">
                <w:rPr>
                  <w:rFonts w:ascii="Calibri" w:eastAsia="Times New Roman" w:hAnsi="Calibri" w:cs="Calibri"/>
                  <w:color w:val="000000"/>
                  <w:sz w:val="22"/>
                  <w:szCs w:val="22"/>
                </w:rPr>
                <w:t>(</w:t>
              </w:r>
              <w:proofErr w:type="spellStart"/>
              <w:r w:rsidRPr="003F6185">
                <w:rPr>
                  <w:rFonts w:ascii="Calibri" w:eastAsia="Times New Roman" w:hAnsi="Calibri" w:cs="Calibri"/>
                  <w:i/>
                  <w:iCs/>
                  <w:color w:val="000000"/>
                  <w:sz w:val="22"/>
                  <w:szCs w:val="22"/>
                </w:rPr>
                <w:t>hypertenev</w:t>
              </w:r>
              <w:proofErr w:type="spellEnd"/>
              <w:r w:rsidRPr="003F6185">
                <w:rPr>
                  <w:rFonts w:ascii="Calibri" w:eastAsia="Times New Roman" w:hAnsi="Calibri" w:cs="Calibri"/>
                  <w:i/>
                  <w:iCs/>
                  <w:color w:val="000000"/>
                  <w:sz w:val="22"/>
                  <w:szCs w:val="22"/>
                </w:rPr>
                <w:t xml:space="preserve">) : </w:t>
              </w:r>
              <w:r w:rsidRPr="003F6185">
                <w:rPr>
                  <w:rFonts w:ascii="Calibri" w:eastAsia="Times New Roman" w:hAnsi="Calibri" w:cs="Calibri"/>
                  <w:color w:val="000000"/>
                  <w:sz w:val="22"/>
                  <w:szCs w:val="22"/>
                </w:rPr>
                <w:t>Ever told to hyper tension before  </w:t>
              </w:r>
            </w:ins>
          </w:p>
        </w:tc>
        <w:tc>
          <w:tcPr>
            <w:tcW w:w="2970" w:type="dxa"/>
            <w:tcBorders>
              <w:top w:val="single" w:sz="4" w:space="0" w:color="auto"/>
              <w:left w:val="nil"/>
              <w:bottom w:val="nil"/>
              <w:right w:val="nil"/>
            </w:tcBorders>
            <w:shd w:val="clear" w:color="auto" w:fill="auto"/>
            <w:vAlign w:val="center"/>
            <w:hideMark/>
            <w:tcPrChange w:id="3324" w:author="Cong" w:date="2020-10-02T20:26:00Z">
              <w:tcPr>
                <w:tcW w:w="2854" w:type="dxa"/>
                <w:gridSpan w:val="4"/>
                <w:tcBorders>
                  <w:top w:val="single" w:sz="4" w:space="0" w:color="auto"/>
                  <w:left w:val="nil"/>
                  <w:bottom w:val="nil"/>
                  <w:right w:val="nil"/>
                </w:tcBorders>
                <w:shd w:val="clear" w:color="auto" w:fill="auto"/>
                <w:vAlign w:val="center"/>
                <w:hideMark/>
              </w:tcPr>
            </w:tcPrChange>
          </w:tcPr>
          <w:p w14:paraId="3A955351" w14:textId="749C7741" w:rsidR="003F6185" w:rsidRPr="003F6185" w:rsidRDefault="003F6185" w:rsidP="003F6185">
            <w:pPr>
              <w:jc w:val="center"/>
              <w:rPr>
                <w:ins w:id="3325" w:author="Cong" w:date="2020-10-02T20:13:00Z"/>
                <w:rFonts w:ascii="Calibri" w:eastAsia="Times New Roman" w:hAnsi="Calibri" w:cs="Calibri"/>
                <w:b/>
                <w:bCs/>
                <w:color w:val="000000"/>
                <w:sz w:val="22"/>
                <w:szCs w:val="22"/>
              </w:rPr>
            </w:pPr>
            <w:ins w:id="3326" w:author="Cong" w:date="2020-10-02T20:13:00Z">
              <w:r w:rsidRPr="003F6185">
                <w:rPr>
                  <w:rFonts w:ascii="Calibri" w:eastAsia="Times New Roman" w:hAnsi="Calibri" w:cs="Calibri"/>
                  <w:b/>
                  <w:bCs/>
                  <w:color w:val="000000"/>
                  <w:sz w:val="22"/>
                  <w:szCs w:val="22"/>
                </w:rPr>
                <w:t xml:space="preserve">Variable/Question </w:t>
              </w:r>
              <w:r w:rsidRPr="003F6185">
                <w:rPr>
                  <w:rFonts w:ascii="Calibri" w:eastAsia="Times New Roman" w:hAnsi="Calibri" w:cs="Calibri"/>
                  <w:color w:val="000000"/>
                  <w:sz w:val="22"/>
                  <w:szCs w:val="22"/>
                </w:rPr>
                <w:t>(</w:t>
              </w:r>
              <w:proofErr w:type="spellStart"/>
              <w:r w:rsidRPr="003F6185">
                <w:rPr>
                  <w:rFonts w:ascii="Calibri" w:eastAsia="Times New Roman" w:hAnsi="Calibri" w:cs="Calibri"/>
                  <w:i/>
                  <w:iCs/>
                  <w:color w:val="000000"/>
                  <w:sz w:val="22"/>
                  <w:szCs w:val="22"/>
                </w:rPr>
                <w:t>rhibp</w:t>
              </w:r>
              <w:proofErr w:type="spellEnd"/>
              <w:r w:rsidRPr="003F6185">
                <w:rPr>
                  <w:rFonts w:ascii="Calibri" w:eastAsia="Times New Roman" w:hAnsi="Calibri" w:cs="Calibri"/>
                  <w:i/>
                  <w:iCs/>
                  <w:color w:val="000000"/>
                  <w:sz w:val="22"/>
                  <w:szCs w:val="22"/>
                </w:rPr>
                <w:t>)</w:t>
              </w:r>
              <w:r w:rsidRPr="003F6185">
                <w:rPr>
                  <w:rFonts w:ascii="Calibri" w:eastAsia="Times New Roman" w:hAnsi="Calibri" w:cs="Calibri"/>
                  <w:i/>
                  <w:iCs/>
                  <w:color w:val="000000"/>
                  <w:sz w:val="22"/>
                  <w:szCs w:val="22"/>
                </w:rPr>
                <w:br/>
                <w:t xml:space="preserve"> if </w:t>
              </w:r>
              <w:r w:rsidRPr="003F6185">
                <w:rPr>
                  <w:rFonts w:ascii="Calibri" w:eastAsia="Times New Roman" w:hAnsi="Calibri" w:cs="Calibri"/>
                  <w:b/>
                  <w:bCs/>
                  <w:i/>
                  <w:iCs/>
                  <w:color w:val="000000"/>
                  <w:sz w:val="22"/>
                  <w:szCs w:val="22"/>
                </w:rPr>
                <w:t>new interview</w:t>
              </w:r>
              <w:r w:rsidRPr="003F6185">
                <w:rPr>
                  <w:rFonts w:ascii="Calibri" w:eastAsia="Times New Roman" w:hAnsi="Calibri" w:cs="Calibri"/>
                  <w:i/>
                  <w:iCs/>
                  <w:color w:val="000000"/>
                  <w:sz w:val="22"/>
                  <w:szCs w:val="22"/>
                </w:rPr>
                <w:t xml:space="preserve"> "</w:t>
              </w:r>
              <w:r w:rsidRPr="003F6185">
                <w:rPr>
                  <w:rFonts w:ascii="Calibri" w:eastAsia="Times New Roman" w:hAnsi="Calibri" w:cs="Calibri"/>
                  <w:color w:val="000000"/>
                  <w:sz w:val="22"/>
                  <w:szCs w:val="22"/>
                </w:rPr>
                <w:t>Ever told to have hypertension before?"</w:t>
              </w:r>
              <w:r w:rsidRPr="003F6185">
                <w:rPr>
                  <w:rFonts w:ascii="Calibri" w:eastAsia="Times New Roman" w:hAnsi="Calibri" w:cs="Calibri"/>
                  <w:color w:val="000000"/>
                  <w:sz w:val="22"/>
                  <w:szCs w:val="22"/>
                </w:rPr>
                <w:br/>
              </w:r>
              <w:r w:rsidRPr="003F6185">
                <w:rPr>
                  <w:rFonts w:ascii="Calibri" w:eastAsia="Times New Roman" w:hAnsi="Calibri" w:cs="Calibri"/>
                  <w:b/>
                  <w:bCs/>
                  <w:color w:val="000000"/>
                  <w:sz w:val="22"/>
                  <w:szCs w:val="22"/>
                </w:rPr>
                <w:t xml:space="preserve">If </w:t>
              </w:r>
              <w:proofErr w:type="spellStart"/>
              <w:r w:rsidRPr="003F6185">
                <w:rPr>
                  <w:rFonts w:ascii="Calibri" w:eastAsia="Times New Roman" w:hAnsi="Calibri" w:cs="Calibri"/>
                  <w:b/>
                  <w:bCs/>
                  <w:color w:val="000000"/>
                  <w:sz w:val="22"/>
                  <w:szCs w:val="22"/>
                </w:rPr>
                <w:t>reinterviewed</w:t>
              </w:r>
              <w:proofErr w:type="spellEnd"/>
              <w:r w:rsidRPr="003F6185">
                <w:rPr>
                  <w:rFonts w:ascii="Calibri" w:eastAsia="Times New Roman" w:hAnsi="Calibri" w:cs="Calibri"/>
                  <w:b/>
                  <w:bCs/>
                  <w:color w:val="000000"/>
                  <w:sz w:val="22"/>
                  <w:szCs w:val="22"/>
                </w:rPr>
                <w:t xml:space="preserve"> and no condition </w:t>
              </w:r>
              <w:r w:rsidRPr="003F6185">
                <w:rPr>
                  <w:rFonts w:ascii="Calibri" w:eastAsia="Times New Roman" w:hAnsi="Calibri" w:cs="Calibri"/>
                  <w:color w:val="000000"/>
                  <w:sz w:val="22"/>
                  <w:szCs w:val="22"/>
                </w:rPr>
                <w:t>"Since we last talked to you, that is since [last interview date], has a doctor told you that you have"</w:t>
              </w:r>
              <w:r w:rsidRPr="003F6185">
                <w:rPr>
                  <w:rFonts w:ascii="Calibri" w:eastAsia="Times New Roman" w:hAnsi="Calibri" w:cs="Calibri"/>
                  <w:color w:val="000000"/>
                  <w:sz w:val="22"/>
                  <w:szCs w:val="22"/>
                </w:rPr>
                <w:br/>
              </w:r>
              <w:r w:rsidRPr="003F6185">
                <w:rPr>
                  <w:rFonts w:ascii="Calibri" w:eastAsia="Times New Roman" w:hAnsi="Calibri" w:cs="Calibri"/>
                  <w:b/>
                  <w:bCs/>
                  <w:color w:val="000000"/>
                  <w:sz w:val="22"/>
                  <w:szCs w:val="22"/>
                </w:rPr>
                <w:t xml:space="preserve">if </w:t>
              </w:r>
              <w:proofErr w:type="spellStart"/>
              <w:r w:rsidRPr="003F6185">
                <w:rPr>
                  <w:rFonts w:ascii="Calibri" w:eastAsia="Times New Roman" w:hAnsi="Calibri" w:cs="Calibri"/>
                  <w:b/>
                  <w:bCs/>
                  <w:color w:val="000000"/>
                  <w:sz w:val="22"/>
                  <w:szCs w:val="22"/>
                </w:rPr>
                <w:t>reinterviewed</w:t>
              </w:r>
              <w:proofErr w:type="spellEnd"/>
              <w:r w:rsidRPr="003F6185">
                <w:rPr>
                  <w:rFonts w:ascii="Calibri" w:eastAsia="Times New Roman" w:hAnsi="Calibri" w:cs="Calibri"/>
                  <w:b/>
                  <w:bCs/>
                  <w:color w:val="000000"/>
                  <w:sz w:val="22"/>
                  <w:szCs w:val="22"/>
                </w:rPr>
                <w:t xml:space="preserve"> and had condition</w:t>
              </w:r>
              <w:r w:rsidRPr="003F6185">
                <w:rPr>
                  <w:rFonts w:ascii="Calibri" w:eastAsia="Times New Roman" w:hAnsi="Calibri" w:cs="Calibri"/>
                  <w:color w:val="000000"/>
                  <w:sz w:val="22"/>
                  <w:szCs w:val="22"/>
                </w:rPr>
                <w:t xml:space="preserve"> " "Our records from your last interview show that you have had ..."</w:t>
              </w:r>
            </w:ins>
          </w:p>
        </w:tc>
      </w:tr>
      <w:tr w:rsidR="003F6185" w:rsidRPr="003F6185" w14:paraId="08012B9A" w14:textId="77777777" w:rsidTr="002D02DE">
        <w:trPr>
          <w:trHeight w:val="300"/>
          <w:ins w:id="3327" w:author="Cong" w:date="2020-10-02T20:13:00Z"/>
          <w:trPrChange w:id="3328" w:author="Cong" w:date="2020-10-02T20:25:00Z">
            <w:trPr>
              <w:gridBefore w:val="1"/>
              <w:gridAfter w:val="0"/>
              <w:trHeight w:val="300"/>
            </w:trPr>
          </w:trPrChange>
        </w:trPr>
        <w:tc>
          <w:tcPr>
            <w:tcW w:w="1260" w:type="dxa"/>
            <w:vMerge/>
            <w:tcBorders>
              <w:top w:val="nil"/>
              <w:left w:val="nil"/>
              <w:bottom w:val="single" w:sz="8" w:space="0" w:color="000000"/>
              <w:right w:val="nil"/>
            </w:tcBorders>
            <w:vAlign w:val="center"/>
            <w:hideMark/>
            <w:tcPrChange w:id="3329" w:author="Cong" w:date="2020-10-02T20:25:00Z">
              <w:tcPr>
                <w:tcW w:w="990" w:type="dxa"/>
                <w:gridSpan w:val="2"/>
                <w:vMerge/>
                <w:tcBorders>
                  <w:top w:val="nil"/>
                  <w:left w:val="nil"/>
                  <w:bottom w:val="single" w:sz="8" w:space="0" w:color="000000"/>
                  <w:right w:val="nil"/>
                </w:tcBorders>
                <w:vAlign w:val="center"/>
                <w:hideMark/>
              </w:tcPr>
            </w:tcPrChange>
          </w:tcPr>
          <w:p w14:paraId="52DC5AC5" w14:textId="77777777" w:rsidR="003F6185" w:rsidRPr="003F6185" w:rsidRDefault="003F6185" w:rsidP="003F6185">
            <w:pPr>
              <w:rPr>
                <w:ins w:id="3330"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center"/>
            <w:hideMark/>
            <w:tcPrChange w:id="3331" w:author="Cong" w:date="2020-10-02T20:25:00Z">
              <w:tcPr>
                <w:tcW w:w="2520" w:type="dxa"/>
                <w:gridSpan w:val="2"/>
                <w:tcBorders>
                  <w:top w:val="nil"/>
                  <w:left w:val="nil"/>
                  <w:bottom w:val="nil"/>
                  <w:right w:val="nil"/>
                </w:tcBorders>
                <w:shd w:val="clear" w:color="auto" w:fill="auto"/>
                <w:vAlign w:val="center"/>
                <w:hideMark/>
              </w:tcPr>
            </w:tcPrChange>
          </w:tcPr>
          <w:p w14:paraId="6A9329FB" w14:textId="77777777" w:rsidR="003F6185" w:rsidRPr="003F6185" w:rsidRDefault="003F6185" w:rsidP="003F6185">
            <w:pPr>
              <w:jc w:val="center"/>
              <w:rPr>
                <w:ins w:id="3332" w:author="Cong" w:date="2020-10-02T20:13:00Z"/>
                <w:rFonts w:ascii="Calibri" w:eastAsia="Times New Roman" w:hAnsi="Calibri" w:cs="Calibri"/>
                <w:b/>
                <w:bCs/>
                <w:color w:val="000000"/>
                <w:sz w:val="22"/>
                <w:szCs w:val="22"/>
              </w:rPr>
            </w:pPr>
            <w:ins w:id="3333" w:author="Cong" w:date="2020-10-02T20:13:00Z">
              <w:r w:rsidRPr="003F6185">
                <w:rPr>
                  <w:rFonts w:ascii="Calibri" w:eastAsia="Times New Roman" w:hAnsi="Calibri" w:cs="Calibri"/>
                  <w:b/>
                  <w:bCs/>
                  <w:color w:val="000000"/>
                  <w:sz w:val="22"/>
                  <w:szCs w:val="22"/>
                </w:rPr>
                <w:t>Categories</w:t>
              </w:r>
              <w:r w:rsidRPr="003F6185">
                <w:rPr>
                  <w:rFonts w:ascii="Calibri" w:eastAsia="Times New Roman" w:hAnsi="Calibri" w:cs="Calibri"/>
                  <w:color w:val="000000"/>
                  <w:sz w:val="22"/>
                  <w:szCs w:val="22"/>
                </w:rPr>
                <w:t xml:space="preserve">: </w:t>
              </w:r>
              <w:r w:rsidRPr="003F6185">
                <w:rPr>
                  <w:rFonts w:ascii="Calibri" w:eastAsia="Times New Roman" w:hAnsi="Calibri" w:cs="Calibri"/>
                  <w:i/>
                  <w:iCs/>
                  <w:color w:val="000000"/>
                  <w:sz w:val="22"/>
                  <w:szCs w:val="22"/>
                </w:rPr>
                <w:t>1-Yes</w:t>
              </w:r>
            </w:ins>
          </w:p>
        </w:tc>
        <w:tc>
          <w:tcPr>
            <w:tcW w:w="2700" w:type="dxa"/>
            <w:tcBorders>
              <w:top w:val="nil"/>
              <w:left w:val="nil"/>
              <w:bottom w:val="nil"/>
              <w:right w:val="nil"/>
            </w:tcBorders>
            <w:shd w:val="clear" w:color="auto" w:fill="auto"/>
            <w:vAlign w:val="center"/>
            <w:hideMark/>
            <w:tcPrChange w:id="3334" w:author="Cong" w:date="2020-10-02T20:25:00Z">
              <w:tcPr>
                <w:tcW w:w="2867" w:type="dxa"/>
                <w:gridSpan w:val="3"/>
                <w:tcBorders>
                  <w:top w:val="nil"/>
                  <w:left w:val="nil"/>
                  <w:bottom w:val="nil"/>
                  <w:right w:val="nil"/>
                </w:tcBorders>
                <w:shd w:val="clear" w:color="auto" w:fill="auto"/>
                <w:vAlign w:val="center"/>
                <w:hideMark/>
              </w:tcPr>
            </w:tcPrChange>
          </w:tcPr>
          <w:p w14:paraId="2ABE6A09" w14:textId="77777777" w:rsidR="003F6185" w:rsidRPr="003F6185" w:rsidRDefault="003F6185" w:rsidP="003F6185">
            <w:pPr>
              <w:jc w:val="center"/>
              <w:rPr>
                <w:ins w:id="3335" w:author="Cong" w:date="2020-10-02T20:13:00Z"/>
                <w:rFonts w:ascii="Calibri" w:eastAsia="Times New Roman" w:hAnsi="Calibri" w:cs="Calibri"/>
                <w:b/>
                <w:bCs/>
                <w:color w:val="000000"/>
                <w:sz w:val="22"/>
                <w:szCs w:val="22"/>
              </w:rPr>
            </w:pPr>
            <w:ins w:id="3336" w:author="Cong" w:date="2020-10-02T20:13:00Z">
              <w:r w:rsidRPr="003F6185">
                <w:rPr>
                  <w:rFonts w:ascii="Calibri" w:eastAsia="Times New Roman" w:hAnsi="Calibri" w:cs="Calibri"/>
                  <w:b/>
                  <w:bCs/>
                  <w:color w:val="000000"/>
                  <w:sz w:val="22"/>
                  <w:szCs w:val="22"/>
                </w:rPr>
                <w:t>Categorie</w:t>
              </w:r>
              <w:r w:rsidRPr="003F6185">
                <w:rPr>
                  <w:rFonts w:ascii="Calibri" w:eastAsia="Times New Roman" w:hAnsi="Calibri" w:cs="Calibri"/>
                  <w:b/>
                  <w:bCs/>
                  <w:i/>
                  <w:iCs/>
                  <w:color w:val="000000"/>
                  <w:sz w:val="22"/>
                  <w:szCs w:val="22"/>
                </w:rPr>
                <w:t>s</w:t>
              </w:r>
              <w:r w:rsidRPr="003F6185">
                <w:rPr>
                  <w:rFonts w:ascii="Calibri" w:eastAsia="Times New Roman" w:hAnsi="Calibri" w:cs="Calibri"/>
                  <w:i/>
                  <w:iCs/>
                  <w:color w:val="000000"/>
                  <w:sz w:val="22"/>
                  <w:szCs w:val="22"/>
                </w:rPr>
                <w:t xml:space="preserve"> 0-niu</w:t>
              </w:r>
            </w:ins>
          </w:p>
        </w:tc>
        <w:tc>
          <w:tcPr>
            <w:tcW w:w="2340" w:type="dxa"/>
            <w:tcBorders>
              <w:top w:val="nil"/>
              <w:left w:val="nil"/>
              <w:bottom w:val="nil"/>
              <w:right w:val="nil"/>
            </w:tcBorders>
            <w:shd w:val="clear" w:color="auto" w:fill="auto"/>
            <w:vAlign w:val="center"/>
            <w:hideMark/>
            <w:tcPrChange w:id="3337" w:author="Cong" w:date="2020-10-02T20:25:00Z">
              <w:tcPr>
                <w:tcW w:w="3423" w:type="dxa"/>
                <w:gridSpan w:val="3"/>
                <w:tcBorders>
                  <w:top w:val="nil"/>
                  <w:left w:val="nil"/>
                  <w:bottom w:val="nil"/>
                  <w:right w:val="nil"/>
                </w:tcBorders>
                <w:shd w:val="clear" w:color="auto" w:fill="auto"/>
                <w:vAlign w:val="center"/>
                <w:hideMark/>
              </w:tcPr>
            </w:tcPrChange>
          </w:tcPr>
          <w:p w14:paraId="65F6ABAA" w14:textId="77777777" w:rsidR="003F6185" w:rsidRPr="003F6185" w:rsidRDefault="003F6185" w:rsidP="003F6185">
            <w:pPr>
              <w:jc w:val="center"/>
              <w:rPr>
                <w:ins w:id="3338" w:author="Cong" w:date="2020-10-02T20:13:00Z"/>
                <w:rFonts w:ascii="Calibri" w:eastAsia="Times New Roman" w:hAnsi="Calibri" w:cs="Calibri"/>
                <w:b/>
                <w:bCs/>
                <w:color w:val="000000"/>
                <w:sz w:val="22"/>
                <w:szCs w:val="22"/>
              </w:rPr>
            </w:pPr>
            <w:ins w:id="3339" w:author="Cong" w:date="2020-10-02T20:13:00Z">
              <w:r w:rsidRPr="003F6185">
                <w:rPr>
                  <w:rFonts w:ascii="Calibri" w:eastAsia="Times New Roman" w:hAnsi="Calibri" w:cs="Calibri"/>
                  <w:b/>
                  <w:bCs/>
                  <w:color w:val="000000"/>
                  <w:sz w:val="22"/>
                  <w:szCs w:val="22"/>
                </w:rPr>
                <w:t>Categorie</w:t>
              </w:r>
              <w:r w:rsidRPr="003F6185">
                <w:rPr>
                  <w:rFonts w:ascii="Calibri" w:eastAsia="Times New Roman" w:hAnsi="Calibri" w:cs="Calibri"/>
                  <w:color w:val="000000"/>
                  <w:sz w:val="22"/>
                  <w:szCs w:val="22"/>
                </w:rPr>
                <w:t>s:</w:t>
              </w:r>
              <w:r w:rsidRPr="003F6185">
                <w:rPr>
                  <w:rFonts w:ascii="Calibri" w:eastAsia="Times New Roman" w:hAnsi="Calibri" w:cs="Calibri"/>
                  <w:i/>
                  <w:iCs/>
                  <w:color w:val="000000"/>
                  <w:sz w:val="22"/>
                  <w:szCs w:val="22"/>
                </w:rPr>
                <w:t xml:space="preserve">1 Yes  </w:t>
              </w:r>
            </w:ins>
          </w:p>
        </w:tc>
        <w:tc>
          <w:tcPr>
            <w:tcW w:w="2160" w:type="dxa"/>
            <w:tcBorders>
              <w:top w:val="nil"/>
              <w:left w:val="nil"/>
              <w:bottom w:val="nil"/>
              <w:right w:val="nil"/>
            </w:tcBorders>
            <w:shd w:val="clear" w:color="auto" w:fill="auto"/>
            <w:vAlign w:val="center"/>
            <w:hideMark/>
            <w:tcPrChange w:id="3340" w:author="Cong" w:date="2020-10-02T20:25:00Z">
              <w:tcPr>
                <w:tcW w:w="2867" w:type="dxa"/>
                <w:gridSpan w:val="3"/>
                <w:tcBorders>
                  <w:top w:val="nil"/>
                  <w:left w:val="nil"/>
                  <w:bottom w:val="nil"/>
                  <w:right w:val="nil"/>
                </w:tcBorders>
                <w:shd w:val="clear" w:color="auto" w:fill="auto"/>
                <w:vAlign w:val="center"/>
                <w:hideMark/>
              </w:tcPr>
            </w:tcPrChange>
          </w:tcPr>
          <w:p w14:paraId="43249524" w14:textId="77777777" w:rsidR="003F6185" w:rsidRPr="003F6185" w:rsidRDefault="003F6185" w:rsidP="003F6185">
            <w:pPr>
              <w:jc w:val="center"/>
              <w:rPr>
                <w:ins w:id="3341" w:author="Cong" w:date="2020-10-02T20:13:00Z"/>
                <w:rFonts w:ascii="Calibri" w:eastAsia="Times New Roman" w:hAnsi="Calibri" w:cs="Calibri"/>
                <w:b/>
                <w:bCs/>
                <w:color w:val="000000"/>
                <w:sz w:val="22"/>
                <w:szCs w:val="22"/>
              </w:rPr>
            </w:pPr>
            <w:ins w:id="3342" w:author="Cong" w:date="2020-10-02T20:13:00Z">
              <w:r w:rsidRPr="003F6185">
                <w:rPr>
                  <w:rFonts w:ascii="Calibri" w:eastAsia="Times New Roman" w:hAnsi="Calibri" w:cs="Calibri"/>
                  <w:b/>
                  <w:bCs/>
                  <w:color w:val="000000"/>
                  <w:sz w:val="22"/>
                  <w:szCs w:val="22"/>
                </w:rPr>
                <w:t>Categorie</w:t>
              </w:r>
              <w:r w:rsidRPr="003F6185">
                <w:rPr>
                  <w:rFonts w:ascii="Calibri" w:eastAsia="Times New Roman" w:hAnsi="Calibri" w:cs="Calibri"/>
                  <w:b/>
                  <w:bCs/>
                  <w:i/>
                  <w:iCs/>
                  <w:color w:val="000000"/>
                  <w:sz w:val="22"/>
                  <w:szCs w:val="22"/>
                </w:rPr>
                <w:t>s</w:t>
              </w:r>
              <w:r w:rsidRPr="003F6185">
                <w:rPr>
                  <w:rFonts w:ascii="Calibri" w:eastAsia="Times New Roman" w:hAnsi="Calibri" w:cs="Calibri"/>
                  <w:i/>
                  <w:iCs/>
                  <w:color w:val="000000"/>
                  <w:sz w:val="22"/>
                  <w:szCs w:val="22"/>
                </w:rPr>
                <w:t xml:space="preserve"> 0-niu</w:t>
              </w:r>
            </w:ins>
          </w:p>
        </w:tc>
        <w:tc>
          <w:tcPr>
            <w:tcW w:w="2970" w:type="dxa"/>
            <w:tcBorders>
              <w:top w:val="nil"/>
              <w:left w:val="nil"/>
              <w:bottom w:val="nil"/>
              <w:right w:val="nil"/>
            </w:tcBorders>
            <w:shd w:val="clear" w:color="auto" w:fill="auto"/>
            <w:vAlign w:val="center"/>
            <w:hideMark/>
            <w:tcPrChange w:id="3343" w:author="Cong" w:date="2020-10-02T20:25:00Z">
              <w:tcPr>
                <w:tcW w:w="2854" w:type="dxa"/>
                <w:gridSpan w:val="4"/>
                <w:tcBorders>
                  <w:top w:val="nil"/>
                  <w:left w:val="nil"/>
                  <w:bottom w:val="nil"/>
                  <w:right w:val="nil"/>
                </w:tcBorders>
                <w:shd w:val="clear" w:color="auto" w:fill="auto"/>
                <w:vAlign w:val="center"/>
                <w:hideMark/>
              </w:tcPr>
            </w:tcPrChange>
          </w:tcPr>
          <w:p w14:paraId="6D7A4DA2" w14:textId="77777777" w:rsidR="003F6185" w:rsidRPr="003F6185" w:rsidRDefault="003F6185" w:rsidP="003F6185">
            <w:pPr>
              <w:jc w:val="center"/>
              <w:rPr>
                <w:ins w:id="3344" w:author="Cong" w:date="2020-10-02T20:13:00Z"/>
                <w:rFonts w:ascii="Calibri" w:eastAsia="Times New Roman" w:hAnsi="Calibri" w:cs="Calibri"/>
                <w:b/>
                <w:bCs/>
                <w:color w:val="000000"/>
                <w:sz w:val="22"/>
                <w:szCs w:val="22"/>
              </w:rPr>
            </w:pPr>
            <w:ins w:id="3345" w:author="Cong" w:date="2020-10-02T20:13:00Z">
              <w:r w:rsidRPr="003F6185">
                <w:rPr>
                  <w:rFonts w:ascii="Calibri" w:eastAsia="Times New Roman" w:hAnsi="Calibri" w:cs="Calibri"/>
                  <w:b/>
                  <w:bCs/>
                  <w:color w:val="000000"/>
                  <w:sz w:val="22"/>
                  <w:szCs w:val="22"/>
                </w:rPr>
                <w:t>Categorie</w:t>
              </w:r>
              <w:r w:rsidRPr="003F6185">
                <w:rPr>
                  <w:rFonts w:ascii="Calibri" w:eastAsia="Times New Roman" w:hAnsi="Calibri" w:cs="Calibri"/>
                  <w:b/>
                  <w:bCs/>
                  <w:i/>
                  <w:iCs/>
                  <w:color w:val="000000"/>
                  <w:sz w:val="22"/>
                  <w:szCs w:val="22"/>
                </w:rPr>
                <w:t>s</w:t>
              </w:r>
              <w:r w:rsidRPr="003F6185">
                <w:rPr>
                  <w:rFonts w:ascii="Calibri" w:eastAsia="Times New Roman" w:hAnsi="Calibri" w:cs="Calibri"/>
                  <w:i/>
                  <w:iCs/>
                  <w:color w:val="000000"/>
                  <w:sz w:val="22"/>
                  <w:szCs w:val="22"/>
                </w:rPr>
                <w:t xml:space="preserve"> 1-no</w:t>
              </w:r>
            </w:ins>
          </w:p>
        </w:tc>
      </w:tr>
      <w:tr w:rsidR="003F6185" w:rsidRPr="003F6185" w14:paraId="52B79508" w14:textId="77777777" w:rsidTr="002D02DE">
        <w:trPr>
          <w:trHeight w:val="600"/>
          <w:ins w:id="3346" w:author="Cong" w:date="2020-10-02T20:13:00Z"/>
          <w:trPrChange w:id="3347" w:author="Cong" w:date="2020-10-02T20:25:00Z">
            <w:trPr>
              <w:gridBefore w:val="1"/>
              <w:gridAfter w:val="0"/>
              <w:trHeight w:val="600"/>
            </w:trPr>
          </w:trPrChange>
        </w:trPr>
        <w:tc>
          <w:tcPr>
            <w:tcW w:w="1260" w:type="dxa"/>
            <w:vMerge/>
            <w:tcBorders>
              <w:top w:val="nil"/>
              <w:left w:val="nil"/>
              <w:bottom w:val="single" w:sz="8" w:space="0" w:color="000000"/>
              <w:right w:val="nil"/>
            </w:tcBorders>
            <w:vAlign w:val="center"/>
            <w:hideMark/>
            <w:tcPrChange w:id="3348" w:author="Cong" w:date="2020-10-02T20:25:00Z">
              <w:tcPr>
                <w:tcW w:w="990" w:type="dxa"/>
                <w:gridSpan w:val="2"/>
                <w:vMerge/>
                <w:tcBorders>
                  <w:top w:val="nil"/>
                  <w:left w:val="nil"/>
                  <w:bottom w:val="single" w:sz="8" w:space="0" w:color="000000"/>
                  <w:right w:val="nil"/>
                </w:tcBorders>
                <w:vAlign w:val="center"/>
                <w:hideMark/>
              </w:tcPr>
            </w:tcPrChange>
          </w:tcPr>
          <w:p w14:paraId="2FF26E37" w14:textId="77777777" w:rsidR="003F6185" w:rsidRPr="003F6185" w:rsidRDefault="003F6185" w:rsidP="003F6185">
            <w:pPr>
              <w:rPr>
                <w:ins w:id="3349"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center"/>
            <w:hideMark/>
            <w:tcPrChange w:id="3350" w:author="Cong" w:date="2020-10-02T20:25:00Z">
              <w:tcPr>
                <w:tcW w:w="2520" w:type="dxa"/>
                <w:gridSpan w:val="2"/>
                <w:tcBorders>
                  <w:top w:val="nil"/>
                  <w:left w:val="nil"/>
                  <w:bottom w:val="nil"/>
                  <w:right w:val="nil"/>
                </w:tcBorders>
                <w:shd w:val="clear" w:color="auto" w:fill="auto"/>
                <w:vAlign w:val="center"/>
                <w:hideMark/>
              </w:tcPr>
            </w:tcPrChange>
          </w:tcPr>
          <w:p w14:paraId="027B0176" w14:textId="77777777" w:rsidR="003F6185" w:rsidRPr="003F6185" w:rsidRDefault="003F6185" w:rsidP="003F6185">
            <w:pPr>
              <w:jc w:val="center"/>
              <w:rPr>
                <w:ins w:id="3351" w:author="Cong" w:date="2020-10-02T20:13:00Z"/>
                <w:rFonts w:ascii="Calibri" w:eastAsia="Times New Roman" w:hAnsi="Calibri" w:cs="Calibri"/>
                <w:i/>
                <w:iCs/>
                <w:color w:val="000000"/>
                <w:sz w:val="22"/>
                <w:szCs w:val="22"/>
              </w:rPr>
            </w:pPr>
            <w:ins w:id="3352" w:author="Cong" w:date="2020-10-02T20:13:00Z">
              <w:r w:rsidRPr="003F6185">
                <w:rPr>
                  <w:rFonts w:ascii="Calibri" w:eastAsia="Times New Roman" w:hAnsi="Calibri" w:cs="Calibri"/>
                  <w:i/>
                  <w:iCs/>
                  <w:color w:val="000000"/>
                  <w:sz w:val="22"/>
                  <w:szCs w:val="22"/>
                </w:rPr>
                <w:t>2- Yes, but female told only during pregnancy</w:t>
              </w:r>
            </w:ins>
          </w:p>
        </w:tc>
        <w:tc>
          <w:tcPr>
            <w:tcW w:w="2700" w:type="dxa"/>
            <w:tcBorders>
              <w:top w:val="nil"/>
              <w:left w:val="nil"/>
              <w:bottom w:val="nil"/>
              <w:right w:val="nil"/>
            </w:tcBorders>
            <w:shd w:val="clear" w:color="auto" w:fill="auto"/>
            <w:vAlign w:val="center"/>
            <w:hideMark/>
            <w:tcPrChange w:id="3353" w:author="Cong" w:date="2020-10-02T20:25:00Z">
              <w:tcPr>
                <w:tcW w:w="2867" w:type="dxa"/>
                <w:gridSpan w:val="3"/>
                <w:tcBorders>
                  <w:top w:val="nil"/>
                  <w:left w:val="nil"/>
                  <w:bottom w:val="nil"/>
                  <w:right w:val="nil"/>
                </w:tcBorders>
                <w:shd w:val="clear" w:color="auto" w:fill="auto"/>
                <w:vAlign w:val="center"/>
                <w:hideMark/>
              </w:tcPr>
            </w:tcPrChange>
          </w:tcPr>
          <w:p w14:paraId="43F3B84D" w14:textId="77777777" w:rsidR="003F6185" w:rsidRPr="003F6185" w:rsidRDefault="003F6185" w:rsidP="003F6185">
            <w:pPr>
              <w:jc w:val="center"/>
              <w:rPr>
                <w:ins w:id="3354" w:author="Cong" w:date="2020-10-02T20:13:00Z"/>
                <w:rFonts w:ascii="Calibri" w:eastAsia="Times New Roman" w:hAnsi="Calibri" w:cs="Calibri"/>
                <w:i/>
                <w:iCs/>
                <w:color w:val="000000"/>
                <w:sz w:val="22"/>
                <w:szCs w:val="22"/>
              </w:rPr>
            </w:pPr>
            <w:ins w:id="3355" w:author="Cong" w:date="2020-10-02T20:13:00Z">
              <w:r w:rsidRPr="003F6185">
                <w:rPr>
                  <w:rFonts w:ascii="Calibri" w:eastAsia="Times New Roman" w:hAnsi="Calibri" w:cs="Calibri"/>
                  <w:i/>
                  <w:iCs/>
                  <w:color w:val="000000"/>
                  <w:sz w:val="22"/>
                  <w:szCs w:val="22"/>
                </w:rPr>
                <w:t>1- no or not mentioned</w:t>
              </w:r>
            </w:ins>
          </w:p>
        </w:tc>
        <w:tc>
          <w:tcPr>
            <w:tcW w:w="2340" w:type="dxa"/>
            <w:tcBorders>
              <w:top w:val="nil"/>
              <w:left w:val="nil"/>
              <w:bottom w:val="nil"/>
              <w:right w:val="nil"/>
            </w:tcBorders>
            <w:shd w:val="clear" w:color="auto" w:fill="auto"/>
            <w:vAlign w:val="center"/>
            <w:hideMark/>
            <w:tcPrChange w:id="3356" w:author="Cong" w:date="2020-10-02T20:25:00Z">
              <w:tcPr>
                <w:tcW w:w="3423" w:type="dxa"/>
                <w:gridSpan w:val="3"/>
                <w:tcBorders>
                  <w:top w:val="nil"/>
                  <w:left w:val="nil"/>
                  <w:bottom w:val="nil"/>
                  <w:right w:val="nil"/>
                </w:tcBorders>
                <w:shd w:val="clear" w:color="auto" w:fill="auto"/>
                <w:vAlign w:val="center"/>
                <w:hideMark/>
              </w:tcPr>
            </w:tcPrChange>
          </w:tcPr>
          <w:p w14:paraId="77F230CC" w14:textId="77777777" w:rsidR="003F6185" w:rsidRPr="003F6185" w:rsidRDefault="003F6185" w:rsidP="003F6185">
            <w:pPr>
              <w:jc w:val="center"/>
              <w:rPr>
                <w:ins w:id="3357" w:author="Cong" w:date="2020-10-02T20:13:00Z"/>
                <w:rFonts w:ascii="Calibri" w:eastAsia="Times New Roman" w:hAnsi="Calibri" w:cs="Calibri"/>
                <w:i/>
                <w:iCs/>
                <w:color w:val="000000"/>
                <w:sz w:val="22"/>
                <w:szCs w:val="22"/>
              </w:rPr>
            </w:pPr>
            <w:ins w:id="3358" w:author="Cong" w:date="2020-10-02T20:13:00Z">
              <w:r w:rsidRPr="003F6185">
                <w:rPr>
                  <w:rFonts w:ascii="Calibri" w:eastAsia="Times New Roman" w:hAnsi="Calibri" w:cs="Calibri"/>
                  <w:i/>
                  <w:iCs/>
                  <w:color w:val="000000"/>
                  <w:sz w:val="22"/>
                  <w:szCs w:val="22"/>
                </w:rPr>
                <w:t>2 No</w:t>
              </w:r>
            </w:ins>
          </w:p>
        </w:tc>
        <w:tc>
          <w:tcPr>
            <w:tcW w:w="2160" w:type="dxa"/>
            <w:tcBorders>
              <w:top w:val="nil"/>
              <w:left w:val="nil"/>
              <w:bottom w:val="nil"/>
              <w:right w:val="nil"/>
            </w:tcBorders>
            <w:shd w:val="clear" w:color="auto" w:fill="auto"/>
            <w:vAlign w:val="center"/>
            <w:hideMark/>
            <w:tcPrChange w:id="3359" w:author="Cong" w:date="2020-10-02T20:25:00Z">
              <w:tcPr>
                <w:tcW w:w="2867" w:type="dxa"/>
                <w:gridSpan w:val="3"/>
                <w:tcBorders>
                  <w:top w:val="nil"/>
                  <w:left w:val="nil"/>
                  <w:bottom w:val="nil"/>
                  <w:right w:val="nil"/>
                </w:tcBorders>
                <w:shd w:val="clear" w:color="auto" w:fill="auto"/>
                <w:vAlign w:val="center"/>
                <w:hideMark/>
              </w:tcPr>
            </w:tcPrChange>
          </w:tcPr>
          <w:p w14:paraId="2146F640" w14:textId="77777777" w:rsidR="003F6185" w:rsidRPr="003F6185" w:rsidRDefault="003F6185" w:rsidP="003F6185">
            <w:pPr>
              <w:jc w:val="center"/>
              <w:rPr>
                <w:ins w:id="3360" w:author="Cong" w:date="2020-10-02T20:13:00Z"/>
                <w:rFonts w:ascii="Calibri" w:eastAsia="Times New Roman" w:hAnsi="Calibri" w:cs="Calibri"/>
                <w:i/>
                <w:iCs/>
                <w:color w:val="000000"/>
                <w:sz w:val="22"/>
                <w:szCs w:val="22"/>
              </w:rPr>
            </w:pPr>
            <w:ins w:id="3361" w:author="Cong" w:date="2020-10-02T20:13:00Z">
              <w:r w:rsidRPr="003F6185">
                <w:rPr>
                  <w:rFonts w:ascii="Calibri" w:eastAsia="Times New Roman" w:hAnsi="Calibri" w:cs="Calibri"/>
                  <w:i/>
                  <w:iCs/>
                  <w:color w:val="000000"/>
                  <w:sz w:val="22"/>
                  <w:szCs w:val="22"/>
                </w:rPr>
                <w:t>1- no or not mentioned</w:t>
              </w:r>
            </w:ins>
          </w:p>
        </w:tc>
        <w:tc>
          <w:tcPr>
            <w:tcW w:w="2970" w:type="dxa"/>
            <w:tcBorders>
              <w:top w:val="nil"/>
              <w:left w:val="nil"/>
              <w:bottom w:val="nil"/>
              <w:right w:val="nil"/>
            </w:tcBorders>
            <w:shd w:val="clear" w:color="auto" w:fill="auto"/>
            <w:vAlign w:val="center"/>
            <w:hideMark/>
            <w:tcPrChange w:id="3362" w:author="Cong" w:date="2020-10-02T20:25:00Z">
              <w:tcPr>
                <w:tcW w:w="2854" w:type="dxa"/>
                <w:gridSpan w:val="4"/>
                <w:tcBorders>
                  <w:top w:val="nil"/>
                  <w:left w:val="nil"/>
                  <w:bottom w:val="nil"/>
                  <w:right w:val="nil"/>
                </w:tcBorders>
                <w:shd w:val="clear" w:color="auto" w:fill="auto"/>
                <w:vAlign w:val="center"/>
                <w:hideMark/>
              </w:tcPr>
            </w:tcPrChange>
          </w:tcPr>
          <w:p w14:paraId="3A61BDB5" w14:textId="77777777" w:rsidR="003F6185" w:rsidRPr="002D02DE" w:rsidRDefault="003F6185" w:rsidP="003F6185">
            <w:pPr>
              <w:jc w:val="center"/>
              <w:rPr>
                <w:ins w:id="3363" w:author="Cong" w:date="2020-10-02T20:13:00Z"/>
                <w:rFonts w:ascii="Calibri" w:eastAsia="Times New Roman" w:hAnsi="Calibri" w:cs="Calibri"/>
                <w:i/>
                <w:iCs/>
                <w:color w:val="000000"/>
                <w:sz w:val="22"/>
                <w:szCs w:val="22"/>
                <w:rPrChange w:id="3364" w:author="Cong" w:date="2020-10-02T20:26:00Z">
                  <w:rPr>
                    <w:ins w:id="3365" w:author="Cong" w:date="2020-10-02T20:13:00Z"/>
                    <w:rFonts w:ascii="Calibri" w:eastAsia="Times New Roman" w:hAnsi="Calibri" w:cs="Calibri"/>
                    <w:color w:val="000000"/>
                    <w:sz w:val="22"/>
                    <w:szCs w:val="22"/>
                  </w:rPr>
                </w:rPrChange>
              </w:rPr>
            </w:pPr>
            <w:ins w:id="3366" w:author="Cong" w:date="2020-10-02T20:13:00Z">
              <w:r w:rsidRPr="002D02DE">
                <w:rPr>
                  <w:rFonts w:ascii="Calibri" w:eastAsia="Times New Roman" w:hAnsi="Calibri" w:cs="Calibri"/>
                  <w:i/>
                  <w:iCs/>
                  <w:color w:val="000000"/>
                  <w:sz w:val="22"/>
                  <w:szCs w:val="22"/>
                  <w:rPrChange w:id="3367" w:author="Cong" w:date="2020-10-02T20:26:00Z">
                    <w:rPr>
                      <w:rFonts w:ascii="Calibri" w:eastAsia="Times New Roman" w:hAnsi="Calibri" w:cs="Calibri"/>
                      <w:color w:val="000000"/>
                      <w:sz w:val="22"/>
                      <w:szCs w:val="22"/>
                    </w:rPr>
                  </w:rPrChange>
                </w:rPr>
                <w:t>2-- Yes</w:t>
              </w:r>
            </w:ins>
          </w:p>
        </w:tc>
      </w:tr>
      <w:tr w:rsidR="003F6185" w:rsidRPr="003F6185" w14:paraId="601828CB" w14:textId="77777777" w:rsidTr="002D02DE">
        <w:trPr>
          <w:trHeight w:val="60"/>
          <w:ins w:id="3368" w:author="Cong" w:date="2020-10-02T20:13:00Z"/>
          <w:trPrChange w:id="3369" w:author="Cong" w:date="2020-10-02T20:26:00Z">
            <w:trPr>
              <w:gridBefore w:val="1"/>
              <w:gridAfter w:val="0"/>
              <w:trHeight w:val="600"/>
            </w:trPr>
          </w:trPrChange>
        </w:trPr>
        <w:tc>
          <w:tcPr>
            <w:tcW w:w="1260" w:type="dxa"/>
            <w:vMerge/>
            <w:tcBorders>
              <w:top w:val="nil"/>
              <w:left w:val="nil"/>
              <w:bottom w:val="single" w:sz="8" w:space="0" w:color="000000"/>
              <w:right w:val="nil"/>
            </w:tcBorders>
            <w:vAlign w:val="center"/>
            <w:hideMark/>
            <w:tcPrChange w:id="3370" w:author="Cong" w:date="2020-10-02T20:26:00Z">
              <w:tcPr>
                <w:tcW w:w="990" w:type="dxa"/>
                <w:gridSpan w:val="2"/>
                <w:vMerge/>
                <w:tcBorders>
                  <w:top w:val="nil"/>
                  <w:left w:val="nil"/>
                  <w:bottom w:val="single" w:sz="8" w:space="0" w:color="000000"/>
                  <w:right w:val="nil"/>
                </w:tcBorders>
                <w:vAlign w:val="center"/>
                <w:hideMark/>
              </w:tcPr>
            </w:tcPrChange>
          </w:tcPr>
          <w:p w14:paraId="67DD2A4C" w14:textId="77777777" w:rsidR="003F6185" w:rsidRPr="003F6185" w:rsidRDefault="003F6185" w:rsidP="003F6185">
            <w:pPr>
              <w:rPr>
                <w:ins w:id="3371"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center"/>
            <w:hideMark/>
            <w:tcPrChange w:id="3372" w:author="Cong" w:date="2020-10-02T20:26:00Z">
              <w:tcPr>
                <w:tcW w:w="2520" w:type="dxa"/>
                <w:gridSpan w:val="2"/>
                <w:tcBorders>
                  <w:top w:val="nil"/>
                  <w:left w:val="nil"/>
                  <w:bottom w:val="nil"/>
                  <w:right w:val="nil"/>
                </w:tcBorders>
                <w:shd w:val="clear" w:color="auto" w:fill="auto"/>
                <w:vAlign w:val="center"/>
                <w:hideMark/>
              </w:tcPr>
            </w:tcPrChange>
          </w:tcPr>
          <w:p w14:paraId="2AAC9002" w14:textId="77777777" w:rsidR="003F6185" w:rsidRPr="003F6185" w:rsidRDefault="003F6185" w:rsidP="003F6185">
            <w:pPr>
              <w:jc w:val="center"/>
              <w:rPr>
                <w:ins w:id="3373" w:author="Cong" w:date="2020-10-02T20:13:00Z"/>
                <w:rFonts w:ascii="Calibri" w:eastAsia="Times New Roman" w:hAnsi="Calibri" w:cs="Calibri"/>
                <w:i/>
                <w:iCs/>
                <w:color w:val="000000"/>
                <w:sz w:val="22"/>
                <w:szCs w:val="22"/>
              </w:rPr>
            </w:pPr>
            <w:ins w:id="3374" w:author="Cong" w:date="2020-10-02T20:13:00Z">
              <w:r w:rsidRPr="003F6185">
                <w:rPr>
                  <w:rFonts w:ascii="Calibri" w:eastAsia="Times New Roman" w:hAnsi="Calibri" w:cs="Calibri"/>
                  <w:i/>
                  <w:iCs/>
                  <w:color w:val="000000"/>
                  <w:sz w:val="22"/>
                  <w:szCs w:val="22"/>
                </w:rPr>
                <w:t>3- No</w:t>
              </w:r>
            </w:ins>
          </w:p>
        </w:tc>
        <w:tc>
          <w:tcPr>
            <w:tcW w:w="2700" w:type="dxa"/>
            <w:tcBorders>
              <w:top w:val="nil"/>
              <w:left w:val="nil"/>
              <w:bottom w:val="nil"/>
              <w:right w:val="nil"/>
            </w:tcBorders>
            <w:shd w:val="clear" w:color="auto" w:fill="auto"/>
            <w:vAlign w:val="center"/>
            <w:hideMark/>
            <w:tcPrChange w:id="3375" w:author="Cong" w:date="2020-10-02T20:26:00Z">
              <w:tcPr>
                <w:tcW w:w="2867" w:type="dxa"/>
                <w:gridSpan w:val="3"/>
                <w:tcBorders>
                  <w:top w:val="nil"/>
                  <w:left w:val="nil"/>
                  <w:bottom w:val="nil"/>
                  <w:right w:val="nil"/>
                </w:tcBorders>
                <w:shd w:val="clear" w:color="auto" w:fill="auto"/>
                <w:vAlign w:val="center"/>
                <w:hideMark/>
              </w:tcPr>
            </w:tcPrChange>
          </w:tcPr>
          <w:p w14:paraId="391D73DE" w14:textId="77777777" w:rsidR="003F6185" w:rsidRPr="003F6185" w:rsidRDefault="003F6185" w:rsidP="003F6185">
            <w:pPr>
              <w:jc w:val="center"/>
              <w:rPr>
                <w:ins w:id="3376" w:author="Cong" w:date="2020-10-02T20:13:00Z"/>
                <w:rFonts w:ascii="Calibri" w:eastAsia="Times New Roman" w:hAnsi="Calibri" w:cs="Calibri"/>
                <w:i/>
                <w:iCs/>
                <w:color w:val="000000"/>
                <w:sz w:val="22"/>
                <w:szCs w:val="22"/>
              </w:rPr>
            </w:pPr>
            <w:ins w:id="3377" w:author="Cong" w:date="2020-10-02T20:13:00Z">
              <w:r w:rsidRPr="003F6185">
                <w:rPr>
                  <w:rFonts w:ascii="Calibri" w:eastAsia="Times New Roman" w:hAnsi="Calibri" w:cs="Calibri"/>
                  <w:i/>
                  <w:iCs/>
                  <w:color w:val="000000"/>
                  <w:sz w:val="22"/>
                  <w:szCs w:val="22"/>
                </w:rPr>
                <w:t>2-- Yes</w:t>
              </w:r>
            </w:ins>
          </w:p>
        </w:tc>
        <w:tc>
          <w:tcPr>
            <w:tcW w:w="2340" w:type="dxa"/>
            <w:tcBorders>
              <w:top w:val="nil"/>
              <w:left w:val="nil"/>
              <w:bottom w:val="nil"/>
              <w:right w:val="nil"/>
            </w:tcBorders>
            <w:shd w:val="clear" w:color="auto" w:fill="auto"/>
            <w:vAlign w:val="center"/>
            <w:hideMark/>
            <w:tcPrChange w:id="3378" w:author="Cong" w:date="2020-10-02T20:26:00Z">
              <w:tcPr>
                <w:tcW w:w="3423" w:type="dxa"/>
                <w:gridSpan w:val="3"/>
                <w:tcBorders>
                  <w:top w:val="nil"/>
                  <w:left w:val="nil"/>
                  <w:bottom w:val="nil"/>
                  <w:right w:val="nil"/>
                </w:tcBorders>
                <w:shd w:val="clear" w:color="auto" w:fill="auto"/>
                <w:vAlign w:val="center"/>
                <w:hideMark/>
              </w:tcPr>
            </w:tcPrChange>
          </w:tcPr>
          <w:p w14:paraId="39F2EF01" w14:textId="77777777" w:rsidR="003F6185" w:rsidRPr="003F6185" w:rsidRDefault="003F6185" w:rsidP="003F6185">
            <w:pPr>
              <w:jc w:val="center"/>
              <w:rPr>
                <w:ins w:id="3379" w:author="Cong" w:date="2020-10-02T20:13:00Z"/>
                <w:rFonts w:ascii="Calibri" w:eastAsia="Times New Roman" w:hAnsi="Calibri" w:cs="Calibri"/>
                <w:i/>
                <w:iCs/>
                <w:color w:val="000000"/>
                <w:sz w:val="22"/>
                <w:szCs w:val="22"/>
              </w:rPr>
            </w:pPr>
            <w:ins w:id="3380" w:author="Cong" w:date="2020-10-02T20:13:00Z">
              <w:r w:rsidRPr="003F6185">
                <w:rPr>
                  <w:rFonts w:ascii="Calibri" w:eastAsia="Times New Roman" w:hAnsi="Calibri" w:cs="Calibri"/>
                  <w:i/>
                  <w:iCs/>
                  <w:color w:val="000000"/>
                  <w:sz w:val="22"/>
                  <w:szCs w:val="22"/>
                </w:rPr>
                <w:t>7 Refused</w:t>
              </w:r>
            </w:ins>
          </w:p>
        </w:tc>
        <w:tc>
          <w:tcPr>
            <w:tcW w:w="2160" w:type="dxa"/>
            <w:tcBorders>
              <w:top w:val="nil"/>
              <w:left w:val="nil"/>
              <w:bottom w:val="nil"/>
              <w:right w:val="nil"/>
            </w:tcBorders>
            <w:shd w:val="clear" w:color="auto" w:fill="auto"/>
            <w:vAlign w:val="center"/>
            <w:hideMark/>
            <w:tcPrChange w:id="3381" w:author="Cong" w:date="2020-10-02T20:26:00Z">
              <w:tcPr>
                <w:tcW w:w="2867" w:type="dxa"/>
                <w:gridSpan w:val="3"/>
                <w:tcBorders>
                  <w:top w:val="nil"/>
                  <w:left w:val="nil"/>
                  <w:bottom w:val="nil"/>
                  <w:right w:val="nil"/>
                </w:tcBorders>
                <w:shd w:val="clear" w:color="auto" w:fill="auto"/>
                <w:vAlign w:val="center"/>
                <w:hideMark/>
              </w:tcPr>
            </w:tcPrChange>
          </w:tcPr>
          <w:p w14:paraId="37C7CDA9" w14:textId="77777777" w:rsidR="003F6185" w:rsidRPr="003F6185" w:rsidRDefault="003F6185" w:rsidP="003F6185">
            <w:pPr>
              <w:jc w:val="center"/>
              <w:rPr>
                <w:ins w:id="3382" w:author="Cong" w:date="2020-10-02T20:13:00Z"/>
                <w:rFonts w:ascii="Calibri" w:eastAsia="Times New Roman" w:hAnsi="Calibri" w:cs="Calibri"/>
                <w:i/>
                <w:iCs/>
                <w:color w:val="000000"/>
                <w:sz w:val="22"/>
                <w:szCs w:val="22"/>
              </w:rPr>
            </w:pPr>
            <w:ins w:id="3383" w:author="Cong" w:date="2020-10-02T20:13:00Z">
              <w:r w:rsidRPr="003F6185">
                <w:rPr>
                  <w:rFonts w:ascii="Calibri" w:eastAsia="Times New Roman" w:hAnsi="Calibri" w:cs="Calibri"/>
                  <w:i/>
                  <w:iCs/>
                  <w:color w:val="000000"/>
                  <w:sz w:val="22"/>
                  <w:szCs w:val="22"/>
                </w:rPr>
                <w:t>2-- Yes</w:t>
              </w:r>
            </w:ins>
          </w:p>
        </w:tc>
        <w:tc>
          <w:tcPr>
            <w:tcW w:w="2970" w:type="dxa"/>
            <w:tcBorders>
              <w:top w:val="nil"/>
              <w:left w:val="nil"/>
              <w:bottom w:val="nil"/>
              <w:right w:val="nil"/>
            </w:tcBorders>
            <w:shd w:val="clear" w:color="auto" w:fill="auto"/>
            <w:vAlign w:val="center"/>
            <w:hideMark/>
            <w:tcPrChange w:id="3384" w:author="Cong" w:date="2020-10-02T20:26:00Z">
              <w:tcPr>
                <w:tcW w:w="2854" w:type="dxa"/>
                <w:gridSpan w:val="4"/>
                <w:tcBorders>
                  <w:top w:val="nil"/>
                  <w:left w:val="nil"/>
                  <w:bottom w:val="nil"/>
                  <w:right w:val="nil"/>
                </w:tcBorders>
                <w:shd w:val="clear" w:color="auto" w:fill="auto"/>
                <w:vAlign w:val="center"/>
                <w:hideMark/>
              </w:tcPr>
            </w:tcPrChange>
          </w:tcPr>
          <w:p w14:paraId="07298D23" w14:textId="77777777" w:rsidR="003F6185" w:rsidRPr="002D02DE" w:rsidRDefault="003F6185" w:rsidP="003F6185">
            <w:pPr>
              <w:jc w:val="center"/>
              <w:rPr>
                <w:ins w:id="3385" w:author="Cong" w:date="2020-10-02T20:13:00Z"/>
                <w:rFonts w:ascii="Calibri" w:eastAsia="Times New Roman" w:hAnsi="Calibri" w:cs="Calibri"/>
                <w:i/>
                <w:iCs/>
                <w:color w:val="000000"/>
                <w:sz w:val="22"/>
                <w:szCs w:val="22"/>
                <w:rPrChange w:id="3386" w:author="Cong" w:date="2020-10-02T20:26:00Z">
                  <w:rPr>
                    <w:ins w:id="3387" w:author="Cong" w:date="2020-10-02T20:13:00Z"/>
                    <w:rFonts w:ascii="Calibri" w:eastAsia="Times New Roman" w:hAnsi="Calibri" w:cs="Calibri"/>
                    <w:color w:val="000000"/>
                    <w:sz w:val="22"/>
                    <w:szCs w:val="22"/>
                  </w:rPr>
                </w:rPrChange>
              </w:rPr>
            </w:pPr>
            <w:ins w:id="3388" w:author="Cong" w:date="2020-10-02T20:13:00Z">
              <w:r w:rsidRPr="002D02DE">
                <w:rPr>
                  <w:rFonts w:ascii="Calibri" w:eastAsia="Times New Roman" w:hAnsi="Calibri" w:cs="Calibri"/>
                  <w:i/>
                  <w:iCs/>
                  <w:color w:val="000000"/>
                  <w:sz w:val="22"/>
                  <w:szCs w:val="22"/>
                  <w:rPrChange w:id="3389" w:author="Cong" w:date="2020-10-02T20:26:00Z">
                    <w:rPr>
                      <w:rFonts w:ascii="Calibri" w:eastAsia="Times New Roman" w:hAnsi="Calibri" w:cs="Calibri"/>
                      <w:color w:val="000000"/>
                      <w:sz w:val="22"/>
                      <w:szCs w:val="22"/>
                    </w:rPr>
                  </w:rPrChange>
                </w:rPr>
                <w:t xml:space="preserve">3- </w:t>
              </w:r>
              <w:proofErr w:type="spellStart"/>
              <w:r w:rsidRPr="002D02DE">
                <w:rPr>
                  <w:rFonts w:ascii="Calibri" w:eastAsia="Times New Roman" w:hAnsi="Calibri" w:cs="Calibri"/>
                  <w:i/>
                  <w:iCs/>
                  <w:color w:val="000000"/>
                  <w:sz w:val="22"/>
                  <w:szCs w:val="22"/>
                  <w:rPrChange w:id="3390" w:author="Cong" w:date="2020-10-02T20:26:00Z">
                    <w:rPr>
                      <w:rFonts w:ascii="Calibri" w:eastAsia="Times New Roman" w:hAnsi="Calibri" w:cs="Calibri"/>
                      <w:color w:val="000000"/>
                      <w:sz w:val="22"/>
                      <w:szCs w:val="22"/>
                    </w:rPr>
                  </w:rPrChange>
                </w:rPr>
                <w:t>Disp</w:t>
              </w:r>
              <w:proofErr w:type="spellEnd"/>
              <w:r w:rsidRPr="002D02DE">
                <w:rPr>
                  <w:rFonts w:ascii="Calibri" w:eastAsia="Times New Roman" w:hAnsi="Calibri" w:cs="Calibri"/>
                  <w:i/>
                  <w:iCs/>
                  <w:color w:val="000000"/>
                  <w:sz w:val="22"/>
                  <w:szCs w:val="22"/>
                  <w:rPrChange w:id="3391" w:author="Cong" w:date="2020-10-02T20:26:00Z">
                    <w:rPr>
                      <w:rFonts w:ascii="Calibri" w:eastAsia="Times New Roman" w:hAnsi="Calibri" w:cs="Calibri"/>
                      <w:color w:val="000000"/>
                      <w:sz w:val="22"/>
                      <w:szCs w:val="22"/>
                    </w:rPr>
                  </w:rPrChange>
                </w:rPr>
                <w:t xml:space="preserve"> </w:t>
              </w:r>
              <w:proofErr w:type="spellStart"/>
              <w:r w:rsidRPr="002D02DE">
                <w:rPr>
                  <w:rFonts w:ascii="Calibri" w:eastAsia="Times New Roman" w:hAnsi="Calibri" w:cs="Calibri"/>
                  <w:i/>
                  <w:iCs/>
                  <w:color w:val="000000"/>
                  <w:sz w:val="22"/>
                  <w:szCs w:val="22"/>
                  <w:rPrChange w:id="3392" w:author="Cong" w:date="2020-10-02T20:26:00Z">
                    <w:rPr>
                      <w:rFonts w:ascii="Calibri" w:eastAsia="Times New Roman" w:hAnsi="Calibri" w:cs="Calibri"/>
                      <w:color w:val="000000"/>
                      <w:sz w:val="22"/>
                      <w:szCs w:val="22"/>
                    </w:rPr>
                  </w:rPrChange>
                </w:rPr>
                <w:t>prev</w:t>
              </w:r>
              <w:proofErr w:type="spellEnd"/>
              <w:r w:rsidRPr="002D02DE">
                <w:rPr>
                  <w:rFonts w:ascii="Calibri" w:eastAsia="Times New Roman" w:hAnsi="Calibri" w:cs="Calibri"/>
                  <w:i/>
                  <w:iCs/>
                  <w:color w:val="000000"/>
                  <w:sz w:val="22"/>
                  <w:szCs w:val="22"/>
                  <w:rPrChange w:id="3393" w:author="Cong" w:date="2020-10-02T20:26:00Z">
                    <w:rPr>
                      <w:rFonts w:ascii="Calibri" w:eastAsia="Times New Roman" w:hAnsi="Calibri" w:cs="Calibri"/>
                      <w:color w:val="000000"/>
                      <w:sz w:val="22"/>
                      <w:szCs w:val="22"/>
                    </w:rPr>
                  </w:rPrChange>
                </w:rPr>
                <w:t xml:space="preserve"> record and has </w:t>
              </w:r>
              <w:proofErr w:type="spellStart"/>
              <w:r w:rsidRPr="002D02DE">
                <w:rPr>
                  <w:rFonts w:ascii="Calibri" w:eastAsia="Times New Roman" w:hAnsi="Calibri" w:cs="Calibri"/>
                  <w:i/>
                  <w:iCs/>
                  <w:color w:val="000000"/>
                  <w:sz w:val="22"/>
                  <w:szCs w:val="22"/>
                  <w:rPrChange w:id="3394" w:author="Cong" w:date="2020-10-02T20:26:00Z">
                    <w:rPr>
                      <w:rFonts w:ascii="Calibri" w:eastAsia="Times New Roman" w:hAnsi="Calibri" w:cs="Calibri"/>
                      <w:color w:val="000000"/>
                      <w:sz w:val="22"/>
                      <w:szCs w:val="22"/>
                    </w:rPr>
                  </w:rPrChange>
                </w:rPr>
                <w:t>cond</w:t>
              </w:r>
              <w:proofErr w:type="spellEnd"/>
            </w:ins>
          </w:p>
        </w:tc>
      </w:tr>
      <w:tr w:rsidR="003F6185" w:rsidRPr="003F6185" w14:paraId="40CA39E3" w14:textId="77777777" w:rsidTr="002D02DE">
        <w:trPr>
          <w:trHeight w:val="60"/>
          <w:ins w:id="3395" w:author="Cong" w:date="2020-10-02T20:13:00Z"/>
          <w:trPrChange w:id="3396" w:author="Cong" w:date="2020-10-02T20:25:00Z">
            <w:trPr>
              <w:gridBefore w:val="1"/>
              <w:gridAfter w:val="0"/>
              <w:trHeight w:val="600"/>
            </w:trPr>
          </w:trPrChange>
        </w:trPr>
        <w:tc>
          <w:tcPr>
            <w:tcW w:w="1260" w:type="dxa"/>
            <w:vMerge/>
            <w:tcBorders>
              <w:top w:val="nil"/>
              <w:left w:val="nil"/>
              <w:bottom w:val="single" w:sz="8" w:space="0" w:color="000000"/>
              <w:right w:val="nil"/>
            </w:tcBorders>
            <w:vAlign w:val="center"/>
            <w:hideMark/>
            <w:tcPrChange w:id="3397" w:author="Cong" w:date="2020-10-02T20:25:00Z">
              <w:tcPr>
                <w:tcW w:w="990" w:type="dxa"/>
                <w:gridSpan w:val="2"/>
                <w:vMerge/>
                <w:tcBorders>
                  <w:top w:val="nil"/>
                  <w:left w:val="nil"/>
                  <w:bottom w:val="single" w:sz="8" w:space="0" w:color="000000"/>
                  <w:right w:val="nil"/>
                </w:tcBorders>
                <w:vAlign w:val="center"/>
                <w:hideMark/>
              </w:tcPr>
            </w:tcPrChange>
          </w:tcPr>
          <w:p w14:paraId="19E1CC9D" w14:textId="77777777" w:rsidR="003F6185" w:rsidRPr="003F6185" w:rsidRDefault="003F6185" w:rsidP="003F6185">
            <w:pPr>
              <w:rPr>
                <w:ins w:id="3398"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center"/>
            <w:hideMark/>
            <w:tcPrChange w:id="3399" w:author="Cong" w:date="2020-10-02T20:25:00Z">
              <w:tcPr>
                <w:tcW w:w="2520" w:type="dxa"/>
                <w:gridSpan w:val="2"/>
                <w:tcBorders>
                  <w:top w:val="nil"/>
                  <w:left w:val="nil"/>
                  <w:bottom w:val="nil"/>
                  <w:right w:val="nil"/>
                </w:tcBorders>
                <w:shd w:val="clear" w:color="auto" w:fill="auto"/>
                <w:vAlign w:val="center"/>
                <w:hideMark/>
              </w:tcPr>
            </w:tcPrChange>
          </w:tcPr>
          <w:p w14:paraId="067366D9" w14:textId="77777777" w:rsidR="003F6185" w:rsidRPr="003F6185" w:rsidRDefault="003F6185" w:rsidP="003F6185">
            <w:pPr>
              <w:jc w:val="center"/>
              <w:rPr>
                <w:ins w:id="3400" w:author="Cong" w:date="2020-10-02T20:13:00Z"/>
                <w:rFonts w:ascii="Calibri" w:eastAsia="Times New Roman" w:hAnsi="Calibri" w:cs="Calibri"/>
                <w:i/>
                <w:iCs/>
                <w:color w:val="000000"/>
                <w:sz w:val="22"/>
                <w:szCs w:val="22"/>
              </w:rPr>
            </w:pPr>
            <w:ins w:id="3401" w:author="Cong" w:date="2020-10-02T20:13:00Z">
              <w:r w:rsidRPr="003F6185">
                <w:rPr>
                  <w:rFonts w:ascii="Calibri" w:eastAsia="Times New Roman" w:hAnsi="Calibri" w:cs="Calibri"/>
                  <w:i/>
                  <w:iCs/>
                  <w:color w:val="000000"/>
                  <w:sz w:val="22"/>
                  <w:szCs w:val="22"/>
                </w:rPr>
                <w:t>4- Told borderline high or pre-hypertensive</w:t>
              </w:r>
            </w:ins>
          </w:p>
        </w:tc>
        <w:tc>
          <w:tcPr>
            <w:tcW w:w="2700" w:type="dxa"/>
            <w:tcBorders>
              <w:top w:val="nil"/>
              <w:left w:val="nil"/>
              <w:bottom w:val="nil"/>
              <w:right w:val="nil"/>
            </w:tcBorders>
            <w:shd w:val="clear" w:color="auto" w:fill="auto"/>
            <w:vAlign w:val="center"/>
            <w:hideMark/>
            <w:tcPrChange w:id="3402" w:author="Cong" w:date="2020-10-02T20:25:00Z">
              <w:tcPr>
                <w:tcW w:w="2867" w:type="dxa"/>
                <w:gridSpan w:val="3"/>
                <w:tcBorders>
                  <w:top w:val="nil"/>
                  <w:left w:val="nil"/>
                  <w:bottom w:val="nil"/>
                  <w:right w:val="nil"/>
                </w:tcBorders>
                <w:shd w:val="clear" w:color="auto" w:fill="auto"/>
                <w:vAlign w:val="center"/>
                <w:hideMark/>
              </w:tcPr>
            </w:tcPrChange>
          </w:tcPr>
          <w:p w14:paraId="143D5512" w14:textId="77777777" w:rsidR="003F6185" w:rsidRPr="003F6185" w:rsidRDefault="003F6185" w:rsidP="003F6185">
            <w:pPr>
              <w:jc w:val="center"/>
              <w:rPr>
                <w:ins w:id="3403" w:author="Cong" w:date="2020-10-02T20:13:00Z"/>
                <w:rFonts w:ascii="Calibri" w:eastAsia="Times New Roman" w:hAnsi="Calibri" w:cs="Calibri"/>
                <w:i/>
                <w:iCs/>
                <w:color w:val="000000"/>
                <w:sz w:val="22"/>
                <w:szCs w:val="22"/>
              </w:rPr>
            </w:pPr>
            <w:ins w:id="3404" w:author="Cong" w:date="2020-10-02T20:13:00Z">
              <w:r w:rsidRPr="003F6185">
                <w:rPr>
                  <w:rFonts w:ascii="Calibri" w:eastAsia="Times New Roman" w:hAnsi="Calibri" w:cs="Calibri"/>
                  <w:i/>
                  <w:iCs/>
                  <w:color w:val="000000"/>
                  <w:sz w:val="22"/>
                  <w:szCs w:val="22"/>
                </w:rPr>
                <w:t>3- Borderline</w:t>
              </w:r>
            </w:ins>
          </w:p>
        </w:tc>
        <w:tc>
          <w:tcPr>
            <w:tcW w:w="2340" w:type="dxa"/>
            <w:tcBorders>
              <w:top w:val="nil"/>
              <w:left w:val="nil"/>
              <w:bottom w:val="nil"/>
              <w:right w:val="nil"/>
            </w:tcBorders>
            <w:shd w:val="clear" w:color="auto" w:fill="auto"/>
            <w:vAlign w:val="center"/>
            <w:hideMark/>
            <w:tcPrChange w:id="3405" w:author="Cong" w:date="2020-10-02T20:25:00Z">
              <w:tcPr>
                <w:tcW w:w="3423" w:type="dxa"/>
                <w:gridSpan w:val="3"/>
                <w:tcBorders>
                  <w:top w:val="nil"/>
                  <w:left w:val="nil"/>
                  <w:bottom w:val="nil"/>
                  <w:right w:val="nil"/>
                </w:tcBorders>
                <w:shd w:val="clear" w:color="auto" w:fill="auto"/>
                <w:vAlign w:val="center"/>
                <w:hideMark/>
              </w:tcPr>
            </w:tcPrChange>
          </w:tcPr>
          <w:p w14:paraId="0FF55CE6" w14:textId="77777777" w:rsidR="003F6185" w:rsidRPr="003F6185" w:rsidRDefault="003F6185" w:rsidP="003F6185">
            <w:pPr>
              <w:jc w:val="center"/>
              <w:rPr>
                <w:ins w:id="3406" w:author="Cong" w:date="2020-10-02T20:13:00Z"/>
                <w:rFonts w:ascii="Calibri" w:eastAsia="Times New Roman" w:hAnsi="Calibri" w:cs="Calibri"/>
                <w:i/>
                <w:iCs/>
                <w:color w:val="000000"/>
                <w:sz w:val="22"/>
                <w:szCs w:val="22"/>
              </w:rPr>
            </w:pPr>
            <w:ins w:id="3407" w:author="Cong" w:date="2020-10-02T20:13:00Z">
              <w:r w:rsidRPr="003F6185">
                <w:rPr>
                  <w:rFonts w:ascii="Calibri" w:eastAsia="Times New Roman" w:hAnsi="Calibri" w:cs="Calibri"/>
                  <w:i/>
                  <w:iCs/>
                  <w:color w:val="000000"/>
                  <w:sz w:val="22"/>
                  <w:szCs w:val="22"/>
                </w:rPr>
                <w:t>9 Don't know</w:t>
              </w:r>
            </w:ins>
          </w:p>
        </w:tc>
        <w:tc>
          <w:tcPr>
            <w:tcW w:w="2160" w:type="dxa"/>
            <w:tcBorders>
              <w:top w:val="nil"/>
              <w:left w:val="nil"/>
              <w:bottom w:val="nil"/>
              <w:right w:val="nil"/>
            </w:tcBorders>
            <w:shd w:val="clear" w:color="auto" w:fill="auto"/>
            <w:vAlign w:val="center"/>
            <w:hideMark/>
            <w:tcPrChange w:id="3408" w:author="Cong" w:date="2020-10-02T20:25:00Z">
              <w:tcPr>
                <w:tcW w:w="2867" w:type="dxa"/>
                <w:gridSpan w:val="3"/>
                <w:tcBorders>
                  <w:top w:val="nil"/>
                  <w:left w:val="nil"/>
                  <w:bottom w:val="nil"/>
                  <w:right w:val="nil"/>
                </w:tcBorders>
                <w:shd w:val="clear" w:color="auto" w:fill="auto"/>
                <w:vAlign w:val="center"/>
                <w:hideMark/>
              </w:tcPr>
            </w:tcPrChange>
          </w:tcPr>
          <w:p w14:paraId="52F9905C" w14:textId="77777777" w:rsidR="003F6185" w:rsidRPr="003F6185" w:rsidRDefault="003F6185" w:rsidP="003F6185">
            <w:pPr>
              <w:jc w:val="center"/>
              <w:rPr>
                <w:ins w:id="3409" w:author="Cong" w:date="2020-10-02T20:13:00Z"/>
                <w:rFonts w:ascii="Calibri" w:eastAsia="Times New Roman" w:hAnsi="Calibri" w:cs="Calibri"/>
                <w:i/>
                <w:iCs/>
                <w:color w:val="000000"/>
                <w:sz w:val="22"/>
                <w:szCs w:val="22"/>
              </w:rPr>
            </w:pPr>
            <w:ins w:id="3410" w:author="Cong" w:date="2020-10-02T20:13:00Z">
              <w:r w:rsidRPr="003F6185">
                <w:rPr>
                  <w:rFonts w:ascii="Calibri" w:eastAsia="Times New Roman" w:hAnsi="Calibri" w:cs="Calibri"/>
                  <w:i/>
                  <w:iCs/>
                  <w:color w:val="000000"/>
                  <w:sz w:val="22"/>
                  <w:szCs w:val="22"/>
                </w:rPr>
                <w:t>3- Borderline</w:t>
              </w:r>
            </w:ins>
          </w:p>
        </w:tc>
        <w:tc>
          <w:tcPr>
            <w:tcW w:w="2970" w:type="dxa"/>
            <w:tcBorders>
              <w:top w:val="nil"/>
              <w:left w:val="nil"/>
              <w:bottom w:val="nil"/>
              <w:right w:val="nil"/>
            </w:tcBorders>
            <w:shd w:val="clear" w:color="auto" w:fill="auto"/>
            <w:vAlign w:val="center"/>
            <w:hideMark/>
            <w:tcPrChange w:id="3411" w:author="Cong" w:date="2020-10-02T20:25:00Z">
              <w:tcPr>
                <w:tcW w:w="2854" w:type="dxa"/>
                <w:gridSpan w:val="4"/>
                <w:tcBorders>
                  <w:top w:val="nil"/>
                  <w:left w:val="nil"/>
                  <w:bottom w:val="nil"/>
                  <w:right w:val="nil"/>
                </w:tcBorders>
                <w:shd w:val="clear" w:color="auto" w:fill="auto"/>
                <w:vAlign w:val="center"/>
                <w:hideMark/>
              </w:tcPr>
            </w:tcPrChange>
          </w:tcPr>
          <w:p w14:paraId="4B240B16" w14:textId="77777777" w:rsidR="003F6185" w:rsidRPr="002D02DE" w:rsidRDefault="003F6185" w:rsidP="003F6185">
            <w:pPr>
              <w:jc w:val="center"/>
              <w:rPr>
                <w:ins w:id="3412" w:author="Cong" w:date="2020-10-02T20:13:00Z"/>
                <w:rFonts w:ascii="Calibri" w:eastAsia="Times New Roman" w:hAnsi="Calibri" w:cs="Calibri"/>
                <w:i/>
                <w:iCs/>
                <w:color w:val="000000"/>
                <w:sz w:val="22"/>
                <w:szCs w:val="22"/>
                <w:rPrChange w:id="3413" w:author="Cong" w:date="2020-10-02T20:26:00Z">
                  <w:rPr>
                    <w:ins w:id="3414" w:author="Cong" w:date="2020-10-02T20:13:00Z"/>
                    <w:rFonts w:ascii="Calibri" w:eastAsia="Times New Roman" w:hAnsi="Calibri" w:cs="Calibri"/>
                    <w:color w:val="000000"/>
                    <w:sz w:val="22"/>
                    <w:szCs w:val="22"/>
                  </w:rPr>
                </w:rPrChange>
              </w:rPr>
            </w:pPr>
            <w:ins w:id="3415" w:author="Cong" w:date="2020-10-02T20:13:00Z">
              <w:r w:rsidRPr="002D02DE">
                <w:rPr>
                  <w:rFonts w:ascii="Calibri" w:eastAsia="Times New Roman" w:hAnsi="Calibri" w:cs="Calibri"/>
                  <w:i/>
                  <w:iCs/>
                  <w:color w:val="000000"/>
                  <w:sz w:val="22"/>
                  <w:szCs w:val="22"/>
                  <w:rPrChange w:id="3416" w:author="Cong" w:date="2020-10-02T20:26:00Z">
                    <w:rPr>
                      <w:rFonts w:ascii="Calibri" w:eastAsia="Times New Roman" w:hAnsi="Calibri" w:cs="Calibri"/>
                      <w:color w:val="000000"/>
                      <w:sz w:val="22"/>
                      <w:szCs w:val="22"/>
                    </w:rPr>
                  </w:rPrChange>
                </w:rPr>
                <w:t xml:space="preserve">4- </w:t>
              </w:r>
              <w:proofErr w:type="spellStart"/>
              <w:r w:rsidRPr="002D02DE">
                <w:rPr>
                  <w:rFonts w:ascii="Calibri" w:eastAsia="Times New Roman" w:hAnsi="Calibri" w:cs="Calibri"/>
                  <w:i/>
                  <w:iCs/>
                  <w:color w:val="000000"/>
                  <w:sz w:val="22"/>
                  <w:szCs w:val="22"/>
                  <w:rPrChange w:id="3417" w:author="Cong" w:date="2020-10-02T20:26:00Z">
                    <w:rPr>
                      <w:rFonts w:ascii="Calibri" w:eastAsia="Times New Roman" w:hAnsi="Calibri" w:cs="Calibri"/>
                      <w:color w:val="000000"/>
                      <w:sz w:val="22"/>
                      <w:szCs w:val="22"/>
                    </w:rPr>
                  </w:rPrChange>
                </w:rPr>
                <w:t>Disp</w:t>
              </w:r>
              <w:proofErr w:type="spellEnd"/>
              <w:r w:rsidRPr="002D02DE">
                <w:rPr>
                  <w:rFonts w:ascii="Calibri" w:eastAsia="Times New Roman" w:hAnsi="Calibri" w:cs="Calibri"/>
                  <w:i/>
                  <w:iCs/>
                  <w:color w:val="000000"/>
                  <w:sz w:val="22"/>
                  <w:szCs w:val="22"/>
                  <w:rPrChange w:id="3418" w:author="Cong" w:date="2020-10-02T20:26:00Z">
                    <w:rPr>
                      <w:rFonts w:ascii="Calibri" w:eastAsia="Times New Roman" w:hAnsi="Calibri" w:cs="Calibri"/>
                      <w:color w:val="000000"/>
                      <w:sz w:val="22"/>
                      <w:szCs w:val="22"/>
                    </w:rPr>
                  </w:rPrChange>
                </w:rPr>
                <w:t xml:space="preserve"> </w:t>
              </w:r>
              <w:proofErr w:type="spellStart"/>
              <w:r w:rsidRPr="002D02DE">
                <w:rPr>
                  <w:rFonts w:ascii="Calibri" w:eastAsia="Times New Roman" w:hAnsi="Calibri" w:cs="Calibri"/>
                  <w:i/>
                  <w:iCs/>
                  <w:color w:val="000000"/>
                  <w:sz w:val="22"/>
                  <w:szCs w:val="22"/>
                  <w:rPrChange w:id="3419" w:author="Cong" w:date="2020-10-02T20:26:00Z">
                    <w:rPr>
                      <w:rFonts w:ascii="Calibri" w:eastAsia="Times New Roman" w:hAnsi="Calibri" w:cs="Calibri"/>
                      <w:color w:val="000000"/>
                      <w:sz w:val="22"/>
                      <w:szCs w:val="22"/>
                    </w:rPr>
                  </w:rPrChange>
                </w:rPr>
                <w:t>prev</w:t>
              </w:r>
              <w:proofErr w:type="spellEnd"/>
              <w:r w:rsidRPr="002D02DE">
                <w:rPr>
                  <w:rFonts w:ascii="Calibri" w:eastAsia="Times New Roman" w:hAnsi="Calibri" w:cs="Calibri"/>
                  <w:i/>
                  <w:iCs/>
                  <w:color w:val="000000"/>
                  <w:sz w:val="22"/>
                  <w:szCs w:val="22"/>
                  <w:rPrChange w:id="3420" w:author="Cong" w:date="2020-10-02T20:26:00Z">
                    <w:rPr>
                      <w:rFonts w:ascii="Calibri" w:eastAsia="Times New Roman" w:hAnsi="Calibri" w:cs="Calibri"/>
                      <w:color w:val="000000"/>
                      <w:sz w:val="22"/>
                      <w:szCs w:val="22"/>
                    </w:rPr>
                  </w:rPrChange>
                </w:rPr>
                <w:t xml:space="preserve"> record and no </w:t>
              </w:r>
              <w:proofErr w:type="spellStart"/>
              <w:r w:rsidRPr="002D02DE">
                <w:rPr>
                  <w:rFonts w:ascii="Calibri" w:eastAsia="Times New Roman" w:hAnsi="Calibri" w:cs="Calibri"/>
                  <w:i/>
                  <w:iCs/>
                  <w:color w:val="000000"/>
                  <w:sz w:val="22"/>
                  <w:szCs w:val="22"/>
                  <w:rPrChange w:id="3421" w:author="Cong" w:date="2020-10-02T20:26:00Z">
                    <w:rPr>
                      <w:rFonts w:ascii="Calibri" w:eastAsia="Times New Roman" w:hAnsi="Calibri" w:cs="Calibri"/>
                      <w:color w:val="000000"/>
                      <w:sz w:val="22"/>
                      <w:szCs w:val="22"/>
                    </w:rPr>
                  </w:rPrChange>
                </w:rPr>
                <w:t>cond</w:t>
              </w:r>
              <w:proofErr w:type="spellEnd"/>
            </w:ins>
          </w:p>
        </w:tc>
      </w:tr>
      <w:tr w:rsidR="003F6185" w:rsidRPr="003F6185" w14:paraId="7797BD44" w14:textId="77777777" w:rsidTr="002D02DE">
        <w:trPr>
          <w:trHeight w:val="60"/>
          <w:ins w:id="3422" w:author="Cong" w:date="2020-10-02T20:13:00Z"/>
          <w:trPrChange w:id="3423" w:author="Cong" w:date="2020-10-02T20:25:00Z">
            <w:trPr>
              <w:gridBefore w:val="1"/>
              <w:gridAfter w:val="0"/>
              <w:trHeight w:val="600"/>
            </w:trPr>
          </w:trPrChange>
        </w:trPr>
        <w:tc>
          <w:tcPr>
            <w:tcW w:w="1260" w:type="dxa"/>
            <w:vMerge/>
            <w:tcBorders>
              <w:top w:val="nil"/>
              <w:left w:val="nil"/>
              <w:bottom w:val="single" w:sz="8" w:space="0" w:color="000000"/>
              <w:right w:val="nil"/>
            </w:tcBorders>
            <w:vAlign w:val="center"/>
            <w:hideMark/>
            <w:tcPrChange w:id="3424" w:author="Cong" w:date="2020-10-02T20:25:00Z">
              <w:tcPr>
                <w:tcW w:w="990" w:type="dxa"/>
                <w:gridSpan w:val="2"/>
                <w:vMerge/>
                <w:tcBorders>
                  <w:top w:val="nil"/>
                  <w:left w:val="nil"/>
                  <w:bottom w:val="single" w:sz="8" w:space="0" w:color="000000"/>
                  <w:right w:val="nil"/>
                </w:tcBorders>
                <w:vAlign w:val="center"/>
                <w:hideMark/>
              </w:tcPr>
            </w:tcPrChange>
          </w:tcPr>
          <w:p w14:paraId="291B8CB6" w14:textId="77777777" w:rsidR="003F6185" w:rsidRPr="003F6185" w:rsidRDefault="003F6185" w:rsidP="003F6185">
            <w:pPr>
              <w:rPr>
                <w:ins w:id="3425"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center"/>
            <w:hideMark/>
            <w:tcPrChange w:id="3426" w:author="Cong" w:date="2020-10-02T20:25:00Z">
              <w:tcPr>
                <w:tcW w:w="2520" w:type="dxa"/>
                <w:gridSpan w:val="2"/>
                <w:tcBorders>
                  <w:top w:val="nil"/>
                  <w:left w:val="nil"/>
                  <w:bottom w:val="nil"/>
                  <w:right w:val="nil"/>
                </w:tcBorders>
                <w:shd w:val="clear" w:color="auto" w:fill="auto"/>
                <w:vAlign w:val="center"/>
                <w:hideMark/>
              </w:tcPr>
            </w:tcPrChange>
          </w:tcPr>
          <w:p w14:paraId="20F1F464" w14:textId="77777777" w:rsidR="003F6185" w:rsidRPr="003F6185" w:rsidRDefault="003F6185" w:rsidP="003F6185">
            <w:pPr>
              <w:jc w:val="center"/>
              <w:rPr>
                <w:ins w:id="3427" w:author="Cong" w:date="2020-10-02T20:13:00Z"/>
                <w:rFonts w:ascii="Calibri" w:eastAsia="Times New Roman" w:hAnsi="Calibri" w:cs="Calibri"/>
                <w:i/>
                <w:iCs/>
                <w:color w:val="000000"/>
                <w:sz w:val="22"/>
                <w:szCs w:val="22"/>
              </w:rPr>
            </w:pPr>
            <w:ins w:id="3428" w:author="Cong" w:date="2020-10-02T20:13:00Z">
              <w:r w:rsidRPr="003F6185">
                <w:rPr>
                  <w:rFonts w:ascii="Calibri" w:eastAsia="Times New Roman" w:hAnsi="Calibri" w:cs="Calibri"/>
                  <w:i/>
                  <w:iCs/>
                  <w:color w:val="000000"/>
                  <w:sz w:val="22"/>
                  <w:szCs w:val="22"/>
                </w:rPr>
                <w:t>7- Don´t know/Not Sure</w:t>
              </w:r>
            </w:ins>
          </w:p>
        </w:tc>
        <w:tc>
          <w:tcPr>
            <w:tcW w:w="2700" w:type="dxa"/>
            <w:tcBorders>
              <w:top w:val="nil"/>
              <w:left w:val="nil"/>
              <w:bottom w:val="nil"/>
              <w:right w:val="nil"/>
            </w:tcBorders>
            <w:shd w:val="clear" w:color="auto" w:fill="auto"/>
            <w:vAlign w:val="center"/>
            <w:hideMark/>
            <w:tcPrChange w:id="3429" w:author="Cong" w:date="2020-10-02T20:25:00Z">
              <w:tcPr>
                <w:tcW w:w="2867" w:type="dxa"/>
                <w:gridSpan w:val="3"/>
                <w:tcBorders>
                  <w:top w:val="nil"/>
                  <w:left w:val="nil"/>
                  <w:bottom w:val="nil"/>
                  <w:right w:val="nil"/>
                </w:tcBorders>
                <w:shd w:val="clear" w:color="auto" w:fill="auto"/>
                <w:vAlign w:val="center"/>
                <w:hideMark/>
              </w:tcPr>
            </w:tcPrChange>
          </w:tcPr>
          <w:p w14:paraId="7D3964BC" w14:textId="77777777" w:rsidR="003F6185" w:rsidRPr="003F6185" w:rsidRDefault="003F6185" w:rsidP="003F6185">
            <w:pPr>
              <w:jc w:val="center"/>
              <w:rPr>
                <w:ins w:id="3430" w:author="Cong" w:date="2020-10-02T20:13:00Z"/>
                <w:rFonts w:ascii="Calibri" w:eastAsia="Times New Roman" w:hAnsi="Calibri" w:cs="Calibri"/>
                <w:i/>
                <w:iCs/>
                <w:color w:val="000000"/>
                <w:sz w:val="22"/>
                <w:szCs w:val="22"/>
              </w:rPr>
            </w:pPr>
            <w:ins w:id="3431" w:author="Cong" w:date="2020-10-02T20:13:00Z">
              <w:r w:rsidRPr="003F6185">
                <w:rPr>
                  <w:rFonts w:ascii="Calibri" w:eastAsia="Times New Roman" w:hAnsi="Calibri" w:cs="Calibri"/>
                  <w:i/>
                  <w:iCs/>
                  <w:color w:val="000000"/>
                  <w:sz w:val="22"/>
                  <w:szCs w:val="22"/>
                </w:rPr>
                <w:t>7-Unknown- Refused</w:t>
              </w:r>
            </w:ins>
          </w:p>
        </w:tc>
        <w:tc>
          <w:tcPr>
            <w:tcW w:w="2340" w:type="dxa"/>
            <w:tcBorders>
              <w:top w:val="nil"/>
              <w:left w:val="nil"/>
              <w:bottom w:val="nil"/>
              <w:right w:val="nil"/>
            </w:tcBorders>
            <w:shd w:val="clear" w:color="auto" w:fill="auto"/>
            <w:vAlign w:val="center"/>
            <w:hideMark/>
            <w:tcPrChange w:id="3432" w:author="Cong" w:date="2020-10-02T20:25:00Z">
              <w:tcPr>
                <w:tcW w:w="3423" w:type="dxa"/>
                <w:gridSpan w:val="3"/>
                <w:tcBorders>
                  <w:top w:val="nil"/>
                  <w:left w:val="nil"/>
                  <w:bottom w:val="nil"/>
                  <w:right w:val="nil"/>
                </w:tcBorders>
                <w:shd w:val="clear" w:color="auto" w:fill="auto"/>
                <w:vAlign w:val="center"/>
                <w:hideMark/>
              </w:tcPr>
            </w:tcPrChange>
          </w:tcPr>
          <w:p w14:paraId="1DDA7A48" w14:textId="77777777" w:rsidR="003F6185" w:rsidRPr="003F6185" w:rsidRDefault="003F6185" w:rsidP="003F6185">
            <w:pPr>
              <w:jc w:val="center"/>
              <w:rPr>
                <w:ins w:id="3433" w:author="Cong" w:date="2020-10-02T20:13:00Z"/>
                <w:rFonts w:ascii="Calibri" w:eastAsia="Times New Roman" w:hAnsi="Calibri" w:cs="Calibri"/>
                <w:i/>
                <w:iCs/>
                <w:color w:val="000000"/>
                <w:sz w:val="22"/>
                <w:szCs w:val="22"/>
              </w:rPr>
            </w:pPr>
            <w:ins w:id="3434" w:author="Cong" w:date="2020-10-02T20:13:00Z">
              <w:r w:rsidRPr="003F6185">
                <w:rPr>
                  <w:rFonts w:ascii="Calibri" w:eastAsia="Times New Roman" w:hAnsi="Calibri" w:cs="Calibri"/>
                  <w:i/>
                  <w:iCs/>
                  <w:color w:val="000000"/>
                  <w:sz w:val="22"/>
                  <w:szCs w:val="22"/>
                </w:rPr>
                <w:t xml:space="preserve">. Missing </w:t>
              </w:r>
            </w:ins>
          </w:p>
        </w:tc>
        <w:tc>
          <w:tcPr>
            <w:tcW w:w="2160" w:type="dxa"/>
            <w:tcBorders>
              <w:top w:val="nil"/>
              <w:left w:val="nil"/>
              <w:bottom w:val="nil"/>
              <w:right w:val="nil"/>
            </w:tcBorders>
            <w:shd w:val="clear" w:color="auto" w:fill="auto"/>
            <w:vAlign w:val="center"/>
            <w:hideMark/>
            <w:tcPrChange w:id="3435" w:author="Cong" w:date="2020-10-02T20:25:00Z">
              <w:tcPr>
                <w:tcW w:w="2867" w:type="dxa"/>
                <w:gridSpan w:val="3"/>
                <w:tcBorders>
                  <w:top w:val="nil"/>
                  <w:left w:val="nil"/>
                  <w:bottom w:val="nil"/>
                  <w:right w:val="nil"/>
                </w:tcBorders>
                <w:shd w:val="clear" w:color="auto" w:fill="auto"/>
                <w:vAlign w:val="center"/>
                <w:hideMark/>
              </w:tcPr>
            </w:tcPrChange>
          </w:tcPr>
          <w:p w14:paraId="6191EAE7" w14:textId="77777777" w:rsidR="003F6185" w:rsidRPr="003F6185" w:rsidRDefault="003F6185" w:rsidP="003F6185">
            <w:pPr>
              <w:jc w:val="center"/>
              <w:rPr>
                <w:ins w:id="3436" w:author="Cong" w:date="2020-10-02T20:13:00Z"/>
                <w:rFonts w:ascii="Calibri" w:eastAsia="Times New Roman" w:hAnsi="Calibri" w:cs="Calibri"/>
                <w:i/>
                <w:iCs/>
                <w:color w:val="000000"/>
                <w:sz w:val="22"/>
                <w:szCs w:val="22"/>
              </w:rPr>
            </w:pPr>
            <w:ins w:id="3437" w:author="Cong" w:date="2020-10-02T20:13:00Z">
              <w:r w:rsidRPr="003F6185">
                <w:rPr>
                  <w:rFonts w:ascii="Calibri" w:eastAsia="Times New Roman" w:hAnsi="Calibri" w:cs="Calibri"/>
                  <w:i/>
                  <w:iCs/>
                  <w:color w:val="000000"/>
                  <w:sz w:val="22"/>
                  <w:szCs w:val="22"/>
                </w:rPr>
                <w:t>7-Unknown- Refused</w:t>
              </w:r>
            </w:ins>
          </w:p>
        </w:tc>
        <w:tc>
          <w:tcPr>
            <w:tcW w:w="2970" w:type="dxa"/>
            <w:tcBorders>
              <w:top w:val="nil"/>
              <w:left w:val="nil"/>
              <w:bottom w:val="nil"/>
              <w:right w:val="nil"/>
            </w:tcBorders>
            <w:shd w:val="clear" w:color="auto" w:fill="auto"/>
            <w:vAlign w:val="center"/>
            <w:hideMark/>
            <w:tcPrChange w:id="3438" w:author="Cong" w:date="2020-10-02T20:25:00Z">
              <w:tcPr>
                <w:tcW w:w="2854" w:type="dxa"/>
                <w:gridSpan w:val="4"/>
                <w:tcBorders>
                  <w:top w:val="nil"/>
                  <w:left w:val="nil"/>
                  <w:bottom w:val="nil"/>
                  <w:right w:val="nil"/>
                </w:tcBorders>
                <w:shd w:val="clear" w:color="auto" w:fill="auto"/>
                <w:vAlign w:val="center"/>
                <w:hideMark/>
              </w:tcPr>
            </w:tcPrChange>
          </w:tcPr>
          <w:p w14:paraId="35ED9C73" w14:textId="77777777" w:rsidR="003F6185" w:rsidRPr="002D02DE" w:rsidRDefault="003F6185" w:rsidP="003F6185">
            <w:pPr>
              <w:jc w:val="center"/>
              <w:rPr>
                <w:ins w:id="3439" w:author="Cong" w:date="2020-10-02T20:13:00Z"/>
                <w:rFonts w:ascii="Calibri" w:eastAsia="Times New Roman" w:hAnsi="Calibri" w:cs="Calibri"/>
                <w:i/>
                <w:iCs/>
                <w:color w:val="000000"/>
                <w:sz w:val="22"/>
                <w:szCs w:val="22"/>
                <w:rPrChange w:id="3440" w:author="Cong" w:date="2020-10-02T20:26:00Z">
                  <w:rPr>
                    <w:ins w:id="3441" w:author="Cong" w:date="2020-10-02T20:13:00Z"/>
                    <w:rFonts w:ascii="Calibri" w:eastAsia="Times New Roman" w:hAnsi="Calibri" w:cs="Calibri"/>
                    <w:color w:val="000000"/>
                    <w:sz w:val="22"/>
                    <w:szCs w:val="22"/>
                  </w:rPr>
                </w:rPrChange>
              </w:rPr>
            </w:pPr>
            <w:ins w:id="3442" w:author="Cong" w:date="2020-10-02T20:13:00Z">
              <w:r w:rsidRPr="002D02DE">
                <w:rPr>
                  <w:rFonts w:ascii="Calibri" w:eastAsia="Times New Roman" w:hAnsi="Calibri" w:cs="Calibri"/>
                  <w:i/>
                  <w:iCs/>
                  <w:color w:val="000000"/>
                  <w:sz w:val="22"/>
                  <w:szCs w:val="22"/>
                  <w:rPrChange w:id="3443" w:author="Cong" w:date="2020-10-02T20:26:00Z">
                    <w:rPr>
                      <w:rFonts w:ascii="Calibri" w:eastAsia="Times New Roman" w:hAnsi="Calibri" w:cs="Calibri"/>
                      <w:color w:val="000000"/>
                      <w:sz w:val="22"/>
                      <w:szCs w:val="22"/>
                    </w:rPr>
                  </w:rPrChange>
                </w:rPr>
                <w:t xml:space="preserve">5- </w:t>
              </w:r>
              <w:proofErr w:type="spellStart"/>
              <w:r w:rsidRPr="002D02DE">
                <w:rPr>
                  <w:rFonts w:ascii="Calibri" w:eastAsia="Times New Roman" w:hAnsi="Calibri" w:cs="Calibri"/>
                  <w:i/>
                  <w:iCs/>
                  <w:color w:val="000000"/>
                  <w:sz w:val="22"/>
                  <w:szCs w:val="22"/>
                  <w:rPrChange w:id="3444" w:author="Cong" w:date="2020-10-02T20:26:00Z">
                    <w:rPr>
                      <w:rFonts w:ascii="Calibri" w:eastAsia="Times New Roman" w:hAnsi="Calibri" w:cs="Calibri"/>
                      <w:color w:val="000000"/>
                      <w:sz w:val="22"/>
                      <w:szCs w:val="22"/>
                    </w:rPr>
                  </w:rPrChange>
                </w:rPr>
                <w:t>Disp</w:t>
              </w:r>
              <w:proofErr w:type="spellEnd"/>
              <w:r w:rsidRPr="002D02DE">
                <w:rPr>
                  <w:rFonts w:ascii="Calibri" w:eastAsia="Times New Roman" w:hAnsi="Calibri" w:cs="Calibri"/>
                  <w:i/>
                  <w:iCs/>
                  <w:color w:val="000000"/>
                  <w:sz w:val="22"/>
                  <w:szCs w:val="22"/>
                  <w:rPrChange w:id="3445" w:author="Cong" w:date="2020-10-02T20:26:00Z">
                    <w:rPr>
                      <w:rFonts w:ascii="Calibri" w:eastAsia="Times New Roman" w:hAnsi="Calibri" w:cs="Calibri"/>
                      <w:color w:val="000000"/>
                      <w:sz w:val="22"/>
                      <w:szCs w:val="22"/>
                    </w:rPr>
                  </w:rPrChange>
                </w:rPr>
                <w:t xml:space="preserve"> </w:t>
              </w:r>
              <w:proofErr w:type="spellStart"/>
              <w:r w:rsidRPr="002D02DE">
                <w:rPr>
                  <w:rFonts w:ascii="Calibri" w:eastAsia="Times New Roman" w:hAnsi="Calibri" w:cs="Calibri"/>
                  <w:i/>
                  <w:iCs/>
                  <w:color w:val="000000"/>
                  <w:sz w:val="22"/>
                  <w:szCs w:val="22"/>
                  <w:rPrChange w:id="3446" w:author="Cong" w:date="2020-10-02T20:26:00Z">
                    <w:rPr>
                      <w:rFonts w:ascii="Calibri" w:eastAsia="Times New Roman" w:hAnsi="Calibri" w:cs="Calibri"/>
                      <w:color w:val="000000"/>
                      <w:sz w:val="22"/>
                      <w:szCs w:val="22"/>
                    </w:rPr>
                  </w:rPrChange>
                </w:rPr>
                <w:t>prev</w:t>
              </w:r>
              <w:proofErr w:type="spellEnd"/>
              <w:r w:rsidRPr="002D02DE">
                <w:rPr>
                  <w:rFonts w:ascii="Calibri" w:eastAsia="Times New Roman" w:hAnsi="Calibri" w:cs="Calibri"/>
                  <w:i/>
                  <w:iCs/>
                  <w:color w:val="000000"/>
                  <w:sz w:val="22"/>
                  <w:szCs w:val="22"/>
                  <w:rPrChange w:id="3447" w:author="Cong" w:date="2020-10-02T20:26:00Z">
                    <w:rPr>
                      <w:rFonts w:ascii="Calibri" w:eastAsia="Times New Roman" w:hAnsi="Calibri" w:cs="Calibri"/>
                      <w:color w:val="000000"/>
                      <w:sz w:val="22"/>
                      <w:szCs w:val="22"/>
                    </w:rPr>
                  </w:rPrChange>
                </w:rPr>
                <w:t xml:space="preserve"> record (DK if </w:t>
              </w:r>
              <w:proofErr w:type="spellStart"/>
              <w:r w:rsidRPr="002D02DE">
                <w:rPr>
                  <w:rFonts w:ascii="Calibri" w:eastAsia="Times New Roman" w:hAnsi="Calibri" w:cs="Calibri"/>
                  <w:i/>
                  <w:iCs/>
                  <w:color w:val="000000"/>
                  <w:sz w:val="22"/>
                  <w:szCs w:val="22"/>
                  <w:rPrChange w:id="3448" w:author="Cong" w:date="2020-10-02T20:26:00Z">
                    <w:rPr>
                      <w:rFonts w:ascii="Calibri" w:eastAsia="Times New Roman" w:hAnsi="Calibri" w:cs="Calibri"/>
                      <w:color w:val="000000"/>
                      <w:sz w:val="22"/>
                      <w:szCs w:val="22"/>
                    </w:rPr>
                  </w:rPrChange>
                </w:rPr>
                <w:t>cond</w:t>
              </w:r>
              <w:proofErr w:type="spellEnd"/>
              <w:r w:rsidRPr="002D02DE">
                <w:rPr>
                  <w:rFonts w:ascii="Calibri" w:eastAsia="Times New Roman" w:hAnsi="Calibri" w:cs="Calibri"/>
                  <w:i/>
                  <w:iCs/>
                  <w:color w:val="000000"/>
                  <w:sz w:val="22"/>
                  <w:szCs w:val="22"/>
                  <w:rPrChange w:id="3449" w:author="Cong" w:date="2020-10-02T20:26:00Z">
                    <w:rPr>
                      <w:rFonts w:ascii="Calibri" w:eastAsia="Times New Roman" w:hAnsi="Calibri" w:cs="Calibri"/>
                      <w:color w:val="000000"/>
                      <w:sz w:val="22"/>
                      <w:szCs w:val="22"/>
                    </w:rPr>
                  </w:rPrChange>
                </w:rPr>
                <w:t>)</w:t>
              </w:r>
            </w:ins>
          </w:p>
        </w:tc>
      </w:tr>
      <w:tr w:rsidR="003F6185" w:rsidRPr="003F6185" w14:paraId="07DC0DB9" w14:textId="77777777" w:rsidTr="002D02DE">
        <w:trPr>
          <w:trHeight w:val="600"/>
          <w:ins w:id="3450" w:author="Cong" w:date="2020-10-02T20:13:00Z"/>
          <w:trPrChange w:id="3451" w:author="Cong" w:date="2020-10-02T20:25:00Z">
            <w:trPr>
              <w:gridBefore w:val="1"/>
              <w:gridAfter w:val="0"/>
              <w:trHeight w:val="600"/>
            </w:trPr>
          </w:trPrChange>
        </w:trPr>
        <w:tc>
          <w:tcPr>
            <w:tcW w:w="1260" w:type="dxa"/>
            <w:vMerge/>
            <w:tcBorders>
              <w:top w:val="nil"/>
              <w:left w:val="nil"/>
              <w:bottom w:val="single" w:sz="8" w:space="0" w:color="000000"/>
              <w:right w:val="nil"/>
            </w:tcBorders>
            <w:vAlign w:val="center"/>
            <w:hideMark/>
            <w:tcPrChange w:id="3452" w:author="Cong" w:date="2020-10-02T20:25:00Z">
              <w:tcPr>
                <w:tcW w:w="990" w:type="dxa"/>
                <w:gridSpan w:val="2"/>
                <w:vMerge/>
                <w:tcBorders>
                  <w:top w:val="nil"/>
                  <w:left w:val="nil"/>
                  <w:bottom w:val="single" w:sz="8" w:space="0" w:color="000000"/>
                  <w:right w:val="nil"/>
                </w:tcBorders>
                <w:vAlign w:val="center"/>
                <w:hideMark/>
              </w:tcPr>
            </w:tcPrChange>
          </w:tcPr>
          <w:p w14:paraId="1344E393" w14:textId="77777777" w:rsidR="003F6185" w:rsidRPr="003F6185" w:rsidRDefault="003F6185" w:rsidP="003F6185">
            <w:pPr>
              <w:rPr>
                <w:ins w:id="3453"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center"/>
            <w:hideMark/>
            <w:tcPrChange w:id="3454" w:author="Cong" w:date="2020-10-02T20:25:00Z">
              <w:tcPr>
                <w:tcW w:w="2520" w:type="dxa"/>
                <w:gridSpan w:val="2"/>
                <w:tcBorders>
                  <w:top w:val="nil"/>
                  <w:left w:val="nil"/>
                  <w:bottom w:val="nil"/>
                  <w:right w:val="nil"/>
                </w:tcBorders>
                <w:shd w:val="clear" w:color="auto" w:fill="auto"/>
                <w:vAlign w:val="center"/>
                <w:hideMark/>
              </w:tcPr>
            </w:tcPrChange>
          </w:tcPr>
          <w:p w14:paraId="54DB3A45" w14:textId="77777777" w:rsidR="003F6185" w:rsidRPr="003F6185" w:rsidRDefault="003F6185" w:rsidP="003F6185">
            <w:pPr>
              <w:jc w:val="center"/>
              <w:rPr>
                <w:ins w:id="3455" w:author="Cong" w:date="2020-10-02T20:13:00Z"/>
                <w:rFonts w:ascii="Calibri" w:eastAsia="Times New Roman" w:hAnsi="Calibri" w:cs="Calibri"/>
                <w:i/>
                <w:iCs/>
                <w:color w:val="000000"/>
                <w:sz w:val="22"/>
                <w:szCs w:val="22"/>
              </w:rPr>
            </w:pPr>
            <w:ins w:id="3456" w:author="Cong" w:date="2020-10-02T20:13:00Z">
              <w:r w:rsidRPr="003F6185">
                <w:rPr>
                  <w:rFonts w:ascii="Calibri" w:eastAsia="Times New Roman" w:hAnsi="Calibri" w:cs="Calibri"/>
                  <w:i/>
                  <w:iCs/>
                  <w:color w:val="000000"/>
                  <w:sz w:val="22"/>
                  <w:szCs w:val="22"/>
                </w:rPr>
                <w:t>9- Refused</w:t>
              </w:r>
            </w:ins>
          </w:p>
        </w:tc>
        <w:tc>
          <w:tcPr>
            <w:tcW w:w="2700" w:type="dxa"/>
            <w:tcBorders>
              <w:top w:val="nil"/>
              <w:left w:val="nil"/>
              <w:bottom w:val="nil"/>
              <w:right w:val="nil"/>
            </w:tcBorders>
            <w:shd w:val="clear" w:color="auto" w:fill="auto"/>
            <w:vAlign w:val="center"/>
            <w:hideMark/>
            <w:tcPrChange w:id="3457" w:author="Cong" w:date="2020-10-02T20:25:00Z">
              <w:tcPr>
                <w:tcW w:w="2867" w:type="dxa"/>
                <w:gridSpan w:val="3"/>
                <w:tcBorders>
                  <w:top w:val="nil"/>
                  <w:left w:val="nil"/>
                  <w:bottom w:val="nil"/>
                  <w:right w:val="nil"/>
                </w:tcBorders>
                <w:shd w:val="clear" w:color="auto" w:fill="auto"/>
                <w:vAlign w:val="center"/>
                <w:hideMark/>
              </w:tcPr>
            </w:tcPrChange>
          </w:tcPr>
          <w:p w14:paraId="795747EC" w14:textId="77777777" w:rsidR="003F6185" w:rsidRPr="003F6185" w:rsidRDefault="003F6185" w:rsidP="003F6185">
            <w:pPr>
              <w:jc w:val="center"/>
              <w:rPr>
                <w:ins w:id="3458" w:author="Cong" w:date="2020-10-02T20:13:00Z"/>
                <w:rFonts w:ascii="Calibri" w:eastAsia="Times New Roman" w:hAnsi="Calibri" w:cs="Calibri"/>
                <w:i/>
                <w:iCs/>
                <w:color w:val="000000"/>
                <w:sz w:val="22"/>
                <w:szCs w:val="22"/>
              </w:rPr>
            </w:pPr>
            <w:ins w:id="3459" w:author="Cong" w:date="2020-10-02T20:13:00Z">
              <w:r w:rsidRPr="003F6185">
                <w:rPr>
                  <w:rFonts w:ascii="Calibri" w:eastAsia="Times New Roman" w:hAnsi="Calibri" w:cs="Calibri"/>
                  <w:i/>
                  <w:iCs/>
                  <w:color w:val="000000"/>
                  <w:sz w:val="22"/>
                  <w:szCs w:val="22"/>
                </w:rPr>
                <w:t>8-Unknown- Not certain</w:t>
              </w:r>
            </w:ins>
          </w:p>
        </w:tc>
        <w:tc>
          <w:tcPr>
            <w:tcW w:w="2340" w:type="dxa"/>
            <w:tcBorders>
              <w:top w:val="nil"/>
              <w:left w:val="nil"/>
              <w:bottom w:val="nil"/>
              <w:right w:val="nil"/>
            </w:tcBorders>
            <w:shd w:val="clear" w:color="auto" w:fill="auto"/>
            <w:vAlign w:val="bottom"/>
            <w:hideMark/>
            <w:tcPrChange w:id="3460" w:author="Cong" w:date="2020-10-02T20:25:00Z">
              <w:tcPr>
                <w:tcW w:w="3423" w:type="dxa"/>
                <w:gridSpan w:val="3"/>
                <w:tcBorders>
                  <w:top w:val="nil"/>
                  <w:left w:val="nil"/>
                  <w:bottom w:val="nil"/>
                  <w:right w:val="nil"/>
                </w:tcBorders>
                <w:shd w:val="clear" w:color="auto" w:fill="auto"/>
                <w:vAlign w:val="bottom"/>
                <w:hideMark/>
              </w:tcPr>
            </w:tcPrChange>
          </w:tcPr>
          <w:p w14:paraId="246F274A" w14:textId="77777777" w:rsidR="003F6185" w:rsidRPr="003F6185" w:rsidRDefault="003F6185" w:rsidP="003F6185">
            <w:pPr>
              <w:jc w:val="center"/>
              <w:rPr>
                <w:ins w:id="3461" w:author="Cong" w:date="2020-10-02T20:13:00Z"/>
                <w:rFonts w:ascii="Calibri" w:eastAsia="Times New Roman" w:hAnsi="Calibri" w:cs="Calibri"/>
                <w:i/>
                <w:iCs/>
                <w:color w:val="000000"/>
                <w:sz w:val="22"/>
                <w:szCs w:val="22"/>
              </w:rPr>
            </w:pPr>
          </w:p>
        </w:tc>
        <w:tc>
          <w:tcPr>
            <w:tcW w:w="2160" w:type="dxa"/>
            <w:tcBorders>
              <w:top w:val="nil"/>
              <w:left w:val="nil"/>
              <w:bottom w:val="nil"/>
              <w:right w:val="nil"/>
            </w:tcBorders>
            <w:shd w:val="clear" w:color="auto" w:fill="auto"/>
            <w:vAlign w:val="center"/>
            <w:hideMark/>
            <w:tcPrChange w:id="3462" w:author="Cong" w:date="2020-10-02T20:25:00Z">
              <w:tcPr>
                <w:tcW w:w="2867" w:type="dxa"/>
                <w:gridSpan w:val="3"/>
                <w:tcBorders>
                  <w:top w:val="nil"/>
                  <w:left w:val="nil"/>
                  <w:bottom w:val="nil"/>
                  <w:right w:val="nil"/>
                </w:tcBorders>
                <w:shd w:val="clear" w:color="auto" w:fill="auto"/>
                <w:vAlign w:val="center"/>
                <w:hideMark/>
              </w:tcPr>
            </w:tcPrChange>
          </w:tcPr>
          <w:p w14:paraId="574313C7" w14:textId="77777777" w:rsidR="003F6185" w:rsidRPr="003F6185" w:rsidRDefault="003F6185" w:rsidP="003F6185">
            <w:pPr>
              <w:jc w:val="center"/>
              <w:rPr>
                <w:ins w:id="3463" w:author="Cong" w:date="2020-10-02T20:13:00Z"/>
                <w:rFonts w:ascii="Calibri" w:eastAsia="Times New Roman" w:hAnsi="Calibri" w:cs="Calibri"/>
                <w:i/>
                <w:iCs/>
                <w:color w:val="000000"/>
                <w:sz w:val="22"/>
                <w:szCs w:val="22"/>
              </w:rPr>
            </w:pPr>
            <w:ins w:id="3464" w:author="Cong" w:date="2020-10-02T20:13:00Z">
              <w:r w:rsidRPr="003F6185">
                <w:rPr>
                  <w:rFonts w:ascii="Calibri" w:eastAsia="Times New Roman" w:hAnsi="Calibri" w:cs="Calibri"/>
                  <w:i/>
                  <w:iCs/>
                  <w:color w:val="000000"/>
                  <w:sz w:val="22"/>
                  <w:szCs w:val="22"/>
                </w:rPr>
                <w:t>8-Unknown- Not certain</w:t>
              </w:r>
            </w:ins>
          </w:p>
        </w:tc>
        <w:tc>
          <w:tcPr>
            <w:tcW w:w="2970" w:type="dxa"/>
            <w:tcBorders>
              <w:top w:val="nil"/>
              <w:left w:val="nil"/>
              <w:bottom w:val="nil"/>
              <w:right w:val="nil"/>
            </w:tcBorders>
            <w:shd w:val="clear" w:color="auto" w:fill="auto"/>
            <w:noWrap/>
            <w:vAlign w:val="bottom"/>
            <w:hideMark/>
            <w:tcPrChange w:id="3465" w:author="Cong" w:date="2020-10-02T20:25:00Z">
              <w:tcPr>
                <w:tcW w:w="2854" w:type="dxa"/>
                <w:gridSpan w:val="4"/>
                <w:tcBorders>
                  <w:top w:val="nil"/>
                  <w:left w:val="nil"/>
                  <w:bottom w:val="nil"/>
                  <w:right w:val="nil"/>
                </w:tcBorders>
                <w:shd w:val="clear" w:color="auto" w:fill="auto"/>
                <w:noWrap/>
                <w:vAlign w:val="bottom"/>
                <w:hideMark/>
              </w:tcPr>
            </w:tcPrChange>
          </w:tcPr>
          <w:p w14:paraId="435AA796" w14:textId="77777777" w:rsidR="003F6185" w:rsidRPr="003F6185" w:rsidRDefault="003F6185" w:rsidP="003F6185">
            <w:pPr>
              <w:jc w:val="center"/>
              <w:rPr>
                <w:ins w:id="3466" w:author="Cong" w:date="2020-10-02T20:13:00Z"/>
                <w:rFonts w:ascii="Calibri" w:eastAsia="Times New Roman" w:hAnsi="Calibri" w:cs="Calibri"/>
                <w:i/>
                <w:iCs/>
                <w:color w:val="000000"/>
                <w:sz w:val="22"/>
                <w:szCs w:val="22"/>
              </w:rPr>
            </w:pPr>
          </w:p>
        </w:tc>
      </w:tr>
      <w:tr w:rsidR="003F6185" w:rsidRPr="003F6185" w14:paraId="76090B9D" w14:textId="77777777" w:rsidTr="002D02DE">
        <w:trPr>
          <w:trHeight w:val="315"/>
          <w:ins w:id="3467" w:author="Cong" w:date="2020-10-02T20:13:00Z"/>
          <w:trPrChange w:id="3468" w:author="Cong" w:date="2020-10-02T20:25:00Z">
            <w:trPr>
              <w:gridBefore w:val="1"/>
              <w:gridAfter w:val="0"/>
              <w:trHeight w:val="315"/>
            </w:trPr>
          </w:trPrChange>
        </w:trPr>
        <w:tc>
          <w:tcPr>
            <w:tcW w:w="1260" w:type="dxa"/>
            <w:vMerge/>
            <w:tcBorders>
              <w:top w:val="nil"/>
              <w:left w:val="nil"/>
              <w:bottom w:val="single" w:sz="8" w:space="0" w:color="000000"/>
              <w:right w:val="nil"/>
            </w:tcBorders>
            <w:vAlign w:val="center"/>
            <w:hideMark/>
            <w:tcPrChange w:id="3469" w:author="Cong" w:date="2020-10-02T20:25:00Z">
              <w:tcPr>
                <w:tcW w:w="990" w:type="dxa"/>
                <w:gridSpan w:val="2"/>
                <w:vMerge/>
                <w:tcBorders>
                  <w:top w:val="nil"/>
                  <w:left w:val="nil"/>
                  <w:bottom w:val="single" w:sz="8" w:space="0" w:color="000000"/>
                  <w:right w:val="nil"/>
                </w:tcBorders>
                <w:vAlign w:val="center"/>
                <w:hideMark/>
              </w:tcPr>
            </w:tcPrChange>
          </w:tcPr>
          <w:p w14:paraId="200718B9" w14:textId="77777777" w:rsidR="003F6185" w:rsidRPr="003F6185" w:rsidRDefault="003F6185" w:rsidP="003F6185">
            <w:pPr>
              <w:rPr>
                <w:ins w:id="3470" w:author="Cong" w:date="2020-10-02T20:13:00Z"/>
                <w:rFonts w:ascii="Calibri" w:eastAsia="Times New Roman" w:hAnsi="Calibri" w:cs="Calibri"/>
                <w:color w:val="000000"/>
                <w:sz w:val="22"/>
                <w:szCs w:val="22"/>
              </w:rPr>
            </w:pPr>
          </w:p>
        </w:tc>
        <w:tc>
          <w:tcPr>
            <w:tcW w:w="2520" w:type="dxa"/>
            <w:tcBorders>
              <w:top w:val="nil"/>
              <w:left w:val="nil"/>
              <w:bottom w:val="single" w:sz="8" w:space="0" w:color="auto"/>
              <w:right w:val="nil"/>
            </w:tcBorders>
            <w:shd w:val="clear" w:color="auto" w:fill="auto"/>
            <w:vAlign w:val="bottom"/>
            <w:hideMark/>
            <w:tcPrChange w:id="3471" w:author="Cong" w:date="2020-10-02T20:25:00Z">
              <w:tcPr>
                <w:tcW w:w="2520" w:type="dxa"/>
                <w:gridSpan w:val="2"/>
                <w:tcBorders>
                  <w:top w:val="nil"/>
                  <w:left w:val="nil"/>
                  <w:bottom w:val="single" w:sz="8" w:space="0" w:color="auto"/>
                  <w:right w:val="nil"/>
                </w:tcBorders>
                <w:shd w:val="clear" w:color="auto" w:fill="auto"/>
                <w:vAlign w:val="bottom"/>
                <w:hideMark/>
              </w:tcPr>
            </w:tcPrChange>
          </w:tcPr>
          <w:p w14:paraId="4B4C329E" w14:textId="77777777" w:rsidR="003F6185" w:rsidRPr="003F6185" w:rsidRDefault="003F6185" w:rsidP="003F6185">
            <w:pPr>
              <w:rPr>
                <w:ins w:id="3472" w:author="Cong" w:date="2020-10-02T20:13:00Z"/>
                <w:rFonts w:ascii="Calibri" w:eastAsia="Times New Roman" w:hAnsi="Calibri" w:cs="Calibri"/>
                <w:color w:val="000000"/>
                <w:sz w:val="22"/>
                <w:szCs w:val="22"/>
              </w:rPr>
            </w:pPr>
            <w:ins w:id="3473" w:author="Cong" w:date="2020-10-02T20:13:00Z">
              <w:r w:rsidRPr="003F6185">
                <w:rPr>
                  <w:rFonts w:ascii="Calibri" w:eastAsia="Times New Roman" w:hAnsi="Calibri" w:cs="Calibri"/>
                  <w:color w:val="000000"/>
                  <w:sz w:val="22"/>
                  <w:szCs w:val="22"/>
                </w:rPr>
                <w:t> </w:t>
              </w:r>
            </w:ins>
          </w:p>
        </w:tc>
        <w:tc>
          <w:tcPr>
            <w:tcW w:w="2700" w:type="dxa"/>
            <w:tcBorders>
              <w:top w:val="nil"/>
              <w:left w:val="nil"/>
              <w:bottom w:val="single" w:sz="8" w:space="0" w:color="auto"/>
              <w:right w:val="nil"/>
            </w:tcBorders>
            <w:shd w:val="clear" w:color="auto" w:fill="auto"/>
            <w:vAlign w:val="center"/>
            <w:hideMark/>
            <w:tcPrChange w:id="3474" w:author="Cong" w:date="2020-10-02T20:25:00Z">
              <w:tcPr>
                <w:tcW w:w="2867" w:type="dxa"/>
                <w:gridSpan w:val="3"/>
                <w:tcBorders>
                  <w:top w:val="nil"/>
                  <w:left w:val="nil"/>
                  <w:bottom w:val="single" w:sz="8" w:space="0" w:color="auto"/>
                  <w:right w:val="nil"/>
                </w:tcBorders>
                <w:shd w:val="clear" w:color="auto" w:fill="auto"/>
                <w:vAlign w:val="center"/>
                <w:hideMark/>
              </w:tcPr>
            </w:tcPrChange>
          </w:tcPr>
          <w:p w14:paraId="453EC731" w14:textId="77777777" w:rsidR="003F6185" w:rsidRPr="003F6185" w:rsidRDefault="003F6185" w:rsidP="003F6185">
            <w:pPr>
              <w:jc w:val="center"/>
              <w:rPr>
                <w:ins w:id="3475" w:author="Cong" w:date="2020-10-02T20:13:00Z"/>
                <w:rFonts w:ascii="Calibri" w:eastAsia="Times New Roman" w:hAnsi="Calibri" w:cs="Calibri"/>
                <w:i/>
                <w:iCs/>
                <w:color w:val="000000"/>
                <w:sz w:val="22"/>
                <w:szCs w:val="22"/>
              </w:rPr>
            </w:pPr>
            <w:ins w:id="3476" w:author="Cong" w:date="2020-10-02T20:13:00Z">
              <w:r w:rsidRPr="003F6185">
                <w:rPr>
                  <w:rFonts w:ascii="Calibri" w:eastAsia="Times New Roman" w:hAnsi="Calibri" w:cs="Calibri"/>
                  <w:i/>
                  <w:iCs/>
                  <w:color w:val="000000"/>
                  <w:sz w:val="22"/>
                  <w:szCs w:val="22"/>
                </w:rPr>
                <w:t>9- Unknown- Don’t know</w:t>
              </w:r>
            </w:ins>
          </w:p>
        </w:tc>
        <w:tc>
          <w:tcPr>
            <w:tcW w:w="2340" w:type="dxa"/>
            <w:tcBorders>
              <w:top w:val="nil"/>
              <w:left w:val="nil"/>
              <w:bottom w:val="single" w:sz="8" w:space="0" w:color="auto"/>
              <w:right w:val="nil"/>
            </w:tcBorders>
            <w:shd w:val="clear" w:color="auto" w:fill="auto"/>
            <w:vAlign w:val="bottom"/>
            <w:hideMark/>
            <w:tcPrChange w:id="3477" w:author="Cong" w:date="2020-10-02T20:25:00Z">
              <w:tcPr>
                <w:tcW w:w="3423" w:type="dxa"/>
                <w:gridSpan w:val="3"/>
                <w:tcBorders>
                  <w:top w:val="nil"/>
                  <w:left w:val="nil"/>
                  <w:bottom w:val="single" w:sz="8" w:space="0" w:color="auto"/>
                  <w:right w:val="nil"/>
                </w:tcBorders>
                <w:shd w:val="clear" w:color="auto" w:fill="auto"/>
                <w:vAlign w:val="bottom"/>
                <w:hideMark/>
              </w:tcPr>
            </w:tcPrChange>
          </w:tcPr>
          <w:p w14:paraId="146C7CF1" w14:textId="77777777" w:rsidR="003F6185" w:rsidRPr="003F6185" w:rsidRDefault="003F6185" w:rsidP="003F6185">
            <w:pPr>
              <w:rPr>
                <w:ins w:id="3478" w:author="Cong" w:date="2020-10-02T20:13:00Z"/>
                <w:rFonts w:ascii="Calibri" w:eastAsia="Times New Roman" w:hAnsi="Calibri" w:cs="Calibri"/>
                <w:color w:val="000000"/>
                <w:sz w:val="22"/>
                <w:szCs w:val="22"/>
              </w:rPr>
            </w:pPr>
            <w:ins w:id="3479" w:author="Cong" w:date="2020-10-02T20:13:00Z">
              <w:r w:rsidRPr="003F6185">
                <w:rPr>
                  <w:rFonts w:ascii="Calibri" w:eastAsia="Times New Roman" w:hAnsi="Calibri" w:cs="Calibri"/>
                  <w:color w:val="000000"/>
                  <w:sz w:val="22"/>
                  <w:szCs w:val="22"/>
                </w:rPr>
                <w:t> </w:t>
              </w:r>
            </w:ins>
          </w:p>
        </w:tc>
        <w:tc>
          <w:tcPr>
            <w:tcW w:w="2160" w:type="dxa"/>
            <w:tcBorders>
              <w:top w:val="nil"/>
              <w:left w:val="nil"/>
              <w:bottom w:val="single" w:sz="8" w:space="0" w:color="auto"/>
              <w:right w:val="nil"/>
            </w:tcBorders>
            <w:shd w:val="clear" w:color="auto" w:fill="auto"/>
            <w:vAlign w:val="center"/>
            <w:hideMark/>
            <w:tcPrChange w:id="3480" w:author="Cong" w:date="2020-10-02T20:25:00Z">
              <w:tcPr>
                <w:tcW w:w="2867" w:type="dxa"/>
                <w:gridSpan w:val="3"/>
                <w:tcBorders>
                  <w:top w:val="nil"/>
                  <w:left w:val="nil"/>
                  <w:bottom w:val="single" w:sz="8" w:space="0" w:color="auto"/>
                  <w:right w:val="nil"/>
                </w:tcBorders>
                <w:shd w:val="clear" w:color="auto" w:fill="auto"/>
                <w:vAlign w:val="center"/>
                <w:hideMark/>
              </w:tcPr>
            </w:tcPrChange>
          </w:tcPr>
          <w:p w14:paraId="2101F0BC" w14:textId="77777777" w:rsidR="003F6185" w:rsidRPr="003F6185" w:rsidRDefault="003F6185" w:rsidP="003F6185">
            <w:pPr>
              <w:jc w:val="center"/>
              <w:rPr>
                <w:ins w:id="3481" w:author="Cong" w:date="2020-10-02T20:13:00Z"/>
                <w:rFonts w:ascii="Calibri" w:eastAsia="Times New Roman" w:hAnsi="Calibri" w:cs="Calibri"/>
                <w:i/>
                <w:iCs/>
                <w:color w:val="000000"/>
                <w:sz w:val="22"/>
                <w:szCs w:val="22"/>
              </w:rPr>
            </w:pPr>
            <w:ins w:id="3482" w:author="Cong" w:date="2020-10-02T20:13:00Z">
              <w:r w:rsidRPr="003F6185">
                <w:rPr>
                  <w:rFonts w:ascii="Calibri" w:eastAsia="Times New Roman" w:hAnsi="Calibri" w:cs="Calibri"/>
                  <w:i/>
                  <w:iCs/>
                  <w:color w:val="000000"/>
                  <w:sz w:val="22"/>
                  <w:szCs w:val="22"/>
                </w:rPr>
                <w:t>9- Unknown- Don’t know</w:t>
              </w:r>
            </w:ins>
          </w:p>
        </w:tc>
        <w:tc>
          <w:tcPr>
            <w:tcW w:w="2970" w:type="dxa"/>
            <w:tcBorders>
              <w:top w:val="nil"/>
              <w:left w:val="nil"/>
              <w:bottom w:val="nil"/>
              <w:right w:val="nil"/>
            </w:tcBorders>
            <w:shd w:val="clear" w:color="auto" w:fill="auto"/>
            <w:noWrap/>
            <w:vAlign w:val="bottom"/>
            <w:hideMark/>
            <w:tcPrChange w:id="3483" w:author="Cong" w:date="2020-10-02T20:25:00Z">
              <w:tcPr>
                <w:tcW w:w="2854" w:type="dxa"/>
                <w:gridSpan w:val="4"/>
                <w:tcBorders>
                  <w:top w:val="nil"/>
                  <w:left w:val="nil"/>
                  <w:bottom w:val="nil"/>
                  <w:right w:val="nil"/>
                </w:tcBorders>
                <w:shd w:val="clear" w:color="auto" w:fill="auto"/>
                <w:noWrap/>
                <w:vAlign w:val="bottom"/>
                <w:hideMark/>
              </w:tcPr>
            </w:tcPrChange>
          </w:tcPr>
          <w:p w14:paraId="627D2533" w14:textId="77777777" w:rsidR="003F6185" w:rsidRPr="003F6185" w:rsidRDefault="003F6185" w:rsidP="003F6185">
            <w:pPr>
              <w:jc w:val="center"/>
              <w:rPr>
                <w:ins w:id="3484" w:author="Cong" w:date="2020-10-02T20:13:00Z"/>
                <w:rFonts w:ascii="Calibri" w:eastAsia="Times New Roman" w:hAnsi="Calibri" w:cs="Calibri"/>
                <w:i/>
                <w:iCs/>
                <w:color w:val="000000"/>
                <w:sz w:val="22"/>
                <w:szCs w:val="22"/>
              </w:rPr>
            </w:pPr>
          </w:p>
        </w:tc>
      </w:tr>
      <w:tr w:rsidR="003F6185" w:rsidRPr="003F6185" w14:paraId="6E64D488" w14:textId="77777777" w:rsidTr="002D02DE">
        <w:tblPrEx>
          <w:tblPrExChange w:id="3485" w:author="Cong" w:date="2020-10-02T20:25:00Z">
            <w:tblPrEx>
              <w:tblW w:w="13571" w:type="dxa"/>
            </w:tblPrEx>
          </w:tblPrExChange>
        </w:tblPrEx>
        <w:trPr>
          <w:trHeight w:val="300"/>
          <w:ins w:id="3486" w:author="Cong" w:date="2020-10-02T20:13:00Z"/>
          <w:trPrChange w:id="3487" w:author="Cong" w:date="2020-10-02T20:25:00Z">
            <w:trPr>
              <w:gridBefore w:val="1"/>
              <w:gridAfter w:val="0"/>
              <w:trHeight w:val="300"/>
            </w:trPr>
          </w:trPrChange>
        </w:trPr>
        <w:tc>
          <w:tcPr>
            <w:tcW w:w="13950" w:type="dxa"/>
            <w:gridSpan w:val="6"/>
            <w:tcBorders>
              <w:top w:val="single" w:sz="8" w:space="0" w:color="auto"/>
              <w:left w:val="nil"/>
              <w:bottom w:val="nil"/>
              <w:right w:val="single" w:sz="8" w:space="0" w:color="DEE2E6"/>
            </w:tcBorders>
            <w:shd w:val="clear" w:color="000000" w:fill="D0CECE"/>
            <w:vAlign w:val="center"/>
            <w:hideMark/>
            <w:tcPrChange w:id="3488" w:author="Cong" w:date="2020-10-02T20:25:00Z">
              <w:tcPr>
                <w:tcW w:w="13571" w:type="dxa"/>
                <w:gridSpan w:val="15"/>
                <w:tcBorders>
                  <w:top w:val="single" w:sz="8" w:space="0" w:color="auto"/>
                  <w:left w:val="nil"/>
                  <w:bottom w:val="nil"/>
                  <w:right w:val="single" w:sz="8" w:space="0" w:color="DEE2E6"/>
                </w:tcBorders>
                <w:shd w:val="clear" w:color="000000" w:fill="D0CECE"/>
                <w:vAlign w:val="center"/>
                <w:hideMark/>
              </w:tcPr>
            </w:tcPrChange>
          </w:tcPr>
          <w:p w14:paraId="540F6A10" w14:textId="77777777" w:rsidR="003F6185" w:rsidRPr="003F6185" w:rsidRDefault="003F6185" w:rsidP="003F6185">
            <w:pPr>
              <w:rPr>
                <w:ins w:id="3489" w:author="Cong" w:date="2020-10-02T20:13:00Z"/>
                <w:rFonts w:ascii="Calibri" w:eastAsia="Times New Roman" w:hAnsi="Calibri" w:cs="Calibri"/>
                <w:b/>
                <w:bCs/>
                <w:color w:val="000000"/>
                <w:sz w:val="22"/>
                <w:szCs w:val="22"/>
              </w:rPr>
            </w:pPr>
            <w:ins w:id="3490" w:author="Cong" w:date="2020-10-02T20:13:00Z">
              <w:r w:rsidRPr="003F6185">
                <w:rPr>
                  <w:rFonts w:ascii="Calibri" w:eastAsia="Times New Roman" w:hAnsi="Calibri" w:cs="Calibri"/>
                  <w:b/>
                  <w:bCs/>
                  <w:color w:val="000000"/>
                  <w:sz w:val="22"/>
                  <w:szCs w:val="22"/>
                </w:rPr>
                <w:t>Demographic Variable</w:t>
              </w:r>
            </w:ins>
          </w:p>
        </w:tc>
      </w:tr>
      <w:tr w:rsidR="003F6185" w:rsidRPr="003F6185" w14:paraId="06B1578B" w14:textId="77777777" w:rsidTr="002D02DE">
        <w:trPr>
          <w:trHeight w:val="315"/>
          <w:ins w:id="3491" w:author="Cong" w:date="2020-10-02T20:13:00Z"/>
          <w:trPrChange w:id="3492" w:author="Cong" w:date="2020-10-02T20:25:00Z">
            <w:trPr>
              <w:gridBefore w:val="1"/>
              <w:gridAfter w:val="0"/>
              <w:trHeight w:val="315"/>
            </w:trPr>
          </w:trPrChange>
        </w:trPr>
        <w:tc>
          <w:tcPr>
            <w:tcW w:w="1260" w:type="dxa"/>
            <w:tcBorders>
              <w:top w:val="nil"/>
              <w:left w:val="nil"/>
              <w:bottom w:val="nil"/>
              <w:right w:val="nil"/>
            </w:tcBorders>
            <w:shd w:val="clear" w:color="auto" w:fill="auto"/>
            <w:vAlign w:val="center"/>
            <w:hideMark/>
            <w:tcPrChange w:id="3493" w:author="Cong" w:date="2020-10-02T20:25:00Z">
              <w:tcPr>
                <w:tcW w:w="990" w:type="dxa"/>
                <w:gridSpan w:val="2"/>
                <w:tcBorders>
                  <w:top w:val="nil"/>
                  <w:left w:val="nil"/>
                  <w:bottom w:val="nil"/>
                  <w:right w:val="nil"/>
                </w:tcBorders>
                <w:shd w:val="clear" w:color="auto" w:fill="auto"/>
                <w:vAlign w:val="center"/>
                <w:hideMark/>
              </w:tcPr>
            </w:tcPrChange>
          </w:tcPr>
          <w:p w14:paraId="2D3A54C0" w14:textId="77777777" w:rsidR="003F6185" w:rsidRPr="003F6185" w:rsidRDefault="003F6185" w:rsidP="003F6185">
            <w:pPr>
              <w:rPr>
                <w:ins w:id="3494" w:author="Cong" w:date="2020-10-02T20:13:00Z"/>
                <w:rFonts w:ascii="Calibri" w:eastAsia="Times New Roman" w:hAnsi="Calibri" w:cs="Calibri"/>
                <w:color w:val="000000"/>
                <w:sz w:val="22"/>
                <w:szCs w:val="22"/>
              </w:rPr>
            </w:pPr>
            <w:ins w:id="3495" w:author="Cong" w:date="2020-10-02T20:13:00Z">
              <w:r w:rsidRPr="003F6185">
                <w:rPr>
                  <w:rFonts w:ascii="Calibri" w:eastAsia="Times New Roman" w:hAnsi="Calibri" w:cs="Calibri"/>
                  <w:color w:val="000000"/>
                  <w:sz w:val="22"/>
                  <w:szCs w:val="22"/>
                </w:rPr>
                <w:t>Age</w:t>
              </w:r>
            </w:ins>
          </w:p>
        </w:tc>
        <w:tc>
          <w:tcPr>
            <w:tcW w:w="2520" w:type="dxa"/>
            <w:tcBorders>
              <w:top w:val="nil"/>
              <w:left w:val="nil"/>
              <w:bottom w:val="nil"/>
              <w:right w:val="nil"/>
            </w:tcBorders>
            <w:shd w:val="clear" w:color="auto" w:fill="auto"/>
            <w:noWrap/>
            <w:vAlign w:val="center"/>
            <w:hideMark/>
            <w:tcPrChange w:id="3496" w:author="Cong" w:date="2020-10-02T20:25:00Z">
              <w:tcPr>
                <w:tcW w:w="2520" w:type="dxa"/>
                <w:gridSpan w:val="2"/>
                <w:tcBorders>
                  <w:top w:val="nil"/>
                  <w:left w:val="nil"/>
                  <w:bottom w:val="nil"/>
                  <w:right w:val="nil"/>
                </w:tcBorders>
                <w:shd w:val="clear" w:color="auto" w:fill="auto"/>
                <w:noWrap/>
                <w:vAlign w:val="center"/>
                <w:hideMark/>
              </w:tcPr>
            </w:tcPrChange>
          </w:tcPr>
          <w:p w14:paraId="31D22098" w14:textId="77777777" w:rsidR="003F6185" w:rsidRPr="003F6185" w:rsidRDefault="003F6185" w:rsidP="003F6185">
            <w:pPr>
              <w:jc w:val="center"/>
              <w:rPr>
                <w:ins w:id="3497" w:author="Cong" w:date="2020-10-02T20:13:00Z"/>
                <w:rFonts w:ascii="Calibri" w:eastAsia="Times New Roman" w:hAnsi="Calibri" w:cs="Calibri"/>
                <w:color w:val="000000"/>
                <w:sz w:val="22"/>
                <w:szCs w:val="22"/>
              </w:rPr>
            </w:pPr>
            <w:ins w:id="3498" w:author="Cong" w:date="2020-10-02T20:13:00Z">
              <w:r w:rsidRPr="003F6185">
                <w:rPr>
                  <w:rFonts w:ascii="Calibri" w:eastAsia="Times New Roman" w:hAnsi="Calibri" w:cs="Calibri"/>
                  <w:color w:val="000000"/>
                  <w:sz w:val="22"/>
                  <w:szCs w:val="22"/>
                </w:rPr>
                <w:t>1--85 &amp; above</w:t>
              </w:r>
            </w:ins>
          </w:p>
        </w:tc>
        <w:tc>
          <w:tcPr>
            <w:tcW w:w="2700" w:type="dxa"/>
            <w:tcBorders>
              <w:top w:val="nil"/>
              <w:left w:val="single" w:sz="8" w:space="0" w:color="DEE2E6"/>
              <w:bottom w:val="single" w:sz="8" w:space="0" w:color="DEE2E6"/>
              <w:right w:val="single" w:sz="8" w:space="0" w:color="DEE2E6"/>
            </w:tcBorders>
            <w:shd w:val="clear" w:color="000000" w:fill="FFFFFF"/>
            <w:vAlign w:val="center"/>
            <w:hideMark/>
            <w:tcPrChange w:id="3499" w:author="Cong" w:date="2020-10-02T20:25:00Z">
              <w:tcPr>
                <w:tcW w:w="2867" w:type="dxa"/>
                <w:gridSpan w:val="3"/>
                <w:tcBorders>
                  <w:top w:val="nil"/>
                  <w:left w:val="single" w:sz="8" w:space="0" w:color="DEE2E6"/>
                  <w:bottom w:val="single" w:sz="8" w:space="0" w:color="DEE2E6"/>
                  <w:right w:val="single" w:sz="8" w:space="0" w:color="DEE2E6"/>
                </w:tcBorders>
                <w:shd w:val="clear" w:color="000000" w:fill="FFFFFF"/>
                <w:vAlign w:val="center"/>
                <w:hideMark/>
              </w:tcPr>
            </w:tcPrChange>
          </w:tcPr>
          <w:p w14:paraId="65392EB3" w14:textId="77777777" w:rsidR="003F6185" w:rsidRPr="003F6185" w:rsidRDefault="003F6185" w:rsidP="003F6185">
            <w:pPr>
              <w:jc w:val="center"/>
              <w:rPr>
                <w:ins w:id="3500" w:author="Cong" w:date="2020-10-02T20:13:00Z"/>
                <w:rFonts w:ascii="Calibri" w:eastAsia="Times New Roman" w:hAnsi="Calibri" w:cs="Calibri"/>
                <w:color w:val="212529"/>
                <w:sz w:val="22"/>
                <w:szCs w:val="22"/>
              </w:rPr>
            </w:pPr>
            <w:ins w:id="3501" w:author="Cong" w:date="2020-10-02T20:13:00Z">
              <w:r w:rsidRPr="003F6185">
                <w:rPr>
                  <w:rFonts w:ascii="Calibri" w:eastAsia="Times New Roman" w:hAnsi="Calibri" w:cs="Calibri"/>
                  <w:color w:val="212529"/>
                  <w:sz w:val="22"/>
                  <w:szCs w:val="22"/>
                </w:rPr>
                <w:t>0-99</w:t>
              </w:r>
            </w:ins>
          </w:p>
        </w:tc>
        <w:tc>
          <w:tcPr>
            <w:tcW w:w="2340" w:type="dxa"/>
            <w:tcBorders>
              <w:top w:val="nil"/>
              <w:left w:val="nil"/>
              <w:bottom w:val="nil"/>
              <w:right w:val="nil"/>
            </w:tcBorders>
            <w:shd w:val="clear" w:color="auto" w:fill="auto"/>
            <w:noWrap/>
            <w:vAlign w:val="center"/>
            <w:hideMark/>
            <w:tcPrChange w:id="3502" w:author="Cong" w:date="2020-10-02T20:25:00Z">
              <w:tcPr>
                <w:tcW w:w="3423" w:type="dxa"/>
                <w:gridSpan w:val="3"/>
                <w:tcBorders>
                  <w:top w:val="nil"/>
                  <w:left w:val="nil"/>
                  <w:bottom w:val="nil"/>
                  <w:right w:val="nil"/>
                </w:tcBorders>
                <w:shd w:val="clear" w:color="auto" w:fill="auto"/>
                <w:noWrap/>
                <w:vAlign w:val="center"/>
                <w:hideMark/>
              </w:tcPr>
            </w:tcPrChange>
          </w:tcPr>
          <w:p w14:paraId="5DC16DCE" w14:textId="77777777" w:rsidR="003F6185" w:rsidRPr="003F6185" w:rsidRDefault="003F6185" w:rsidP="003F6185">
            <w:pPr>
              <w:jc w:val="center"/>
              <w:rPr>
                <w:ins w:id="3503" w:author="Cong" w:date="2020-10-02T20:13:00Z"/>
                <w:rFonts w:ascii="Calibri" w:eastAsia="Times New Roman" w:hAnsi="Calibri" w:cs="Calibri"/>
                <w:color w:val="000000"/>
                <w:sz w:val="22"/>
                <w:szCs w:val="22"/>
              </w:rPr>
            </w:pPr>
            <w:ins w:id="3504" w:author="Cong" w:date="2020-10-02T20:13:00Z">
              <w:r w:rsidRPr="003F6185">
                <w:rPr>
                  <w:rFonts w:ascii="Calibri" w:eastAsia="Times New Roman" w:hAnsi="Calibri" w:cs="Calibri"/>
                  <w:color w:val="000000"/>
                  <w:sz w:val="22"/>
                  <w:szCs w:val="22"/>
                </w:rPr>
                <w:t>1--85 &amp; above</w:t>
              </w:r>
            </w:ins>
          </w:p>
        </w:tc>
        <w:tc>
          <w:tcPr>
            <w:tcW w:w="2160" w:type="dxa"/>
            <w:tcBorders>
              <w:top w:val="nil"/>
              <w:left w:val="single" w:sz="8" w:space="0" w:color="DEE2E6"/>
              <w:bottom w:val="single" w:sz="8" w:space="0" w:color="DEE2E6"/>
              <w:right w:val="single" w:sz="8" w:space="0" w:color="DEE2E6"/>
            </w:tcBorders>
            <w:shd w:val="clear" w:color="000000" w:fill="FFFFFF"/>
            <w:vAlign w:val="center"/>
            <w:hideMark/>
            <w:tcPrChange w:id="3505" w:author="Cong" w:date="2020-10-02T20:25:00Z">
              <w:tcPr>
                <w:tcW w:w="2867" w:type="dxa"/>
                <w:gridSpan w:val="3"/>
                <w:tcBorders>
                  <w:top w:val="nil"/>
                  <w:left w:val="single" w:sz="8" w:space="0" w:color="DEE2E6"/>
                  <w:bottom w:val="single" w:sz="8" w:space="0" w:color="DEE2E6"/>
                  <w:right w:val="single" w:sz="8" w:space="0" w:color="DEE2E6"/>
                </w:tcBorders>
                <w:shd w:val="clear" w:color="000000" w:fill="FFFFFF"/>
                <w:vAlign w:val="center"/>
                <w:hideMark/>
              </w:tcPr>
            </w:tcPrChange>
          </w:tcPr>
          <w:p w14:paraId="609E5D70" w14:textId="77777777" w:rsidR="003F6185" w:rsidRPr="003F6185" w:rsidRDefault="003F6185" w:rsidP="003F6185">
            <w:pPr>
              <w:jc w:val="center"/>
              <w:rPr>
                <w:ins w:id="3506" w:author="Cong" w:date="2020-10-02T20:13:00Z"/>
                <w:rFonts w:ascii="Calibri" w:eastAsia="Times New Roman" w:hAnsi="Calibri" w:cs="Calibri"/>
                <w:color w:val="212529"/>
                <w:sz w:val="22"/>
                <w:szCs w:val="22"/>
              </w:rPr>
            </w:pPr>
            <w:ins w:id="3507" w:author="Cong" w:date="2020-10-02T20:13:00Z">
              <w:r w:rsidRPr="003F6185">
                <w:rPr>
                  <w:rFonts w:ascii="Calibri" w:eastAsia="Times New Roman" w:hAnsi="Calibri" w:cs="Calibri"/>
                  <w:color w:val="212529"/>
                  <w:sz w:val="22"/>
                  <w:szCs w:val="22"/>
                </w:rPr>
                <w:t>0-99</w:t>
              </w:r>
            </w:ins>
          </w:p>
        </w:tc>
        <w:tc>
          <w:tcPr>
            <w:tcW w:w="2970" w:type="dxa"/>
            <w:tcBorders>
              <w:top w:val="nil"/>
              <w:left w:val="nil"/>
              <w:bottom w:val="nil"/>
              <w:right w:val="nil"/>
            </w:tcBorders>
            <w:shd w:val="clear" w:color="auto" w:fill="auto"/>
            <w:noWrap/>
            <w:vAlign w:val="bottom"/>
            <w:hideMark/>
            <w:tcPrChange w:id="3508" w:author="Cong" w:date="2020-10-02T20:25:00Z">
              <w:tcPr>
                <w:tcW w:w="2854" w:type="dxa"/>
                <w:gridSpan w:val="4"/>
                <w:tcBorders>
                  <w:top w:val="nil"/>
                  <w:left w:val="nil"/>
                  <w:bottom w:val="nil"/>
                  <w:right w:val="nil"/>
                </w:tcBorders>
                <w:shd w:val="clear" w:color="auto" w:fill="auto"/>
                <w:noWrap/>
                <w:vAlign w:val="bottom"/>
                <w:hideMark/>
              </w:tcPr>
            </w:tcPrChange>
          </w:tcPr>
          <w:p w14:paraId="36737737" w14:textId="77777777" w:rsidR="003F6185" w:rsidRPr="003F6185" w:rsidRDefault="003F6185" w:rsidP="003F6185">
            <w:pPr>
              <w:rPr>
                <w:ins w:id="3509" w:author="Cong" w:date="2020-10-02T20:13:00Z"/>
                <w:rFonts w:ascii="Calibri" w:eastAsia="Times New Roman" w:hAnsi="Calibri" w:cs="Calibri"/>
                <w:color w:val="000000"/>
                <w:sz w:val="22"/>
                <w:szCs w:val="22"/>
              </w:rPr>
            </w:pPr>
            <w:ins w:id="3510" w:author="Cong" w:date="2020-10-02T20:13:00Z">
              <w:r w:rsidRPr="003F6185">
                <w:rPr>
                  <w:rFonts w:ascii="Calibri" w:eastAsia="Times New Roman" w:hAnsi="Calibri" w:cs="Calibri"/>
                  <w:color w:val="000000"/>
                  <w:sz w:val="22"/>
                  <w:szCs w:val="22"/>
                </w:rPr>
                <w:t>50 and above</w:t>
              </w:r>
            </w:ins>
          </w:p>
        </w:tc>
      </w:tr>
      <w:tr w:rsidR="003F6185" w:rsidRPr="003F6185" w14:paraId="7F732891" w14:textId="77777777" w:rsidTr="002D02DE">
        <w:tblPrEx>
          <w:tblPrExChange w:id="3511" w:author="Cong" w:date="2020-10-02T20:25:00Z">
            <w:tblPrEx>
              <w:tblW w:w="16647" w:type="dxa"/>
            </w:tblPrEx>
          </w:tblPrExChange>
        </w:tblPrEx>
        <w:trPr>
          <w:trHeight w:val="615"/>
          <w:ins w:id="3512" w:author="Cong" w:date="2020-10-02T20:13:00Z"/>
          <w:trPrChange w:id="3513" w:author="Cong" w:date="2020-10-02T20:25:00Z">
            <w:trPr>
              <w:gridBefore w:val="1"/>
              <w:trHeight w:val="615"/>
            </w:trPr>
          </w:trPrChange>
        </w:trPr>
        <w:tc>
          <w:tcPr>
            <w:tcW w:w="1260" w:type="dxa"/>
            <w:tcBorders>
              <w:top w:val="nil"/>
              <w:left w:val="nil"/>
              <w:bottom w:val="nil"/>
              <w:right w:val="nil"/>
            </w:tcBorders>
            <w:shd w:val="clear" w:color="auto" w:fill="auto"/>
            <w:vAlign w:val="center"/>
            <w:hideMark/>
            <w:tcPrChange w:id="3514" w:author="Cong" w:date="2020-10-02T20:25:00Z">
              <w:tcPr>
                <w:tcW w:w="990" w:type="dxa"/>
                <w:gridSpan w:val="2"/>
                <w:tcBorders>
                  <w:top w:val="nil"/>
                  <w:left w:val="nil"/>
                  <w:bottom w:val="nil"/>
                  <w:right w:val="nil"/>
                </w:tcBorders>
                <w:shd w:val="clear" w:color="auto" w:fill="auto"/>
                <w:vAlign w:val="center"/>
                <w:hideMark/>
              </w:tcPr>
            </w:tcPrChange>
          </w:tcPr>
          <w:p w14:paraId="5C782BD0" w14:textId="77777777" w:rsidR="003F6185" w:rsidRPr="003F6185" w:rsidRDefault="003F6185" w:rsidP="003F6185">
            <w:pPr>
              <w:rPr>
                <w:ins w:id="3515" w:author="Cong" w:date="2020-10-02T20:13:00Z"/>
                <w:rFonts w:ascii="Calibri" w:eastAsia="Times New Roman" w:hAnsi="Calibri" w:cs="Calibri"/>
                <w:color w:val="000000"/>
                <w:sz w:val="22"/>
                <w:szCs w:val="22"/>
              </w:rPr>
            </w:pPr>
            <w:ins w:id="3516" w:author="Cong" w:date="2020-10-02T20:13:00Z">
              <w:r w:rsidRPr="003F6185">
                <w:rPr>
                  <w:rFonts w:ascii="Calibri" w:eastAsia="Times New Roman" w:hAnsi="Calibri" w:cs="Calibri"/>
                  <w:color w:val="000000"/>
                  <w:sz w:val="22"/>
                  <w:szCs w:val="22"/>
                </w:rPr>
                <w:lastRenderedPageBreak/>
                <w:t>Race/ Ethnicity</w:t>
              </w:r>
            </w:ins>
          </w:p>
        </w:tc>
        <w:tc>
          <w:tcPr>
            <w:tcW w:w="2520" w:type="dxa"/>
            <w:tcBorders>
              <w:top w:val="nil"/>
              <w:left w:val="nil"/>
              <w:bottom w:val="nil"/>
              <w:right w:val="nil"/>
            </w:tcBorders>
            <w:shd w:val="clear" w:color="auto" w:fill="auto"/>
            <w:noWrap/>
            <w:vAlign w:val="center"/>
            <w:hideMark/>
            <w:tcPrChange w:id="3517" w:author="Cong" w:date="2020-10-02T20:25:00Z">
              <w:tcPr>
                <w:tcW w:w="3646" w:type="dxa"/>
                <w:gridSpan w:val="3"/>
                <w:tcBorders>
                  <w:top w:val="nil"/>
                  <w:left w:val="nil"/>
                  <w:bottom w:val="nil"/>
                  <w:right w:val="nil"/>
                </w:tcBorders>
                <w:shd w:val="clear" w:color="auto" w:fill="auto"/>
                <w:noWrap/>
                <w:vAlign w:val="center"/>
                <w:hideMark/>
              </w:tcPr>
            </w:tcPrChange>
          </w:tcPr>
          <w:p w14:paraId="0935ACDF" w14:textId="77777777" w:rsidR="003F6185" w:rsidRPr="003F6185" w:rsidRDefault="003F6185" w:rsidP="003F6185">
            <w:pPr>
              <w:jc w:val="center"/>
              <w:rPr>
                <w:ins w:id="3518" w:author="Cong" w:date="2020-10-02T20:13:00Z"/>
                <w:rFonts w:ascii="Calibri" w:eastAsia="Times New Roman" w:hAnsi="Calibri" w:cs="Calibri"/>
                <w:color w:val="000000"/>
                <w:sz w:val="22"/>
                <w:szCs w:val="22"/>
              </w:rPr>
            </w:pPr>
            <w:ins w:id="3519" w:author="Cong" w:date="2020-10-02T20:13:00Z">
              <w:r w:rsidRPr="003F6185">
                <w:rPr>
                  <w:rFonts w:ascii="Calibri" w:eastAsia="Times New Roman" w:hAnsi="Calibri" w:cs="Calibri"/>
                  <w:color w:val="000000"/>
                  <w:sz w:val="22"/>
                  <w:szCs w:val="22"/>
                </w:rPr>
                <w:t xml:space="preserve">race/ethnicity variable </w:t>
              </w:r>
            </w:ins>
          </w:p>
        </w:tc>
        <w:tc>
          <w:tcPr>
            <w:tcW w:w="2700" w:type="dxa"/>
            <w:tcBorders>
              <w:top w:val="nil"/>
              <w:left w:val="single" w:sz="8" w:space="0" w:color="DEE2E6"/>
              <w:bottom w:val="single" w:sz="8" w:space="0" w:color="DEE2E6"/>
              <w:right w:val="single" w:sz="8" w:space="0" w:color="DEE2E6"/>
            </w:tcBorders>
            <w:shd w:val="clear" w:color="000000" w:fill="FFFFFF"/>
            <w:vAlign w:val="center"/>
            <w:hideMark/>
            <w:tcPrChange w:id="3520" w:author="Cong" w:date="2020-10-02T20:25:00Z">
              <w:tcPr>
                <w:tcW w:w="2867" w:type="dxa"/>
                <w:gridSpan w:val="3"/>
                <w:tcBorders>
                  <w:top w:val="nil"/>
                  <w:left w:val="single" w:sz="8" w:space="0" w:color="DEE2E6"/>
                  <w:bottom w:val="single" w:sz="8" w:space="0" w:color="DEE2E6"/>
                  <w:right w:val="single" w:sz="8" w:space="0" w:color="DEE2E6"/>
                </w:tcBorders>
                <w:shd w:val="clear" w:color="000000" w:fill="FFFFFF"/>
                <w:vAlign w:val="center"/>
                <w:hideMark/>
              </w:tcPr>
            </w:tcPrChange>
          </w:tcPr>
          <w:p w14:paraId="6B35A679" w14:textId="77777777" w:rsidR="003F6185" w:rsidRPr="003F6185" w:rsidRDefault="003F6185" w:rsidP="003F6185">
            <w:pPr>
              <w:jc w:val="center"/>
              <w:rPr>
                <w:ins w:id="3521" w:author="Cong" w:date="2020-10-02T20:13:00Z"/>
                <w:rFonts w:ascii="Calibri" w:eastAsia="Times New Roman" w:hAnsi="Calibri" w:cs="Calibri"/>
                <w:color w:val="000000"/>
                <w:sz w:val="22"/>
                <w:szCs w:val="22"/>
              </w:rPr>
            </w:pPr>
            <w:ins w:id="3522" w:author="Cong" w:date="2020-10-02T20:13:00Z">
              <w:r w:rsidRPr="003F6185">
                <w:rPr>
                  <w:rFonts w:ascii="Calibri" w:eastAsia="Times New Roman" w:hAnsi="Calibri" w:cs="Calibri"/>
                  <w:color w:val="000000"/>
                  <w:sz w:val="22"/>
                  <w:szCs w:val="22"/>
                </w:rPr>
                <w:t>From questions of race back ground and Hispanic origin</w:t>
              </w:r>
            </w:ins>
          </w:p>
        </w:tc>
        <w:tc>
          <w:tcPr>
            <w:tcW w:w="2340" w:type="dxa"/>
            <w:tcBorders>
              <w:top w:val="nil"/>
              <w:left w:val="nil"/>
              <w:bottom w:val="nil"/>
              <w:right w:val="nil"/>
            </w:tcBorders>
            <w:shd w:val="clear" w:color="auto" w:fill="auto"/>
            <w:noWrap/>
            <w:vAlign w:val="center"/>
            <w:hideMark/>
            <w:tcPrChange w:id="3523" w:author="Cong" w:date="2020-10-02T20:25:00Z">
              <w:tcPr>
                <w:tcW w:w="3423" w:type="dxa"/>
                <w:gridSpan w:val="4"/>
                <w:tcBorders>
                  <w:top w:val="nil"/>
                  <w:left w:val="nil"/>
                  <w:bottom w:val="nil"/>
                  <w:right w:val="nil"/>
                </w:tcBorders>
                <w:shd w:val="clear" w:color="auto" w:fill="auto"/>
                <w:noWrap/>
                <w:vAlign w:val="center"/>
                <w:hideMark/>
              </w:tcPr>
            </w:tcPrChange>
          </w:tcPr>
          <w:p w14:paraId="04406A65" w14:textId="77777777" w:rsidR="003F6185" w:rsidRPr="003F6185" w:rsidRDefault="003F6185" w:rsidP="003F6185">
            <w:pPr>
              <w:jc w:val="center"/>
              <w:rPr>
                <w:ins w:id="3524" w:author="Cong" w:date="2020-10-02T20:13:00Z"/>
                <w:rFonts w:ascii="Calibri" w:eastAsia="Times New Roman" w:hAnsi="Calibri" w:cs="Calibri"/>
                <w:color w:val="000000"/>
                <w:sz w:val="22"/>
                <w:szCs w:val="22"/>
              </w:rPr>
            </w:pPr>
            <w:ins w:id="3525" w:author="Cong" w:date="2020-10-02T20:13:00Z">
              <w:r w:rsidRPr="003F6185">
                <w:rPr>
                  <w:rFonts w:ascii="Calibri" w:eastAsia="Times New Roman" w:hAnsi="Calibri" w:cs="Calibri"/>
                  <w:color w:val="000000"/>
                  <w:sz w:val="22"/>
                  <w:szCs w:val="22"/>
                </w:rPr>
                <w:t xml:space="preserve">race/ethnicity variable </w:t>
              </w:r>
            </w:ins>
          </w:p>
        </w:tc>
        <w:tc>
          <w:tcPr>
            <w:tcW w:w="2160" w:type="dxa"/>
            <w:tcBorders>
              <w:top w:val="nil"/>
              <w:left w:val="single" w:sz="8" w:space="0" w:color="DEE2E6"/>
              <w:bottom w:val="single" w:sz="8" w:space="0" w:color="DEE2E6"/>
              <w:right w:val="single" w:sz="8" w:space="0" w:color="DEE2E6"/>
            </w:tcBorders>
            <w:shd w:val="clear" w:color="000000" w:fill="FFFFFF"/>
            <w:vAlign w:val="center"/>
            <w:hideMark/>
            <w:tcPrChange w:id="3526" w:author="Cong" w:date="2020-10-02T20:25:00Z">
              <w:tcPr>
                <w:tcW w:w="2867" w:type="dxa"/>
                <w:gridSpan w:val="4"/>
                <w:tcBorders>
                  <w:top w:val="nil"/>
                  <w:left w:val="single" w:sz="8" w:space="0" w:color="DEE2E6"/>
                  <w:bottom w:val="single" w:sz="8" w:space="0" w:color="DEE2E6"/>
                  <w:right w:val="single" w:sz="8" w:space="0" w:color="DEE2E6"/>
                </w:tcBorders>
                <w:shd w:val="clear" w:color="000000" w:fill="FFFFFF"/>
                <w:vAlign w:val="center"/>
                <w:hideMark/>
              </w:tcPr>
            </w:tcPrChange>
          </w:tcPr>
          <w:p w14:paraId="363E50AD" w14:textId="77777777" w:rsidR="003F6185" w:rsidRPr="003F6185" w:rsidRDefault="003F6185" w:rsidP="003F6185">
            <w:pPr>
              <w:jc w:val="center"/>
              <w:rPr>
                <w:ins w:id="3527" w:author="Cong" w:date="2020-10-02T20:13:00Z"/>
                <w:rFonts w:ascii="Calibri" w:eastAsia="Times New Roman" w:hAnsi="Calibri" w:cs="Calibri"/>
                <w:color w:val="000000"/>
                <w:sz w:val="22"/>
                <w:szCs w:val="22"/>
              </w:rPr>
            </w:pPr>
            <w:ins w:id="3528" w:author="Cong" w:date="2020-10-02T20:13:00Z">
              <w:r w:rsidRPr="003F6185">
                <w:rPr>
                  <w:rFonts w:ascii="Calibri" w:eastAsia="Times New Roman" w:hAnsi="Calibri" w:cs="Calibri"/>
                  <w:color w:val="000000"/>
                  <w:sz w:val="22"/>
                  <w:szCs w:val="22"/>
                </w:rPr>
                <w:t>From questions of race back ground and Hispanic origin</w:t>
              </w:r>
            </w:ins>
          </w:p>
        </w:tc>
        <w:tc>
          <w:tcPr>
            <w:tcW w:w="2970" w:type="dxa"/>
            <w:tcBorders>
              <w:top w:val="nil"/>
              <w:left w:val="nil"/>
              <w:bottom w:val="single" w:sz="8" w:space="0" w:color="DEE2E6"/>
              <w:right w:val="single" w:sz="8" w:space="0" w:color="DEE2E6"/>
            </w:tcBorders>
            <w:shd w:val="clear" w:color="000000" w:fill="FFFFFF"/>
            <w:vAlign w:val="center"/>
            <w:hideMark/>
            <w:tcPrChange w:id="3529" w:author="Cong" w:date="2020-10-02T20:25:00Z">
              <w:tcPr>
                <w:tcW w:w="2854" w:type="dxa"/>
                <w:gridSpan w:val="2"/>
                <w:tcBorders>
                  <w:top w:val="nil"/>
                  <w:left w:val="nil"/>
                  <w:bottom w:val="single" w:sz="8" w:space="0" w:color="DEE2E6"/>
                  <w:right w:val="single" w:sz="8" w:space="0" w:color="DEE2E6"/>
                </w:tcBorders>
                <w:shd w:val="clear" w:color="000000" w:fill="FFFFFF"/>
                <w:vAlign w:val="center"/>
                <w:hideMark/>
              </w:tcPr>
            </w:tcPrChange>
          </w:tcPr>
          <w:p w14:paraId="0FA9C83B" w14:textId="77777777" w:rsidR="003F6185" w:rsidRPr="003F6185" w:rsidRDefault="003F6185" w:rsidP="003F6185">
            <w:pPr>
              <w:jc w:val="center"/>
              <w:rPr>
                <w:ins w:id="3530" w:author="Cong" w:date="2020-10-02T20:13:00Z"/>
                <w:rFonts w:ascii="Calibri" w:eastAsia="Times New Roman" w:hAnsi="Calibri" w:cs="Calibri"/>
                <w:color w:val="000000"/>
                <w:sz w:val="22"/>
                <w:szCs w:val="22"/>
              </w:rPr>
            </w:pPr>
            <w:ins w:id="3531" w:author="Cong" w:date="2020-10-02T20:13:00Z">
              <w:r w:rsidRPr="003F6185">
                <w:rPr>
                  <w:rFonts w:ascii="Calibri" w:eastAsia="Times New Roman" w:hAnsi="Calibri" w:cs="Calibri"/>
                  <w:color w:val="000000"/>
                  <w:sz w:val="22"/>
                  <w:szCs w:val="22"/>
                </w:rPr>
                <w:t>From questions of race back ground and Hispanic origin</w:t>
              </w:r>
            </w:ins>
          </w:p>
        </w:tc>
      </w:tr>
      <w:tr w:rsidR="003F6185" w:rsidRPr="003F6185" w14:paraId="0D53B549" w14:textId="77777777" w:rsidTr="002D02DE">
        <w:tblPrEx>
          <w:tblPrExChange w:id="3532" w:author="Cong" w:date="2020-10-02T20:25:00Z">
            <w:tblPrEx>
              <w:tblW w:w="16647" w:type="dxa"/>
            </w:tblPrEx>
          </w:tblPrExChange>
        </w:tblPrEx>
        <w:trPr>
          <w:trHeight w:val="315"/>
          <w:ins w:id="3533" w:author="Cong" w:date="2020-10-02T20:13:00Z"/>
          <w:trPrChange w:id="3534" w:author="Cong" w:date="2020-10-02T20:25:00Z">
            <w:trPr>
              <w:gridBefore w:val="1"/>
              <w:trHeight w:val="315"/>
            </w:trPr>
          </w:trPrChange>
        </w:trPr>
        <w:tc>
          <w:tcPr>
            <w:tcW w:w="1260" w:type="dxa"/>
            <w:tcBorders>
              <w:top w:val="nil"/>
              <w:left w:val="nil"/>
              <w:bottom w:val="nil"/>
              <w:right w:val="nil"/>
            </w:tcBorders>
            <w:shd w:val="clear" w:color="auto" w:fill="auto"/>
            <w:vAlign w:val="center"/>
            <w:hideMark/>
            <w:tcPrChange w:id="3535" w:author="Cong" w:date="2020-10-02T20:25:00Z">
              <w:tcPr>
                <w:tcW w:w="990" w:type="dxa"/>
                <w:gridSpan w:val="2"/>
                <w:tcBorders>
                  <w:top w:val="nil"/>
                  <w:left w:val="nil"/>
                  <w:bottom w:val="nil"/>
                  <w:right w:val="nil"/>
                </w:tcBorders>
                <w:shd w:val="clear" w:color="auto" w:fill="auto"/>
                <w:vAlign w:val="center"/>
                <w:hideMark/>
              </w:tcPr>
            </w:tcPrChange>
          </w:tcPr>
          <w:p w14:paraId="7FE83829" w14:textId="77777777" w:rsidR="003F6185" w:rsidRPr="003F6185" w:rsidRDefault="003F6185" w:rsidP="003F6185">
            <w:pPr>
              <w:rPr>
                <w:ins w:id="3536" w:author="Cong" w:date="2020-10-02T20:13:00Z"/>
                <w:rFonts w:ascii="Calibri" w:eastAsia="Times New Roman" w:hAnsi="Calibri" w:cs="Calibri"/>
                <w:color w:val="000000"/>
                <w:sz w:val="22"/>
                <w:szCs w:val="22"/>
              </w:rPr>
            </w:pPr>
            <w:ins w:id="3537" w:author="Cong" w:date="2020-10-02T20:13:00Z">
              <w:r w:rsidRPr="003F6185">
                <w:rPr>
                  <w:rFonts w:ascii="Calibri" w:eastAsia="Times New Roman" w:hAnsi="Calibri" w:cs="Calibri"/>
                  <w:color w:val="000000"/>
                  <w:sz w:val="22"/>
                  <w:szCs w:val="22"/>
                </w:rPr>
                <w:t>Sex</w:t>
              </w:r>
            </w:ins>
          </w:p>
        </w:tc>
        <w:tc>
          <w:tcPr>
            <w:tcW w:w="2520" w:type="dxa"/>
            <w:tcBorders>
              <w:top w:val="nil"/>
              <w:left w:val="nil"/>
              <w:bottom w:val="nil"/>
              <w:right w:val="nil"/>
            </w:tcBorders>
            <w:shd w:val="clear" w:color="auto" w:fill="auto"/>
            <w:noWrap/>
            <w:vAlign w:val="center"/>
            <w:hideMark/>
            <w:tcPrChange w:id="3538" w:author="Cong" w:date="2020-10-02T20:25:00Z">
              <w:tcPr>
                <w:tcW w:w="3646" w:type="dxa"/>
                <w:gridSpan w:val="3"/>
                <w:tcBorders>
                  <w:top w:val="nil"/>
                  <w:left w:val="nil"/>
                  <w:bottom w:val="nil"/>
                  <w:right w:val="nil"/>
                </w:tcBorders>
                <w:shd w:val="clear" w:color="auto" w:fill="auto"/>
                <w:noWrap/>
                <w:vAlign w:val="center"/>
                <w:hideMark/>
              </w:tcPr>
            </w:tcPrChange>
          </w:tcPr>
          <w:p w14:paraId="0ABF75E8" w14:textId="77777777" w:rsidR="003F6185" w:rsidRPr="003F6185" w:rsidRDefault="003F6185" w:rsidP="003F6185">
            <w:pPr>
              <w:jc w:val="center"/>
              <w:rPr>
                <w:ins w:id="3539" w:author="Cong" w:date="2020-10-02T20:13:00Z"/>
                <w:rFonts w:ascii="Calibri" w:eastAsia="Times New Roman" w:hAnsi="Calibri" w:cs="Calibri"/>
                <w:color w:val="000000"/>
                <w:sz w:val="22"/>
                <w:szCs w:val="22"/>
              </w:rPr>
            </w:pPr>
            <w:ins w:id="3540" w:author="Cong" w:date="2020-10-02T20:13:00Z">
              <w:r w:rsidRPr="003F6185">
                <w:rPr>
                  <w:rFonts w:ascii="Calibri" w:eastAsia="Times New Roman" w:hAnsi="Calibri" w:cs="Calibri"/>
                  <w:color w:val="000000"/>
                  <w:sz w:val="22"/>
                  <w:szCs w:val="22"/>
                </w:rPr>
                <w:t>Male/Female</w:t>
              </w:r>
            </w:ins>
          </w:p>
        </w:tc>
        <w:tc>
          <w:tcPr>
            <w:tcW w:w="2700" w:type="dxa"/>
            <w:tcBorders>
              <w:top w:val="nil"/>
              <w:left w:val="single" w:sz="8" w:space="0" w:color="DEE2E6"/>
              <w:bottom w:val="nil"/>
              <w:right w:val="single" w:sz="8" w:space="0" w:color="DEE2E6"/>
            </w:tcBorders>
            <w:shd w:val="clear" w:color="000000" w:fill="FFFFFF"/>
            <w:vAlign w:val="center"/>
            <w:hideMark/>
            <w:tcPrChange w:id="3541" w:author="Cong" w:date="2020-10-02T20:25:00Z">
              <w:tcPr>
                <w:tcW w:w="2867" w:type="dxa"/>
                <w:gridSpan w:val="3"/>
                <w:tcBorders>
                  <w:top w:val="nil"/>
                  <w:left w:val="single" w:sz="8" w:space="0" w:color="DEE2E6"/>
                  <w:bottom w:val="nil"/>
                  <w:right w:val="single" w:sz="8" w:space="0" w:color="DEE2E6"/>
                </w:tcBorders>
                <w:shd w:val="clear" w:color="000000" w:fill="FFFFFF"/>
                <w:vAlign w:val="center"/>
                <w:hideMark/>
              </w:tcPr>
            </w:tcPrChange>
          </w:tcPr>
          <w:p w14:paraId="6E1B063E" w14:textId="77777777" w:rsidR="003F6185" w:rsidRPr="003F6185" w:rsidRDefault="003F6185" w:rsidP="003F6185">
            <w:pPr>
              <w:jc w:val="center"/>
              <w:rPr>
                <w:ins w:id="3542" w:author="Cong" w:date="2020-10-02T20:13:00Z"/>
                <w:rFonts w:ascii="Calibri" w:eastAsia="Times New Roman" w:hAnsi="Calibri" w:cs="Calibri"/>
                <w:color w:val="000000"/>
                <w:sz w:val="22"/>
                <w:szCs w:val="22"/>
              </w:rPr>
            </w:pPr>
            <w:ins w:id="3543" w:author="Cong" w:date="2020-10-02T20:13:00Z">
              <w:r w:rsidRPr="003F6185">
                <w:rPr>
                  <w:rFonts w:ascii="Calibri" w:eastAsia="Times New Roman" w:hAnsi="Calibri" w:cs="Calibri"/>
                  <w:color w:val="000000"/>
                  <w:sz w:val="22"/>
                  <w:szCs w:val="22"/>
                </w:rPr>
                <w:t xml:space="preserve">Male/Female </w:t>
              </w:r>
            </w:ins>
          </w:p>
        </w:tc>
        <w:tc>
          <w:tcPr>
            <w:tcW w:w="2340" w:type="dxa"/>
            <w:tcBorders>
              <w:top w:val="single" w:sz="8" w:space="0" w:color="DEE2E6"/>
              <w:left w:val="nil"/>
              <w:bottom w:val="nil"/>
              <w:right w:val="single" w:sz="8" w:space="0" w:color="DEE2E6"/>
            </w:tcBorders>
            <w:shd w:val="clear" w:color="000000" w:fill="FFFFFF"/>
            <w:vAlign w:val="center"/>
            <w:hideMark/>
            <w:tcPrChange w:id="3544" w:author="Cong" w:date="2020-10-02T20:25:00Z">
              <w:tcPr>
                <w:tcW w:w="3423" w:type="dxa"/>
                <w:gridSpan w:val="4"/>
                <w:tcBorders>
                  <w:top w:val="single" w:sz="8" w:space="0" w:color="DEE2E6"/>
                  <w:left w:val="nil"/>
                  <w:bottom w:val="nil"/>
                  <w:right w:val="single" w:sz="8" w:space="0" w:color="DEE2E6"/>
                </w:tcBorders>
                <w:shd w:val="clear" w:color="000000" w:fill="FFFFFF"/>
                <w:vAlign w:val="center"/>
                <w:hideMark/>
              </w:tcPr>
            </w:tcPrChange>
          </w:tcPr>
          <w:p w14:paraId="1DCB64DF" w14:textId="77777777" w:rsidR="003F6185" w:rsidRPr="003F6185" w:rsidRDefault="003F6185" w:rsidP="003F6185">
            <w:pPr>
              <w:jc w:val="center"/>
              <w:rPr>
                <w:ins w:id="3545" w:author="Cong" w:date="2020-10-02T20:13:00Z"/>
                <w:rFonts w:ascii="Calibri" w:eastAsia="Times New Roman" w:hAnsi="Calibri" w:cs="Calibri"/>
                <w:color w:val="000000"/>
                <w:sz w:val="22"/>
                <w:szCs w:val="22"/>
              </w:rPr>
            </w:pPr>
            <w:ins w:id="3546" w:author="Cong" w:date="2020-10-02T20:13:00Z">
              <w:r w:rsidRPr="003F6185">
                <w:rPr>
                  <w:rFonts w:ascii="Calibri" w:eastAsia="Times New Roman" w:hAnsi="Calibri" w:cs="Calibri"/>
                  <w:color w:val="000000"/>
                  <w:sz w:val="22"/>
                  <w:szCs w:val="22"/>
                </w:rPr>
                <w:t xml:space="preserve">Male/Female </w:t>
              </w:r>
            </w:ins>
          </w:p>
        </w:tc>
        <w:tc>
          <w:tcPr>
            <w:tcW w:w="2160" w:type="dxa"/>
            <w:tcBorders>
              <w:top w:val="nil"/>
              <w:left w:val="nil"/>
              <w:bottom w:val="nil"/>
              <w:right w:val="single" w:sz="8" w:space="0" w:color="DEE2E6"/>
            </w:tcBorders>
            <w:shd w:val="clear" w:color="000000" w:fill="FFFFFF"/>
            <w:vAlign w:val="center"/>
            <w:hideMark/>
            <w:tcPrChange w:id="3547" w:author="Cong" w:date="2020-10-02T20:25:00Z">
              <w:tcPr>
                <w:tcW w:w="2867" w:type="dxa"/>
                <w:gridSpan w:val="4"/>
                <w:tcBorders>
                  <w:top w:val="nil"/>
                  <w:left w:val="nil"/>
                  <w:bottom w:val="nil"/>
                  <w:right w:val="single" w:sz="8" w:space="0" w:color="DEE2E6"/>
                </w:tcBorders>
                <w:shd w:val="clear" w:color="000000" w:fill="FFFFFF"/>
                <w:vAlign w:val="center"/>
                <w:hideMark/>
              </w:tcPr>
            </w:tcPrChange>
          </w:tcPr>
          <w:p w14:paraId="1EE98BAA" w14:textId="77777777" w:rsidR="003F6185" w:rsidRPr="003F6185" w:rsidRDefault="003F6185" w:rsidP="003F6185">
            <w:pPr>
              <w:jc w:val="center"/>
              <w:rPr>
                <w:ins w:id="3548" w:author="Cong" w:date="2020-10-02T20:13:00Z"/>
                <w:rFonts w:ascii="Calibri" w:eastAsia="Times New Roman" w:hAnsi="Calibri" w:cs="Calibri"/>
                <w:color w:val="000000"/>
                <w:sz w:val="22"/>
                <w:szCs w:val="22"/>
              </w:rPr>
            </w:pPr>
            <w:ins w:id="3549" w:author="Cong" w:date="2020-10-02T20:13:00Z">
              <w:r w:rsidRPr="003F6185">
                <w:rPr>
                  <w:rFonts w:ascii="Calibri" w:eastAsia="Times New Roman" w:hAnsi="Calibri" w:cs="Calibri"/>
                  <w:color w:val="000000"/>
                  <w:sz w:val="22"/>
                  <w:szCs w:val="22"/>
                </w:rPr>
                <w:t xml:space="preserve">Male/Female </w:t>
              </w:r>
            </w:ins>
          </w:p>
        </w:tc>
        <w:tc>
          <w:tcPr>
            <w:tcW w:w="2970" w:type="dxa"/>
            <w:tcBorders>
              <w:top w:val="nil"/>
              <w:left w:val="nil"/>
              <w:bottom w:val="nil"/>
              <w:right w:val="single" w:sz="8" w:space="0" w:color="DEE2E6"/>
            </w:tcBorders>
            <w:shd w:val="clear" w:color="000000" w:fill="FFFFFF"/>
            <w:vAlign w:val="center"/>
            <w:hideMark/>
            <w:tcPrChange w:id="3550" w:author="Cong" w:date="2020-10-02T20:25:00Z">
              <w:tcPr>
                <w:tcW w:w="2854" w:type="dxa"/>
                <w:gridSpan w:val="2"/>
                <w:tcBorders>
                  <w:top w:val="nil"/>
                  <w:left w:val="nil"/>
                  <w:bottom w:val="nil"/>
                  <w:right w:val="single" w:sz="8" w:space="0" w:color="DEE2E6"/>
                </w:tcBorders>
                <w:shd w:val="clear" w:color="000000" w:fill="FFFFFF"/>
                <w:vAlign w:val="center"/>
                <w:hideMark/>
              </w:tcPr>
            </w:tcPrChange>
          </w:tcPr>
          <w:p w14:paraId="009FCBA2" w14:textId="77777777" w:rsidR="003F6185" w:rsidRPr="003F6185" w:rsidRDefault="003F6185" w:rsidP="003F6185">
            <w:pPr>
              <w:jc w:val="center"/>
              <w:rPr>
                <w:ins w:id="3551" w:author="Cong" w:date="2020-10-02T20:13:00Z"/>
                <w:rFonts w:ascii="Calibri" w:eastAsia="Times New Roman" w:hAnsi="Calibri" w:cs="Calibri"/>
                <w:color w:val="000000"/>
                <w:sz w:val="22"/>
                <w:szCs w:val="22"/>
              </w:rPr>
            </w:pPr>
            <w:ins w:id="3552" w:author="Cong" w:date="2020-10-02T20:13:00Z">
              <w:r w:rsidRPr="003F6185">
                <w:rPr>
                  <w:rFonts w:ascii="Calibri" w:eastAsia="Times New Roman" w:hAnsi="Calibri" w:cs="Calibri"/>
                  <w:color w:val="000000"/>
                  <w:sz w:val="22"/>
                  <w:szCs w:val="22"/>
                </w:rPr>
                <w:t xml:space="preserve">Male/Female </w:t>
              </w:r>
            </w:ins>
          </w:p>
        </w:tc>
      </w:tr>
      <w:tr w:rsidR="003F6185" w:rsidRPr="003F6185" w14:paraId="4335C93C" w14:textId="77777777" w:rsidTr="002D02DE">
        <w:tblPrEx>
          <w:tblPrExChange w:id="3553" w:author="Cong" w:date="2020-10-02T20:25:00Z">
            <w:tblPrEx>
              <w:tblW w:w="13571" w:type="dxa"/>
            </w:tblPrEx>
          </w:tblPrExChange>
        </w:tblPrEx>
        <w:trPr>
          <w:trHeight w:val="315"/>
          <w:ins w:id="3554" w:author="Cong" w:date="2020-10-02T20:13:00Z"/>
          <w:trPrChange w:id="3555" w:author="Cong" w:date="2020-10-02T20:25:00Z">
            <w:trPr>
              <w:gridBefore w:val="1"/>
              <w:gridAfter w:val="0"/>
              <w:trHeight w:val="315"/>
            </w:trPr>
          </w:trPrChange>
        </w:trPr>
        <w:tc>
          <w:tcPr>
            <w:tcW w:w="13950" w:type="dxa"/>
            <w:gridSpan w:val="6"/>
            <w:tcBorders>
              <w:top w:val="single" w:sz="8" w:space="0" w:color="auto"/>
              <w:left w:val="nil"/>
              <w:bottom w:val="single" w:sz="8" w:space="0" w:color="auto"/>
              <w:right w:val="single" w:sz="8" w:space="0" w:color="DEE2E6"/>
            </w:tcBorders>
            <w:shd w:val="clear" w:color="000000" w:fill="D0CECE"/>
            <w:vAlign w:val="center"/>
            <w:hideMark/>
            <w:tcPrChange w:id="3556" w:author="Cong" w:date="2020-10-02T20:25:00Z">
              <w:tcPr>
                <w:tcW w:w="13571" w:type="dxa"/>
                <w:gridSpan w:val="15"/>
                <w:tcBorders>
                  <w:top w:val="single" w:sz="8" w:space="0" w:color="auto"/>
                  <w:left w:val="nil"/>
                  <w:bottom w:val="single" w:sz="8" w:space="0" w:color="auto"/>
                  <w:right w:val="single" w:sz="8" w:space="0" w:color="DEE2E6"/>
                </w:tcBorders>
                <w:shd w:val="clear" w:color="000000" w:fill="D0CECE"/>
                <w:vAlign w:val="center"/>
                <w:hideMark/>
              </w:tcPr>
            </w:tcPrChange>
          </w:tcPr>
          <w:p w14:paraId="5F5E642C" w14:textId="77777777" w:rsidR="003F6185" w:rsidRPr="003F6185" w:rsidRDefault="003F6185" w:rsidP="003F6185">
            <w:pPr>
              <w:rPr>
                <w:ins w:id="3557" w:author="Cong" w:date="2020-10-02T20:13:00Z"/>
                <w:rFonts w:ascii="Calibri" w:eastAsia="Times New Roman" w:hAnsi="Calibri" w:cs="Calibri"/>
                <w:b/>
                <w:bCs/>
                <w:color w:val="000000"/>
                <w:sz w:val="22"/>
                <w:szCs w:val="22"/>
              </w:rPr>
            </w:pPr>
            <w:bookmarkStart w:id="3558" w:name="_Hlk52564172"/>
            <w:ins w:id="3559" w:author="Cong" w:date="2020-10-02T20:13:00Z">
              <w:r w:rsidRPr="003F6185">
                <w:rPr>
                  <w:rFonts w:ascii="Calibri" w:eastAsia="Times New Roman" w:hAnsi="Calibri" w:cs="Calibri"/>
                  <w:b/>
                  <w:bCs/>
                  <w:color w:val="000000"/>
                  <w:sz w:val="22"/>
                  <w:szCs w:val="22"/>
                </w:rPr>
                <w:t>Other Notes</w:t>
              </w:r>
            </w:ins>
          </w:p>
        </w:tc>
      </w:tr>
      <w:bookmarkEnd w:id="3558"/>
      <w:tr w:rsidR="003F6185" w:rsidRPr="003F6185" w14:paraId="38FCA7EE" w14:textId="77777777" w:rsidTr="002D02DE">
        <w:tblPrEx>
          <w:tblPrExChange w:id="3560" w:author="Cong" w:date="2020-10-02T20:25:00Z">
            <w:tblPrEx>
              <w:tblW w:w="16647" w:type="dxa"/>
            </w:tblPrEx>
          </w:tblPrExChange>
        </w:tblPrEx>
        <w:trPr>
          <w:trHeight w:val="997"/>
          <w:ins w:id="3561" w:author="Cong" w:date="2020-10-02T20:13:00Z"/>
          <w:trPrChange w:id="3562" w:author="Cong" w:date="2020-10-02T20:25:00Z">
            <w:trPr>
              <w:gridBefore w:val="1"/>
              <w:trHeight w:val="2100"/>
            </w:trPr>
          </w:trPrChange>
        </w:trPr>
        <w:tc>
          <w:tcPr>
            <w:tcW w:w="1260" w:type="dxa"/>
            <w:tcBorders>
              <w:top w:val="nil"/>
              <w:left w:val="nil"/>
              <w:bottom w:val="nil"/>
              <w:right w:val="nil"/>
            </w:tcBorders>
            <w:shd w:val="clear" w:color="auto" w:fill="auto"/>
            <w:vAlign w:val="center"/>
            <w:hideMark/>
            <w:tcPrChange w:id="3563" w:author="Cong" w:date="2020-10-02T20:25:00Z">
              <w:tcPr>
                <w:tcW w:w="990" w:type="dxa"/>
                <w:gridSpan w:val="2"/>
                <w:tcBorders>
                  <w:top w:val="nil"/>
                  <w:left w:val="nil"/>
                  <w:bottom w:val="nil"/>
                  <w:right w:val="nil"/>
                </w:tcBorders>
                <w:shd w:val="clear" w:color="auto" w:fill="auto"/>
                <w:vAlign w:val="center"/>
                <w:hideMark/>
              </w:tcPr>
            </w:tcPrChange>
          </w:tcPr>
          <w:p w14:paraId="0175CB7B" w14:textId="77777777" w:rsidR="003F6185" w:rsidRPr="003F6185" w:rsidRDefault="003F6185" w:rsidP="003F6185">
            <w:pPr>
              <w:rPr>
                <w:ins w:id="3564" w:author="Cong" w:date="2020-10-02T20:13:00Z"/>
                <w:rFonts w:ascii="Calibri" w:eastAsia="Times New Roman" w:hAnsi="Calibri" w:cs="Calibri"/>
                <w:b/>
                <w:bCs/>
                <w:color w:val="000000"/>
                <w:sz w:val="22"/>
                <w:szCs w:val="22"/>
              </w:rPr>
            </w:pPr>
            <w:ins w:id="3565" w:author="Cong" w:date="2020-10-02T20:13:00Z">
              <w:r w:rsidRPr="003F6185">
                <w:rPr>
                  <w:rFonts w:ascii="Calibri" w:eastAsia="Times New Roman" w:hAnsi="Calibri" w:cs="Calibri"/>
                  <w:b/>
                  <w:bCs/>
                  <w:color w:val="000000"/>
                  <w:sz w:val="22"/>
                  <w:szCs w:val="22"/>
                </w:rPr>
                <w:t xml:space="preserve">Years Health Conditions Measure Available </w:t>
              </w:r>
            </w:ins>
          </w:p>
        </w:tc>
        <w:tc>
          <w:tcPr>
            <w:tcW w:w="2520" w:type="dxa"/>
            <w:tcBorders>
              <w:top w:val="nil"/>
              <w:left w:val="nil"/>
              <w:bottom w:val="nil"/>
              <w:right w:val="nil"/>
            </w:tcBorders>
            <w:shd w:val="clear" w:color="auto" w:fill="auto"/>
            <w:noWrap/>
            <w:vAlign w:val="center"/>
            <w:hideMark/>
            <w:tcPrChange w:id="3566" w:author="Cong" w:date="2020-10-02T20:25:00Z">
              <w:tcPr>
                <w:tcW w:w="3646" w:type="dxa"/>
                <w:gridSpan w:val="3"/>
                <w:tcBorders>
                  <w:top w:val="nil"/>
                  <w:left w:val="nil"/>
                  <w:bottom w:val="nil"/>
                  <w:right w:val="nil"/>
                </w:tcBorders>
                <w:shd w:val="clear" w:color="auto" w:fill="auto"/>
                <w:noWrap/>
                <w:vAlign w:val="center"/>
                <w:hideMark/>
              </w:tcPr>
            </w:tcPrChange>
          </w:tcPr>
          <w:p w14:paraId="1F0BE881" w14:textId="77777777" w:rsidR="003F6185" w:rsidRPr="003F6185" w:rsidRDefault="003F6185" w:rsidP="003F6185">
            <w:pPr>
              <w:jc w:val="center"/>
              <w:rPr>
                <w:ins w:id="3567" w:author="Cong" w:date="2020-10-02T20:13:00Z"/>
                <w:rFonts w:ascii="Calibri" w:eastAsia="Times New Roman" w:hAnsi="Calibri" w:cs="Calibri"/>
                <w:color w:val="000000"/>
                <w:sz w:val="22"/>
                <w:szCs w:val="22"/>
              </w:rPr>
            </w:pPr>
            <w:ins w:id="3568" w:author="Cong" w:date="2020-10-02T20:13:00Z">
              <w:r w:rsidRPr="003F6185">
                <w:rPr>
                  <w:rFonts w:ascii="Calibri" w:eastAsia="Times New Roman" w:hAnsi="Calibri" w:cs="Calibri"/>
                  <w:color w:val="000000"/>
                  <w:sz w:val="22"/>
                  <w:szCs w:val="22"/>
                </w:rPr>
                <w:t>2009-2018</w:t>
              </w:r>
            </w:ins>
          </w:p>
        </w:tc>
        <w:tc>
          <w:tcPr>
            <w:tcW w:w="2700" w:type="dxa"/>
            <w:tcBorders>
              <w:top w:val="nil"/>
              <w:left w:val="single" w:sz="8" w:space="0" w:color="DEE2E6"/>
              <w:bottom w:val="nil"/>
              <w:right w:val="single" w:sz="8" w:space="0" w:color="DEE2E6"/>
            </w:tcBorders>
            <w:shd w:val="clear" w:color="000000" w:fill="FFFFFF"/>
            <w:vAlign w:val="center"/>
            <w:hideMark/>
            <w:tcPrChange w:id="3569" w:author="Cong" w:date="2020-10-02T20:25:00Z">
              <w:tcPr>
                <w:tcW w:w="2867" w:type="dxa"/>
                <w:gridSpan w:val="3"/>
                <w:tcBorders>
                  <w:top w:val="nil"/>
                  <w:left w:val="single" w:sz="8" w:space="0" w:color="DEE2E6"/>
                  <w:bottom w:val="nil"/>
                  <w:right w:val="single" w:sz="8" w:space="0" w:color="DEE2E6"/>
                </w:tcBorders>
                <w:shd w:val="clear" w:color="000000" w:fill="FFFFFF"/>
                <w:vAlign w:val="center"/>
                <w:hideMark/>
              </w:tcPr>
            </w:tcPrChange>
          </w:tcPr>
          <w:p w14:paraId="26E366E5" w14:textId="77777777" w:rsidR="003F6185" w:rsidRPr="003F6185" w:rsidRDefault="003F6185" w:rsidP="003F6185">
            <w:pPr>
              <w:jc w:val="center"/>
              <w:rPr>
                <w:ins w:id="3570" w:author="Cong" w:date="2020-10-02T20:13:00Z"/>
                <w:rFonts w:ascii="Calibri" w:eastAsia="Times New Roman" w:hAnsi="Calibri" w:cs="Calibri"/>
                <w:color w:val="000000"/>
                <w:sz w:val="22"/>
                <w:szCs w:val="22"/>
              </w:rPr>
            </w:pPr>
            <w:ins w:id="3571" w:author="Cong" w:date="2020-10-02T20:13:00Z">
              <w:r w:rsidRPr="003F6185">
                <w:rPr>
                  <w:rFonts w:ascii="Calibri" w:eastAsia="Times New Roman" w:hAnsi="Calibri" w:cs="Calibri"/>
                  <w:color w:val="000000"/>
                  <w:sz w:val="22"/>
                  <w:szCs w:val="22"/>
                </w:rPr>
                <w:t>1997-2018</w:t>
              </w:r>
            </w:ins>
          </w:p>
        </w:tc>
        <w:tc>
          <w:tcPr>
            <w:tcW w:w="2340" w:type="dxa"/>
            <w:tcBorders>
              <w:top w:val="nil"/>
              <w:left w:val="nil"/>
              <w:bottom w:val="nil"/>
              <w:right w:val="single" w:sz="8" w:space="0" w:color="DEE2E6"/>
            </w:tcBorders>
            <w:shd w:val="clear" w:color="000000" w:fill="FFFFFF"/>
            <w:vAlign w:val="center"/>
            <w:hideMark/>
            <w:tcPrChange w:id="3572" w:author="Cong" w:date="2020-10-02T20:25:00Z">
              <w:tcPr>
                <w:tcW w:w="3423" w:type="dxa"/>
                <w:gridSpan w:val="4"/>
                <w:tcBorders>
                  <w:top w:val="nil"/>
                  <w:left w:val="nil"/>
                  <w:bottom w:val="nil"/>
                  <w:right w:val="single" w:sz="8" w:space="0" w:color="DEE2E6"/>
                </w:tcBorders>
                <w:shd w:val="clear" w:color="000000" w:fill="FFFFFF"/>
                <w:vAlign w:val="center"/>
                <w:hideMark/>
              </w:tcPr>
            </w:tcPrChange>
          </w:tcPr>
          <w:p w14:paraId="7CEF2FD9" w14:textId="77777777" w:rsidR="003F6185" w:rsidRPr="003F6185" w:rsidRDefault="003F6185" w:rsidP="003F6185">
            <w:pPr>
              <w:jc w:val="center"/>
              <w:rPr>
                <w:ins w:id="3573" w:author="Cong" w:date="2020-10-02T20:13:00Z"/>
                <w:rFonts w:ascii="Calibri" w:eastAsia="Times New Roman" w:hAnsi="Calibri" w:cs="Calibri"/>
                <w:color w:val="000000"/>
                <w:sz w:val="22"/>
                <w:szCs w:val="22"/>
              </w:rPr>
            </w:pPr>
            <w:ins w:id="3574" w:author="Cong" w:date="2020-10-02T20:13:00Z">
              <w:r w:rsidRPr="003F6185">
                <w:rPr>
                  <w:rFonts w:ascii="Calibri" w:eastAsia="Times New Roman" w:hAnsi="Calibri" w:cs="Calibri"/>
                  <w:color w:val="000000"/>
                  <w:sz w:val="22"/>
                  <w:szCs w:val="22"/>
                </w:rPr>
                <w:t>1999-2018 (2 year period)</w:t>
              </w:r>
            </w:ins>
          </w:p>
        </w:tc>
        <w:tc>
          <w:tcPr>
            <w:tcW w:w="2160" w:type="dxa"/>
            <w:tcBorders>
              <w:top w:val="nil"/>
              <w:left w:val="nil"/>
              <w:bottom w:val="nil"/>
              <w:right w:val="single" w:sz="8" w:space="0" w:color="DEE2E6"/>
            </w:tcBorders>
            <w:shd w:val="clear" w:color="000000" w:fill="FFFFFF"/>
            <w:vAlign w:val="center"/>
            <w:hideMark/>
            <w:tcPrChange w:id="3575" w:author="Cong" w:date="2020-10-02T20:25:00Z">
              <w:tcPr>
                <w:tcW w:w="2867" w:type="dxa"/>
                <w:gridSpan w:val="4"/>
                <w:tcBorders>
                  <w:top w:val="nil"/>
                  <w:left w:val="nil"/>
                  <w:bottom w:val="nil"/>
                  <w:right w:val="single" w:sz="8" w:space="0" w:color="DEE2E6"/>
                </w:tcBorders>
                <w:shd w:val="clear" w:color="000000" w:fill="FFFFFF"/>
                <w:vAlign w:val="center"/>
                <w:hideMark/>
              </w:tcPr>
            </w:tcPrChange>
          </w:tcPr>
          <w:p w14:paraId="7F0B996B" w14:textId="77777777" w:rsidR="003F6185" w:rsidRPr="003F6185" w:rsidRDefault="003F6185" w:rsidP="003F6185">
            <w:pPr>
              <w:jc w:val="center"/>
              <w:rPr>
                <w:ins w:id="3576" w:author="Cong" w:date="2020-10-02T20:13:00Z"/>
                <w:rFonts w:ascii="Calibri" w:eastAsia="Times New Roman" w:hAnsi="Calibri" w:cs="Calibri"/>
                <w:color w:val="000000"/>
                <w:sz w:val="22"/>
                <w:szCs w:val="22"/>
              </w:rPr>
            </w:pPr>
            <w:ins w:id="3577" w:author="Cong" w:date="2020-10-02T20:13:00Z">
              <w:r w:rsidRPr="003F6185">
                <w:rPr>
                  <w:rFonts w:ascii="Calibri" w:eastAsia="Times New Roman" w:hAnsi="Calibri" w:cs="Calibri"/>
                  <w:color w:val="000000"/>
                  <w:sz w:val="22"/>
                  <w:szCs w:val="22"/>
                </w:rPr>
                <w:t>2007-2017</w:t>
              </w:r>
            </w:ins>
          </w:p>
        </w:tc>
        <w:tc>
          <w:tcPr>
            <w:tcW w:w="2970" w:type="dxa"/>
            <w:tcBorders>
              <w:top w:val="nil"/>
              <w:left w:val="nil"/>
              <w:bottom w:val="nil"/>
              <w:right w:val="nil"/>
            </w:tcBorders>
            <w:shd w:val="clear" w:color="000000" w:fill="FFFFFF"/>
            <w:vAlign w:val="center"/>
            <w:hideMark/>
            <w:tcPrChange w:id="3578" w:author="Cong" w:date="2020-10-02T20:25:00Z">
              <w:tcPr>
                <w:tcW w:w="2854" w:type="dxa"/>
                <w:gridSpan w:val="2"/>
                <w:tcBorders>
                  <w:top w:val="nil"/>
                  <w:left w:val="nil"/>
                  <w:bottom w:val="nil"/>
                  <w:right w:val="nil"/>
                </w:tcBorders>
                <w:shd w:val="clear" w:color="000000" w:fill="FFFFFF"/>
                <w:vAlign w:val="center"/>
                <w:hideMark/>
              </w:tcPr>
            </w:tcPrChange>
          </w:tcPr>
          <w:p w14:paraId="7B099095" w14:textId="77777777" w:rsidR="003F6185" w:rsidRPr="003F6185" w:rsidRDefault="003F6185" w:rsidP="003F6185">
            <w:pPr>
              <w:jc w:val="center"/>
              <w:rPr>
                <w:ins w:id="3579" w:author="Cong" w:date="2020-10-02T20:13:00Z"/>
                <w:rFonts w:ascii="Calibri" w:eastAsia="Times New Roman" w:hAnsi="Calibri" w:cs="Calibri"/>
                <w:color w:val="000000"/>
                <w:sz w:val="22"/>
                <w:szCs w:val="22"/>
              </w:rPr>
            </w:pPr>
            <w:ins w:id="3580" w:author="Cong" w:date="2020-10-02T20:13:00Z">
              <w:r w:rsidRPr="003F6185">
                <w:rPr>
                  <w:rFonts w:ascii="Calibri" w:eastAsia="Times New Roman" w:hAnsi="Calibri" w:cs="Calibri"/>
                  <w:color w:val="000000"/>
                  <w:sz w:val="22"/>
                  <w:szCs w:val="22"/>
                </w:rPr>
                <w:t>1992-2018</w:t>
              </w:r>
            </w:ins>
          </w:p>
        </w:tc>
      </w:tr>
      <w:tr w:rsidR="00FD1A2C" w:rsidRPr="003F6185" w14:paraId="19734ADC" w14:textId="77777777" w:rsidTr="002D02DE">
        <w:trPr>
          <w:trHeight w:val="997"/>
          <w:ins w:id="3581" w:author="Cong" w:date="2020-10-02T20:52:00Z"/>
        </w:trPr>
        <w:tc>
          <w:tcPr>
            <w:tcW w:w="1260" w:type="dxa"/>
            <w:tcBorders>
              <w:top w:val="nil"/>
              <w:left w:val="nil"/>
              <w:bottom w:val="nil"/>
              <w:right w:val="nil"/>
            </w:tcBorders>
            <w:shd w:val="clear" w:color="auto" w:fill="auto"/>
            <w:vAlign w:val="center"/>
          </w:tcPr>
          <w:p w14:paraId="459CC65D" w14:textId="4B2933D9" w:rsidR="00FD1A2C" w:rsidRPr="001E3C5A" w:rsidRDefault="00FD1A2C" w:rsidP="00FD1A2C">
            <w:pPr>
              <w:rPr>
                <w:ins w:id="3582" w:author="Cong" w:date="2020-10-02T20:52:00Z"/>
                <w:rFonts w:asciiTheme="majorHAnsi" w:eastAsia="Times New Roman" w:hAnsiTheme="majorHAnsi" w:cstheme="majorHAnsi"/>
                <w:b/>
                <w:bCs/>
                <w:color w:val="000000"/>
                <w:sz w:val="22"/>
                <w:szCs w:val="22"/>
                <w:rPrChange w:id="3583" w:author="Cong" w:date="2020-10-02T20:53:00Z">
                  <w:rPr>
                    <w:ins w:id="3584" w:author="Cong" w:date="2020-10-02T20:52:00Z"/>
                    <w:rFonts w:ascii="Calibri" w:eastAsia="Times New Roman" w:hAnsi="Calibri" w:cs="Calibri"/>
                    <w:b/>
                    <w:bCs/>
                    <w:color w:val="000000"/>
                    <w:sz w:val="22"/>
                    <w:szCs w:val="22"/>
                  </w:rPr>
                </w:rPrChange>
              </w:rPr>
            </w:pPr>
            <w:ins w:id="3585" w:author="Cong" w:date="2020-10-02T20:52:00Z">
              <w:r w:rsidRPr="001E3C5A">
                <w:rPr>
                  <w:rFonts w:asciiTheme="majorHAnsi" w:hAnsiTheme="majorHAnsi" w:cstheme="majorHAnsi"/>
                  <w:b/>
                  <w:bCs/>
                  <w:color w:val="000000"/>
                  <w:shd w:val="clear" w:color="auto" w:fill="FFFFFF"/>
                  <w:rPrChange w:id="3586" w:author="Cong" w:date="2020-10-02T20:53:00Z">
                    <w:rPr>
                      <w:rFonts w:ascii="docs-Calibri" w:hAnsi="docs-Calibri"/>
                      <w:color w:val="000000"/>
                      <w:shd w:val="clear" w:color="auto" w:fill="FFFFFF"/>
                    </w:rPr>
                  </w:rPrChange>
                </w:rPr>
                <w:t>Geographic variable availability</w:t>
              </w:r>
            </w:ins>
          </w:p>
        </w:tc>
        <w:tc>
          <w:tcPr>
            <w:tcW w:w="2520" w:type="dxa"/>
            <w:tcBorders>
              <w:top w:val="nil"/>
              <w:left w:val="nil"/>
              <w:bottom w:val="nil"/>
              <w:right w:val="nil"/>
            </w:tcBorders>
            <w:shd w:val="clear" w:color="auto" w:fill="auto"/>
            <w:noWrap/>
            <w:vAlign w:val="center"/>
          </w:tcPr>
          <w:p w14:paraId="2A72C710" w14:textId="06B6F7BC" w:rsidR="00FD1A2C" w:rsidRPr="003F6185" w:rsidRDefault="00FD1A2C" w:rsidP="00FD1A2C">
            <w:pPr>
              <w:jc w:val="center"/>
              <w:rPr>
                <w:ins w:id="3587" w:author="Cong" w:date="2020-10-02T20:52:00Z"/>
                <w:rFonts w:ascii="Calibri" w:eastAsia="Times New Roman" w:hAnsi="Calibri" w:cs="Calibri"/>
                <w:color w:val="000000"/>
                <w:sz w:val="22"/>
                <w:szCs w:val="22"/>
              </w:rPr>
            </w:pPr>
            <w:ins w:id="3588" w:author="Cong" w:date="2020-10-02T20:52:00Z">
              <w:r w:rsidRPr="0028786E">
                <w:rPr>
                  <w:rFonts w:asciiTheme="majorHAnsi" w:hAnsiTheme="majorHAnsi" w:cstheme="majorHAnsi"/>
                  <w:color w:val="000000"/>
                  <w:sz w:val="22"/>
                  <w:szCs w:val="22"/>
                </w:rPr>
                <w:t>State available in public use version</w:t>
              </w:r>
            </w:ins>
          </w:p>
        </w:tc>
        <w:tc>
          <w:tcPr>
            <w:tcW w:w="2700" w:type="dxa"/>
            <w:tcBorders>
              <w:top w:val="nil"/>
              <w:left w:val="single" w:sz="8" w:space="0" w:color="DEE2E6"/>
              <w:bottom w:val="nil"/>
              <w:right w:val="single" w:sz="8" w:space="0" w:color="DEE2E6"/>
            </w:tcBorders>
            <w:shd w:val="clear" w:color="000000" w:fill="FFFFFF"/>
            <w:vAlign w:val="center"/>
          </w:tcPr>
          <w:p w14:paraId="104B6C29" w14:textId="344A89FD" w:rsidR="00FD1A2C" w:rsidRPr="003F6185" w:rsidRDefault="00FD1A2C" w:rsidP="00FD1A2C">
            <w:pPr>
              <w:jc w:val="center"/>
              <w:rPr>
                <w:ins w:id="3589" w:author="Cong" w:date="2020-10-02T20:52:00Z"/>
                <w:rFonts w:ascii="Calibri" w:eastAsia="Times New Roman" w:hAnsi="Calibri" w:cs="Calibri"/>
                <w:color w:val="000000"/>
                <w:sz w:val="22"/>
                <w:szCs w:val="22"/>
              </w:rPr>
            </w:pPr>
            <w:ins w:id="3590" w:author="Cong" w:date="2020-10-02T20:52:00Z">
              <w:r w:rsidRPr="0028786E">
                <w:rPr>
                  <w:rFonts w:asciiTheme="majorHAnsi" w:hAnsiTheme="majorHAnsi" w:cstheme="majorHAnsi"/>
                  <w:color w:val="000000"/>
                  <w:sz w:val="22"/>
                  <w:szCs w:val="22"/>
                  <w:shd w:val="clear" w:color="auto" w:fill="FFFFFF"/>
                </w:rPr>
                <w:t xml:space="preserve">To use state or county </w:t>
              </w:r>
              <w:proofErr w:type="spellStart"/>
              <w:r w:rsidRPr="0028786E">
                <w:rPr>
                  <w:rFonts w:asciiTheme="majorHAnsi" w:hAnsiTheme="majorHAnsi" w:cstheme="majorHAnsi"/>
                  <w:color w:val="000000"/>
                  <w:sz w:val="22"/>
                  <w:szCs w:val="22"/>
                  <w:shd w:val="clear" w:color="auto" w:fill="FFFFFF"/>
                </w:rPr>
                <w:t>etc</w:t>
              </w:r>
              <w:proofErr w:type="spellEnd"/>
              <w:r w:rsidRPr="0028786E">
                <w:rPr>
                  <w:rFonts w:asciiTheme="majorHAnsi" w:hAnsiTheme="majorHAnsi" w:cstheme="majorHAnsi"/>
                  <w:color w:val="000000"/>
                  <w:sz w:val="22"/>
                  <w:szCs w:val="22"/>
                  <w:shd w:val="clear" w:color="auto" w:fill="FFFFFF"/>
                </w:rPr>
                <w:t xml:space="preserve"> can be obtained by applying to https://www.cdc.gov/rdc/B2AccessMod/ACs220.htm (to use at a RDC site)</w:t>
              </w:r>
            </w:ins>
          </w:p>
        </w:tc>
        <w:tc>
          <w:tcPr>
            <w:tcW w:w="2340" w:type="dxa"/>
            <w:tcBorders>
              <w:top w:val="nil"/>
              <w:left w:val="nil"/>
              <w:bottom w:val="nil"/>
              <w:right w:val="single" w:sz="8" w:space="0" w:color="DEE2E6"/>
            </w:tcBorders>
            <w:shd w:val="clear" w:color="000000" w:fill="FFFFFF"/>
            <w:vAlign w:val="center"/>
          </w:tcPr>
          <w:p w14:paraId="38810EFA" w14:textId="2A9C8C92" w:rsidR="00FD1A2C" w:rsidRPr="003F6185" w:rsidRDefault="00FD1A2C" w:rsidP="00FD1A2C">
            <w:pPr>
              <w:jc w:val="center"/>
              <w:rPr>
                <w:ins w:id="3591" w:author="Cong" w:date="2020-10-02T20:52:00Z"/>
                <w:rFonts w:ascii="Calibri" w:eastAsia="Times New Roman" w:hAnsi="Calibri" w:cs="Calibri"/>
                <w:color w:val="000000"/>
                <w:sz w:val="22"/>
                <w:szCs w:val="22"/>
              </w:rPr>
            </w:pPr>
            <w:ins w:id="3592" w:author="Cong" w:date="2020-10-02T20:52:00Z">
              <w:r w:rsidRPr="0028786E">
                <w:rPr>
                  <w:rFonts w:asciiTheme="majorHAnsi" w:hAnsiTheme="majorHAnsi" w:cstheme="majorHAnsi"/>
                  <w:color w:val="000000"/>
                  <w:sz w:val="22"/>
                  <w:szCs w:val="22"/>
                  <w:shd w:val="clear" w:color="auto" w:fill="FFFFFF"/>
                </w:rPr>
                <w:t xml:space="preserve">To use state or county </w:t>
              </w:r>
              <w:proofErr w:type="spellStart"/>
              <w:r w:rsidRPr="0028786E">
                <w:rPr>
                  <w:rFonts w:asciiTheme="majorHAnsi" w:hAnsiTheme="majorHAnsi" w:cstheme="majorHAnsi"/>
                  <w:color w:val="000000"/>
                  <w:sz w:val="22"/>
                  <w:szCs w:val="22"/>
                  <w:shd w:val="clear" w:color="auto" w:fill="FFFFFF"/>
                </w:rPr>
                <w:t>etc</w:t>
              </w:r>
              <w:proofErr w:type="spellEnd"/>
              <w:r w:rsidRPr="0028786E">
                <w:rPr>
                  <w:rFonts w:asciiTheme="majorHAnsi" w:hAnsiTheme="majorHAnsi" w:cstheme="majorHAnsi"/>
                  <w:color w:val="000000"/>
                  <w:sz w:val="22"/>
                  <w:szCs w:val="22"/>
                  <w:shd w:val="clear" w:color="auto" w:fill="FFFFFF"/>
                </w:rPr>
                <w:t xml:space="preserve"> can be obtained by applying to https://www.cdc.gov/rdc/B2AccessMod/ACs220.htm (to use at a RDC site)</w:t>
              </w:r>
            </w:ins>
          </w:p>
        </w:tc>
        <w:tc>
          <w:tcPr>
            <w:tcW w:w="2160" w:type="dxa"/>
            <w:tcBorders>
              <w:top w:val="nil"/>
              <w:left w:val="nil"/>
              <w:bottom w:val="nil"/>
              <w:right w:val="single" w:sz="8" w:space="0" w:color="DEE2E6"/>
            </w:tcBorders>
            <w:shd w:val="clear" w:color="000000" w:fill="FFFFFF"/>
            <w:vAlign w:val="center"/>
          </w:tcPr>
          <w:p w14:paraId="4A285B7F" w14:textId="52C998D3" w:rsidR="00FD1A2C" w:rsidRPr="003F6185" w:rsidRDefault="00FD1A2C" w:rsidP="00FD1A2C">
            <w:pPr>
              <w:jc w:val="center"/>
              <w:rPr>
                <w:ins w:id="3593" w:author="Cong" w:date="2020-10-02T20:52:00Z"/>
                <w:rFonts w:ascii="Calibri" w:eastAsia="Times New Roman" w:hAnsi="Calibri" w:cs="Calibri"/>
                <w:color w:val="000000"/>
                <w:sz w:val="22"/>
                <w:szCs w:val="22"/>
              </w:rPr>
            </w:pPr>
            <w:ins w:id="3594" w:author="Cong" w:date="2020-10-02T20:52:00Z">
              <w:r w:rsidRPr="0028786E">
                <w:rPr>
                  <w:rFonts w:asciiTheme="majorHAnsi" w:hAnsiTheme="majorHAnsi" w:cstheme="majorHAnsi"/>
                  <w:color w:val="000000"/>
                  <w:sz w:val="22"/>
                  <w:szCs w:val="22"/>
                  <w:shd w:val="clear" w:color="auto" w:fill="FFFFFF"/>
                </w:rPr>
                <w:t xml:space="preserve">To use state or county </w:t>
              </w:r>
              <w:proofErr w:type="spellStart"/>
              <w:r w:rsidRPr="0028786E">
                <w:rPr>
                  <w:rFonts w:asciiTheme="majorHAnsi" w:hAnsiTheme="majorHAnsi" w:cstheme="majorHAnsi"/>
                  <w:color w:val="000000"/>
                  <w:sz w:val="22"/>
                  <w:szCs w:val="22"/>
                  <w:shd w:val="clear" w:color="auto" w:fill="FFFFFF"/>
                </w:rPr>
                <w:t>etc</w:t>
              </w:r>
              <w:proofErr w:type="spellEnd"/>
              <w:r w:rsidRPr="0028786E">
                <w:rPr>
                  <w:rFonts w:asciiTheme="majorHAnsi" w:hAnsiTheme="majorHAnsi" w:cstheme="majorHAnsi"/>
                  <w:color w:val="000000"/>
                  <w:sz w:val="22"/>
                  <w:szCs w:val="22"/>
                  <w:shd w:val="clear" w:color="auto" w:fill="FFFFFF"/>
                </w:rPr>
                <w:t xml:space="preserve"> can be obtained by applying to https://www.cdc.gov/rdc/B2AccessMod/ACs220.htm (to use at a RDC site)</w:t>
              </w:r>
            </w:ins>
          </w:p>
        </w:tc>
        <w:tc>
          <w:tcPr>
            <w:tcW w:w="2970" w:type="dxa"/>
            <w:tcBorders>
              <w:top w:val="nil"/>
              <w:left w:val="nil"/>
              <w:bottom w:val="nil"/>
              <w:right w:val="nil"/>
            </w:tcBorders>
            <w:shd w:val="clear" w:color="000000" w:fill="FFFFFF"/>
            <w:vAlign w:val="center"/>
          </w:tcPr>
          <w:p w14:paraId="094AE657" w14:textId="1AF8C40D" w:rsidR="00FD1A2C" w:rsidRPr="003F6185" w:rsidRDefault="00FD1A2C" w:rsidP="00FD1A2C">
            <w:pPr>
              <w:jc w:val="center"/>
              <w:rPr>
                <w:ins w:id="3595" w:author="Cong" w:date="2020-10-02T20:52:00Z"/>
                <w:rFonts w:ascii="Calibri" w:eastAsia="Times New Roman" w:hAnsi="Calibri" w:cs="Calibri"/>
                <w:color w:val="000000"/>
                <w:sz w:val="22"/>
                <w:szCs w:val="22"/>
              </w:rPr>
            </w:pPr>
            <w:ins w:id="3596" w:author="Cong" w:date="2020-10-02T20:52:00Z">
              <w:r w:rsidRPr="0028786E">
                <w:rPr>
                  <w:rFonts w:asciiTheme="majorHAnsi" w:hAnsiTheme="majorHAnsi" w:cstheme="majorHAnsi"/>
                  <w:color w:val="000000"/>
                  <w:sz w:val="22"/>
                  <w:szCs w:val="22"/>
                </w:rPr>
                <w:t xml:space="preserve">To use state or county </w:t>
              </w:r>
              <w:proofErr w:type="spellStart"/>
              <w:r w:rsidRPr="0028786E">
                <w:rPr>
                  <w:rFonts w:asciiTheme="majorHAnsi" w:hAnsiTheme="majorHAnsi" w:cstheme="majorHAnsi"/>
                  <w:color w:val="000000"/>
                  <w:sz w:val="22"/>
                  <w:szCs w:val="22"/>
                </w:rPr>
                <w:t>etc</w:t>
              </w:r>
              <w:proofErr w:type="spellEnd"/>
              <w:r w:rsidRPr="0028786E">
                <w:rPr>
                  <w:rFonts w:asciiTheme="majorHAnsi" w:hAnsiTheme="majorHAnsi" w:cstheme="majorHAnsi"/>
                  <w:color w:val="000000"/>
                  <w:sz w:val="22"/>
                  <w:szCs w:val="22"/>
                </w:rPr>
                <w:t xml:space="preserve"> can be obtained by applying to https://meps.ahrq.gov/mepsweb/data_stats/onsite_datacenter.jsp?# (to use at a RDC site)</w:t>
              </w:r>
            </w:ins>
          </w:p>
        </w:tc>
      </w:tr>
      <w:tr w:rsidR="00FD1A2C" w:rsidRPr="003F6185" w14:paraId="52E50FD7" w14:textId="77777777" w:rsidTr="002D02DE">
        <w:tblPrEx>
          <w:tblPrExChange w:id="3597" w:author="Cong" w:date="2020-10-02T20:25:00Z">
            <w:tblPrEx>
              <w:tblW w:w="16647" w:type="dxa"/>
            </w:tblPrEx>
          </w:tblPrExChange>
        </w:tblPrEx>
        <w:trPr>
          <w:trHeight w:val="278"/>
          <w:ins w:id="3598" w:author="Cong" w:date="2020-10-02T20:13:00Z"/>
          <w:trPrChange w:id="3599" w:author="Cong" w:date="2020-10-02T20:25:00Z">
            <w:trPr>
              <w:gridBefore w:val="1"/>
              <w:trHeight w:val="615"/>
            </w:trPr>
          </w:trPrChange>
        </w:trPr>
        <w:tc>
          <w:tcPr>
            <w:tcW w:w="1260" w:type="dxa"/>
            <w:tcBorders>
              <w:top w:val="single" w:sz="4" w:space="0" w:color="auto"/>
              <w:left w:val="nil"/>
              <w:bottom w:val="double" w:sz="6" w:space="0" w:color="auto"/>
              <w:right w:val="nil"/>
            </w:tcBorders>
            <w:shd w:val="clear" w:color="auto" w:fill="auto"/>
            <w:vAlign w:val="center"/>
            <w:hideMark/>
            <w:tcPrChange w:id="3600" w:author="Cong" w:date="2020-10-02T20:25:00Z">
              <w:tcPr>
                <w:tcW w:w="990" w:type="dxa"/>
                <w:gridSpan w:val="2"/>
                <w:tcBorders>
                  <w:top w:val="single" w:sz="4" w:space="0" w:color="auto"/>
                  <w:left w:val="nil"/>
                  <w:bottom w:val="double" w:sz="6" w:space="0" w:color="auto"/>
                  <w:right w:val="nil"/>
                </w:tcBorders>
                <w:shd w:val="clear" w:color="auto" w:fill="auto"/>
                <w:vAlign w:val="center"/>
                <w:hideMark/>
              </w:tcPr>
            </w:tcPrChange>
          </w:tcPr>
          <w:p w14:paraId="4FC31C6B" w14:textId="6D726180" w:rsidR="00FD1A2C" w:rsidRPr="003F6185" w:rsidRDefault="00FD1A2C" w:rsidP="00FD1A2C">
            <w:pPr>
              <w:rPr>
                <w:ins w:id="3601" w:author="Cong" w:date="2020-10-02T20:13:00Z"/>
                <w:rFonts w:ascii="Calibri" w:eastAsia="Times New Roman" w:hAnsi="Calibri" w:cs="Calibri"/>
                <w:b/>
                <w:bCs/>
                <w:color w:val="000000"/>
                <w:sz w:val="22"/>
                <w:szCs w:val="22"/>
              </w:rPr>
            </w:pPr>
            <w:ins w:id="3602" w:author="Cong" w:date="2020-10-02T20:13:00Z">
              <w:r w:rsidRPr="003F6185">
                <w:rPr>
                  <w:rFonts w:ascii="Calibri" w:eastAsia="Times New Roman" w:hAnsi="Calibri" w:cs="Calibri"/>
                  <w:b/>
                  <w:bCs/>
                  <w:color w:val="000000"/>
                  <w:sz w:val="22"/>
                  <w:szCs w:val="22"/>
                </w:rPr>
                <w:t>Sample S</w:t>
              </w:r>
            </w:ins>
            <w:ins w:id="3603" w:author="Cong" w:date="2020-10-02T20:15:00Z">
              <w:r>
                <w:rPr>
                  <w:rFonts w:ascii="Calibri" w:eastAsia="Times New Roman" w:hAnsi="Calibri" w:cs="Calibri"/>
                  <w:b/>
                  <w:bCs/>
                  <w:color w:val="000000"/>
                  <w:sz w:val="22"/>
                  <w:szCs w:val="22"/>
                </w:rPr>
                <w:t>ize</w:t>
              </w:r>
            </w:ins>
          </w:p>
        </w:tc>
        <w:tc>
          <w:tcPr>
            <w:tcW w:w="2520" w:type="dxa"/>
            <w:tcBorders>
              <w:top w:val="single" w:sz="4" w:space="0" w:color="auto"/>
              <w:left w:val="nil"/>
              <w:bottom w:val="double" w:sz="6" w:space="0" w:color="auto"/>
              <w:right w:val="nil"/>
            </w:tcBorders>
            <w:shd w:val="clear" w:color="auto" w:fill="auto"/>
            <w:noWrap/>
            <w:vAlign w:val="center"/>
            <w:hideMark/>
            <w:tcPrChange w:id="3604" w:author="Cong" w:date="2020-10-02T20:25:00Z">
              <w:tcPr>
                <w:tcW w:w="3646" w:type="dxa"/>
                <w:gridSpan w:val="3"/>
                <w:tcBorders>
                  <w:top w:val="single" w:sz="4" w:space="0" w:color="auto"/>
                  <w:left w:val="nil"/>
                  <w:bottom w:val="double" w:sz="6" w:space="0" w:color="auto"/>
                  <w:right w:val="nil"/>
                </w:tcBorders>
                <w:shd w:val="clear" w:color="auto" w:fill="auto"/>
                <w:noWrap/>
                <w:vAlign w:val="center"/>
                <w:hideMark/>
              </w:tcPr>
            </w:tcPrChange>
          </w:tcPr>
          <w:p w14:paraId="0B260F3D" w14:textId="77777777" w:rsidR="00FD1A2C" w:rsidRPr="003F6185" w:rsidRDefault="00FD1A2C" w:rsidP="00FD1A2C">
            <w:pPr>
              <w:jc w:val="center"/>
              <w:rPr>
                <w:ins w:id="3605" w:author="Cong" w:date="2020-10-02T20:13:00Z"/>
                <w:rFonts w:ascii="Calibri" w:eastAsia="Times New Roman" w:hAnsi="Calibri" w:cs="Calibri"/>
                <w:color w:val="000000"/>
                <w:sz w:val="22"/>
                <w:szCs w:val="22"/>
              </w:rPr>
            </w:pPr>
            <w:ins w:id="3606" w:author="Cong" w:date="2020-10-02T20:13:00Z">
              <w:r w:rsidRPr="003F6185">
                <w:rPr>
                  <w:rFonts w:ascii="Calibri" w:eastAsia="Times New Roman" w:hAnsi="Calibri" w:cs="Calibri"/>
                  <w:color w:val="000000"/>
                  <w:sz w:val="22"/>
                  <w:szCs w:val="22"/>
                </w:rPr>
                <w:t>Approximately  450,000 individuals/year</w:t>
              </w:r>
            </w:ins>
          </w:p>
        </w:tc>
        <w:tc>
          <w:tcPr>
            <w:tcW w:w="2700" w:type="dxa"/>
            <w:tcBorders>
              <w:top w:val="single" w:sz="4" w:space="0" w:color="auto"/>
              <w:left w:val="nil"/>
              <w:bottom w:val="double" w:sz="6" w:space="0" w:color="auto"/>
              <w:right w:val="nil"/>
            </w:tcBorders>
            <w:shd w:val="clear" w:color="000000" w:fill="FFFFFF"/>
            <w:vAlign w:val="center"/>
            <w:hideMark/>
            <w:tcPrChange w:id="3607" w:author="Cong" w:date="2020-10-02T20:25:00Z">
              <w:tcPr>
                <w:tcW w:w="2867" w:type="dxa"/>
                <w:gridSpan w:val="3"/>
                <w:tcBorders>
                  <w:top w:val="single" w:sz="4" w:space="0" w:color="auto"/>
                  <w:left w:val="nil"/>
                  <w:bottom w:val="double" w:sz="6" w:space="0" w:color="auto"/>
                  <w:right w:val="nil"/>
                </w:tcBorders>
                <w:shd w:val="clear" w:color="000000" w:fill="FFFFFF"/>
                <w:vAlign w:val="center"/>
                <w:hideMark/>
              </w:tcPr>
            </w:tcPrChange>
          </w:tcPr>
          <w:p w14:paraId="4E234CE2" w14:textId="77777777" w:rsidR="00FD1A2C" w:rsidRPr="003F6185" w:rsidRDefault="00FD1A2C" w:rsidP="00FD1A2C">
            <w:pPr>
              <w:jc w:val="center"/>
              <w:rPr>
                <w:ins w:id="3608" w:author="Cong" w:date="2020-10-02T20:13:00Z"/>
                <w:rFonts w:ascii="Calibri" w:eastAsia="Times New Roman" w:hAnsi="Calibri" w:cs="Calibri"/>
                <w:color w:val="000000"/>
                <w:sz w:val="22"/>
                <w:szCs w:val="22"/>
              </w:rPr>
            </w:pPr>
            <w:ins w:id="3609" w:author="Cong" w:date="2020-10-02T20:13:00Z">
              <w:r w:rsidRPr="003F6185">
                <w:rPr>
                  <w:rFonts w:ascii="Calibri" w:eastAsia="Times New Roman" w:hAnsi="Calibri" w:cs="Calibri"/>
                  <w:color w:val="000000"/>
                  <w:sz w:val="22"/>
                  <w:szCs w:val="22"/>
                </w:rPr>
                <w:t>Approximately 100,000 individuals / year</w:t>
              </w:r>
            </w:ins>
          </w:p>
        </w:tc>
        <w:tc>
          <w:tcPr>
            <w:tcW w:w="2340" w:type="dxa"/>
            <w:tcBorders>
              <w:top w:val="single" w:sz="4" w:space="0" w:color="auto"/>
              <w:left w:val="nil"/>
              <w:bottom w:val="double" w:sz="6" w:space="0" w:color="auto"/>
              <w:right w:val="nil"/>
            </w:tcBorders>
            <w:shd w:val="clear" w:color="000000" w:fill="FFFFFF"/>
            <w:vAlign w:val="center"/>
            <w:hideMark/>
            <w:tcPrChange w:id="3610" w:author="Cong" w:date="2020-10-02T20:25:00Z">
              <w:tcPr>
                <w:tcW w:w="3423" w:type="dxa"/>
                <w:gridSpan w:val="4"/>
                <w:tcBorders>
                  <w:top w:val="single" w:sz="4" w:space="0" w:color="auto"/>
                  <w:left w:val="nil"/>
                  <w:bottom w:val="double" w:sz="6" w:space="0" w:color="auto"/>
                  <w:right w:val="nil"/>
                </w:tcBorders>
                <w:shd w:val="clear" w:color="000000" w:fill="FFFFFF"/>
                <w:vAlign w:val="center"/>
                <w:hideMark/>
              </w:tcPr>
            </w:tcPrChange>
          </w:tcPr>
          <w:p w14:paraId="3B495D02" w14:textId="77777777" w:rsidR="00FD1A2C" w:rsidRPr="003F6185" w:rsidRDefault="00FD1A2C" w:rsidP="00FD1A2C">
            <w:pPr>
              <w:jc w:val="center"/>
              <w:rPr>
                <w:ins w:id="3611" w:author="Cong" w:date="2020-10-02T20:13:00Z"/>
                <w:rFonts w:ascii="Calibri" w:eastAsia="Times New Roman" w:hAnsi="Calibri" w:cs="Calibri"/>
                <w:color w:val="000000"/>
                <w:sz w:val="22"/>
                <w:szCs w:val="22"/>
              </w:rPr>
            </w:pPr>
            <w:ins w:id="3612" w:author="Cong" w:date="2020-10-02T20:13:00Z">
              <w:r w:rsidRPr="003F6185">
                <w:rPr>
                  <w:rFonts w:ascii="Calibri" w:eastAsia="Times New Roman" w:hAnsi="Calibri" w:cs="Calibri"/>
                  <w:color w:val="000000"/>
                  <w:sz w:val="22"/>
                  <w:szCs w:val="22"/>
                </w:rPr>
                <w:t>Approximately 10,000 individuals / year</w:t>
              </w:r>
            </w:ins>
          </w:p>
        </w:tc>
        <w:tc>
          <w:tcPr>
            <w:tcW w:w="2160" w:type="dxa"/>
            <w:tcBorders>
              <w:top w:val="single" w:sz="4" w:space="0" w:color="auto"/>
              <w:left w:val="nil"/>
              <w:bottom w:val="double" w:sz="6" w:space="0" w:color="auto"/>
              <w:right w:val="single" w:sz="8" w:space="0" w:color="DEE2E6"/>
            </w:tcBorders>
            <w:shd w:val="clear" w:color="000000" w:fill="FFFFFF"/>
            <w:vAlign w:val="center"/>
            <w:hideMark/>
            <w:tcPrChange w:id="3613" w:author="Cong" w:date="2020-10-02T20:25:00Z">
              <w:tcPr>
                <w:tcW w:w="2867" w:type="dxa"/>
                <w:gridSpan w:val="4"/>
                <w:tcBorders>
                  <w:top w:val="single" w:sz="4" w:space="0" w:color="auto"/>
                  <w:left w:val="nil"/>
                  <w:bottom w:val="double" w:sz="6" w:space="0" w:color="auto"/>
                  <w:right w:val="single" w:sz="8" w:space="0" w:color="DEE2E6"/>
                </w:tcBorders>
                <w:shd w:val="clear" w:color="000000" w:fill="FFFFFF"/>
                <w:vAlign w:val="center"/>
                <w:hideMark/>
              </w:tcPr>
            </w:tcPrChange>
          </w:tcPr>
          <w:p w14:paraId="0881E694" w14:textId="77777777" w:rsidR="00FD1A2C" w:rsidRPr="003F6185" w:rsidRDefault="00FD1A2C" w:rsidP="00FD1A2C">
            <w:pPr>
              <w:jc w:val="center"/>
              <w:rPr>
                <w:ins w:id="3614" w:author="Cong" w:date="2020-10-02T20:13:00Z"/>
                <w:rFonts w:ascii="Calibri" w:eastAsia="Times New Roman" w:hAnsi="Calibri" w:cs="Calibri"/>
                <w:color w:val="000000"/>
                <w:sz w:val="22"/>
                <w:szCs w:val="22"/>
              </w:rPr>
            </w:pPr>
            <w:ins w:id="3615" w:author="Cong" w:date="2020-10-02T20:13:00Z">
              <w:r w:rsidRPr="003F6185">
                <w:rPr>
                  <w:rFonts w:ascii="Calibri" w:eastAsia="Times New Roman" w:hAnsi="Calibri" w:cs="Calibri"/>
                  <w:color w:val="000000"/>
                  <w:sz w:val="22"/>
                  <w:szCs w:val="22"/>
                </w:rPr>
                <w:t>Approximately 35,000 individuals / year</w:t>
              </w:r>
            </w:ins>
          </w:p>
        </w:tc>
        <w:tc>
          <w:tcPr>
            <w:tcW w:w="2970" w:type="dxa"/>
            <w:tcBorders>
              <w:top w:val="single" w:sz="4" w:space="0" w:color="auto"/>
              <w:left w:val="nil"/>
              <w:bottom w:val="double" w:sz="6" w:space="0" w:color="auto"/>
              <w:right w:val="single" w:sz="8" w:space="0" w:color="DEE2E6"/>
            </w:tcBorders>
            <w:shd w:val="clear" w:color="000000" w:fill="FFFFFF"/>
            <w:vAlign w:val="center"/>
            <w:hideMark/>
            <w:tcPrChange w:id="3616" w:author="Cong" w:date="2020-10-02T20:25:00Z">
              <w:tcPr>
                <w:tcW w:w="2854" w:type="dxa"/>
                <w:gridSpan w:val="2"/>
                <w:tcBorders>
                  <w:top w:val="single" w:sz="4" w:space="0" w:color="auto"/>
                  <w:left w:val="nil"/>
                  <w:bottom w:val="double" w:sz="6" w:space="0" w:color="auto"/>
                  <w:right w:val="single" w:sz="8" w:space="0" w:color="DEE2E6"/>
                </w:tcBorders>
                <w:shd w:val="clear" w:color="000000" w:fill="FFFFFF"/>
                <w:vAlign w:val="center"/>
                <w:hideMark/>
              </w:tcPr>
            </w:tcPrChange>
          </w:tcPr>
          <w:p w14:paraId="7A776EDD" w14:textId="77777777" w:rsidR="00FD1A2C" w:rsidRPr="003F6185" w:rsidRDefault="00FD1A2C" w:rsidP="00FD1A2C">
            <w:pPr>
              <w:jc w:val="center"/>
              <w:rPr>
                <w:ins w:id="3617" w:author="Cong" w:date="2020-10-02T20:13:00Z"/>
                <w:rFonts w:ascii="Calibri" w:eastAsia="Times New Roman" w:hAnsi="Calibri" w:cs="Calibri"/>
                <w:color w:val="000000"/>
                <w:sz w:val="22"/>
                <w:szCs w:val="22"/>
              </w:rPr>
            </w:pPr>
            <w:ins w:id="3618" w:author="Cong" w:date="2020-10-02T20:13:00Z">
              <w:r w:rsidRPr="003F6185">
                <w:rPr>
                  <w:rFonts w:ascii="Calibri" w:eastAsia="Times New Roman" w:hAnsi="Calibri" w:cs="Calibri"/>
                  <w:color w:val="000000"/>
                  <w:sz w:val="22"/>
                  <w:szCs w:val="22"/>
                </w:rPr>
                <w:t>Approximately 42,000 individuals / year</w:t>
              </w:r>
            </w:ins>
          </w:p>
        </w:tc>
      </w:tr>
    </w:tbl>
    <w:p w14:paraId="7B8A67C5" w14:textId="07BBF425" w:rsidR="003F6185" w:rsidRDefault="003F6185" w:rsidP="005068B2">
      <w:pPr>
        <w:ind w:firstLine="360"/>
        <w:rPr>
          <w:ins w:id="3619" w:author="Cong" w:date="2020-10-02T20:13:00Z"/>
          <w:rFonts w:asciiTheme="majorHAnsi" w:hAnsiTheme="majorHAnsi" w:cstheme="majorHAnsi"/>
          <w:sz w:val="22"/>
          <w:szCs w:val="22"/>
        </w:rPr>
      </w:pPr>
    </w:p>
    <w:p w14:paraId="4F793EDB" w14:textId="77777777" w:rsidR="006B14AF" w:rsidRPr="0028786E" w:rsidRDefault="006B14AF" w:rsidP="006B14AF">
      <w:pPr>
        <w:rPr>
          <w:ins w:id="3620" w:author="Cong" w:date="2020-10-02T20:24:00Z"/>
          <w:rFonts w:asciiTheme="majorHAnsi" w:hAnsiTheme="majorHAnsi" w:cstheme="majorHAnsi"/>
          <w:sz w:val="22"/>
          <w:szCs w:val="22"/>
        </w:rPr>
      </w:pPr>
    </w:p>
    <w:p w14:paraId="236CC387" w14:textId="77777777" w:rsidR="006B14AF" w:rsidRDefault="006B14AF" w:rsidP="005068B2">
      <w:pPr>
        <w:ind w:firstLine="360"/>
        <w:rPr>
          <w:ins w:id="3621" w:author="Cong" w:date="2020-10-02T20:25:00Z"/>
          <w:rFonts w:asciiTheme="majorHAnsi" w:hAnsiTheme="majorHAnsi" w:cstheme="majorHAnsi"/>
          <w:sz w:val="22"/>
          <w:szCs w:val="22"/>
        </w:rPr>
        <w:sectPr w:rsidR="006B14AF" w:rsidSect="002E7D0C">
          <w:pgSz w:w="15840" w:h="12240" w:orient="landscape"/>
          <w:pgMar w:top="1800" w:right="1440" w:bottom="1800" w:left="1440" w:header="720" w:footer="720" w:gutter="0"/>
          <w:cols w:space="720"/>
          <w:docGrid w:linePitch="360"/>
        </w:sectPr>
      </w:pPr>
    </w:p>
    <w:p w14:paraId="1E95C5AC" w14:textId="77777777" w:rsidR="006B14AF" w:rsidRPr="0028786E" w:rsidRDefault="006B14AF" w:rsidP="006B14AF">
      <w:pPr>
        <w:rPr>
          <w:ins w:id="3622" w:author="Cong" w:date="2020-10-02T20:25:00Z"/>
          <w:rFonts w:asciiTheme="majorHAnsi" w:hAnsiTheme="majorHAnsi" w:cstheme="majorHAnsi"/>
          <w:sz w:val="22"/>
          <w:szCs w:val="22"/>
        </w:rPr>
      </w:pPr>
    </w:p>
    <w:p w14:paraId="72CD10BA" w14:textId="66BC0F08" w:rsidR="006B14AF" w:rsidRPr="0028786E" w:rsidRDefault="006B14AF" w:rsidP="006B14AF">
      <w:pPr>
        <w:pStyle w:val="Heading1"/>
        <w:rPr>
          <w:ins w:id="3623" w:author="Cong" w:date="2020-10-02T20:25:00Z"/>
          <w:b/>
          <w:bCs/>
        </w:rPr>
      </w:pPr>
      <w:bookmarkStart w:id="3624" w:name="_Toc52564622"/>
      <w:ins w:id="3625" w:author="Cong" w:date="2020-10-02T20:25:00Z">
        <w:r w:rsidRPr="0028786E">
          <w:rPr>
            <w:b/>
            <w:bCs/>
          </w:rPr>
          <w:t xml:space="preserve">C. </w:t>
        </w:r>
      </w:ins>
      <w:ins w:id="3626" w:author="Cong" w:date="2020-10-02T20:27:00Z">
        <w:r w:rsidR="006D5968">
          <w:rPr>
            <w:b/>
            <w:bCs/>
          </w:rPr>
          <w:t>Stata Code</w:t>
        </w:r>
      </w:ins>
      <w:bookmarkEnd w:id="3624"/>
    </w:p>
    <w:p w14:paraId="4007A715" w14:textId="77777777" w:rsidR="006B14AF" w:rsidRPr="0028786E" w:rsidRDefault="006B14AF" w:rsidP="006B14AF">
      <w:pPr>
        <w:ind w:firstLine="360"/>
        <w:rPr>
          <w:ins w:id="3627" w:author="Cong" w:date="2020-10-02T20:25:00Z"/>
          <w:rFonts w:asciiTheme="majorHAnsi" w:hAnsiTheme="majorHAnsi" w:cstheme="majorHAnsi"/>
          <w:sz w:val="22"/>
          <w:szCs w:val="22"/>
        </w:rPr>
      </w:pPr>
      <w:ins w:id="3628" w:author="Cong" w:date="2020-10-02T20:25:00Z">
        <w:r w:rsidRPr="0028786E">
          <w:rPr>
            <w:rFonts w:asciiTheme="majorHAnsi" w:hAnsiTheme="majorHAnsi" w:cstheme="majorHAnsi"/>
            <w:sz w:val="22"/>
            <w:szCs w:val="22"/>
          </w:rPr>
          <w:t>Most of the files downloaded are in SAS format. This section introduces the Stata codes to convert them in to Stata file</w:t>
        </w:r>
      </w:ins>
    </w:p>
    <w:p w14:paraId="00A19FAF" w14:textId="77777777" w:rsidR="006B14AF" w:rsidRPr="0028786E" w:rsidRDefault="006B14AF" w:rsidP="006B14AF">
      <w:pPr>
        <w:ind w:firstLine="360"/>
        <w:rPr>
          <w:ins w:id="3629" w:author="Cong" w:date="2020-10-02T20:25:00Z"/>
          <w:rFonts w:asciiTheme="majorHAnsi" w:hAnsiTheme="majorHAnsi" w:cstheme="majorHAnsi"/>
          <w:sz w:val="22"/>
          <w:szCs w:val="22"/>
        </w:rPr>
      </w:pPr>
      <w:ins w:id="3630" w:author="Cong" w:date="2020-10-02T20:25:00Z">
        <w:r w:rsidRPr="0028786E">
          <w:rPr>
            <w:rFonts w:asciiTheme="majorHAnsi" w:hAnsiTheme="majorHAnsi" w:cstheme="majorHAnsi"/>
            <w:sz w:val="22"/>
            <w:szCs w:val="22"/>
          </w:rPr>
          <w:t xml:space="preserve">In Stata, use </w:t>
        </w:r>
        <w:proofErr w:type="spellStart"/>
        <w:r w:rsidRPr="0028786E">
          <w:rPr>
            <w:rFonts w:asciiTheme="majorHAnsi" w:hAnsiTheme="majorHAnsi" w:cstheme="majorHAnsi"/>
            <w:i/>
            <w:sz w:val="22"/>
            <w:szCs w:val="22"/>
          </w:rPr>
          <w:t>fdause</w:t>
        </w:r>
        <w:proofErr w:type="spellEnd"/>
        <w:r w:rsidRPr="0028786E">
          <w:rPr>
            <w:rFonts w:asciiTheme="majorHAnsi" w:hAnsiTheme="majorHAnsi" w:cstheme="majorHAnsi"/>
            <w:sz w:val="22"/>
            <w:szCs w:val="22"/>
          </w:rPr>
          <w:t xml:space="preserve"> command to convert a SAS file to a DTA file.</w:t>
        </w:r>
      </w:ins>
    </w:p>
    <w:p w14:paraId="5377A1E3" w14:textId="77777777" w:rsidR="006B14AF" w:rsidRPr="0028786E" w:rsidRDefault="006B14AF" w:rsidP="006B14AF">
      <w:pPr>
        <w:ind w:firstLine="360"/>
        <w:rPr>
          <w:ins w:id="3631" w:author="Cong" w:date="2020-10-02T20:25:00Z"/>
          <w:rFonts w:asciiTheme="majorHAnsi" w:hAnsiTheme="majorHAnsi" w:cstheme="majorHAnsi"/>
          <w:bCs/>
          <w:sz w:val="22"/>
          <w:szCs w:val="22"/>
        </w:rPr>
      </w:pPr>
      <w:ins w:id="3632" w:author="Cong" w:date="2020-10-02T20:25:00Z">
        <w:r w:rsidRPr="0028786E">
          <w:rPr>
            <w:rFonts w:asciiTheme="majorHAnsi" w:hAnsiTheme="majorHAnsi" w:cstheme="majorHAnsi"/>
            <w:bCs/>
            <w:sz w:val="22"/>
            <w:szCs w:val="22"/>
          </w:rPr>
          <w:t xml:space="preserve">The code below gives an example of how to use the command to convert </w:t>
        </w:r>
        <w:r>
          <w:rPr>
            <w:rFonts w:asciiTheme="majorHAnsi" w:hAnsiTheme="majorHAnsi" w:cstheme="majorHAnsi"/>
            <w:bCs/>
            <w:sz w:val="22"/>
            <w:szCs w:val="22"/>
          </w:rPr>
          <w:t>.</w:t>
        </w:r>
        <w:proofErr w:type="spellStart"/>
        <w:r>
          <w:rPr>
            <w:rFonts w:asciiTheme="majorHAnsi" w:hAnsiTheme="majorHAnsi" w:cstheme="majorHAnsi"/>
            <w:bCs/>
            <w:sz w:val="22"/>
            <w:szCs w:val="22"/>
          </w:rPr>
          <w:t>xpt</w:t>
        </w:r>
        <w:proofErr w:type="spellEnd"/>
        <w:r w:rsidRPr="0028786E">
          <w:rPr>
            <w:rFonts w:asciiTheme="majorHAnsi" w:hAnsiTheme="majorHAnsi" w:cstheme="majorHAnsi"/>
            <w:bCs/>
            <w:sz w:val="22"/>
            <w:szCs w:val="22"/>
          </w:rPr>
          <w:t xml:space="preserve"> files from NHANES data in to </w:t>
        </w:r>
        <w:r>
          <w:rPr>
            <w:rFonts w:asciiTheme="majorHAnsi" w:hAnsiTheme="majorHAnsi" w:cstheme="majorHAnsi"/>
            <w:bCs/>
            <w:sz w:val="22"/>
            <w:szCs w:val="22"/>
          </w:rPr>
          <w:t>.</w:t>
        </w:r>
        <w:proofErr w:type="spellStart"/>
        <w:r>
          <w:rPr>
            <w:rFonts w:asciiTheme="majorHAnsi" w:hAnsiTheme="majorHAnsi" w:cstheme="majorHAnsi"/>
            <w:bCs/>
            <w:sz w:val="22"/>
            <w:szCs w:val="22"/>
          </w:rPr>
          <w:t>dta</w:t>
        </w:r>
        <w:proofErr w:type="spellEnd"/>
        <w:r w:rsidRPr="0028786E">
          <w:rPr>
            <w:rFonts w:asciiTheme="majorHAnsi" w:hAnsiTheme="majorHAnsi" w:cstheme="majorHAnsi"/>
            <w:bCs/>
            <w:sz w:val="22"/>
            <w:szCs w:val="22"/>
          </w:rPr>
          <w:t xml:space="preserve"> files</w:t>
        </w:r>
      </w:ins>
    </w:p>
    <w:p w14:paraId="2F8A6CD7" w14:textId="77777777" w:rsidR="006B14AF" w:rsidRPr="0028786E" w:rsidRDefault="006B14AF" w:rsidP="006B14AF">
      <w:pPr>
        <w:ind w:firstLine="360"/>
        <w:rPr>
          <w:ins w:id="3633" w:author="Cong" w:date="2020-10-02T20:25:00Z"/>
          <w:rFonts w:asciiTheme="majorHAnsi" w:hAnsiTheme="majorHAnsi" w:cstheme="majorHAnsi"/>
          <w:b/>
          <w:sz w:val="22"/>
          <w:szCs w:val="22"/>
        </w:rPr>
      </w:pPr>
      <w:ins w:id="3634" w:author="Cong" w:date="2020-10-02T20:25:00Z">
        <w:r w:rsidRPr="0028786E">
          <w:rPr>
            <w:rFonts w:asciiTheme="majorHAnsi" w:hAnsiTheme="majorHAnsi" w:cstheme="majorHAnsi"/>
            <w:b/>
            <w:sz w:val="22"/>
            <w:szCs w:val="22"/>
          </w:rPr>
          <w:t xml:space="preserve">Details as follows </w:t>
        </w:r>
      </w:ins>
    </w:p>
    <w:p w14:paraId="6C7E3E35" w14:textId="77777777" w:rsidR="006B14AF" w:rsidRPr="0028786E" w:rsidRDefault="006B14AF" w:rsidP="006B14AF">
      <w:pPr>
        <w:ind w:firstLine="360"/>
        <w:rPr>
          <w:ins w:id="3635" w:author="Cong" w:date="2020-10-02T20:25:00Z"/>
          <w:rFonts w:asciiTheme="majorHAnsi" w:hAnsiTheme="majorHAnsi" w:cstheme="majorHAnsi"/>
          <w:sz w:val="22"/>
          <w:szCs w:val="22"/>
        </w:rPr>
      </w:pPr>
      <w:ins w:id="3636" w:author="Cong" w:date="2020-10-02T20:25:00Z">
        <w:r w:rsidRPr="0028786E">
          <w:rPr>
            <w:rFonts w:asciiTheme="majorHAnsi" w:hAnsiTheme="majorHAnsi" w:cstheme="majorHAnsi"/>
            <w:sz w:val="22"/>
            <w:szCs w:val="22"/>
          </w:rPr>
          <w:t xml:space="preserve">* Author: Cong </w:t>
        </w:r>
        <w:proofErr w:type="spellStart"/>
        <w:r w:rsidRPr="0028786E">
          <w:rPr>
            <w:rFonts w:asciiTheme="majorHAnsi" w:hAnsiTheme="majorHAnsi" w:cstheme="majorHAnsi"/>
            <w:sz w:val="22"/>
            <w:szCs w:val="22"/>
          </w:rPr>
          <w:t>GIan</w:t>
        </w:r>
        <w:proofErr w:type="spellEnd"/>
        <w:r w:rsidRPr="0028786E">
          <w:rPr>
            <w:rFonts w:asciiTheme="majorHAnsi" w:hAnsiTheme="majorHAnsi" w:cstheme="majorHAnsi"/>
            <w:sz w:val="22"/>
            <w:szCs w:val="22"/>
          </w:rPr>
          <w:t xml:space="preserve"> (6/15/20)</w:t>
        </w:r>
      </w:ins>
    </w:p>
    <w:p w14:paraId="422569BF" w14:textId="77777777" w:rsidR="006B14AF" w:rsidRPr="0028786E" w:rsidRDefault="006B14AF" w:rsidP="006B14AF">
      <w:pPr>
        <w:ind w:firstLine="360"/>
        <w:rPr>
          <w:ins w:id="3637" w:author="Cong" w:date="2020-10-02T20:25:00Z"/>
          <w:rFonts w:asciiTheme="majorHAnsi" w:hAnsiTheme="majorHAnsi" w:cstheme="majorHAnsi"/>
          <w:sz w:val="22"/>
          <w:szCs w:val="22"/>
        </w:rPr>
      </w:pPr>
      <w:ins w:id="3638" w:author="Cong" w:date="2020-10-02T20:25:00Z">
        <w:r w:rsidRPr="0028786E">
          <w:rPr>
            <w:rFonts w:asciiTheme="majorHAnsi" w:hAnsiTheme="majorHAnsi" w:cstheme="majorHAnsi"/>
            <w:sz w:val="22"/>
            <w:szCs w:val="22"/>
          </w:rPr>
          <w:t>** Converting SAS file to Stata file</w:t>
        </w:r>
      </w:ins>
    </w:p>
    <w:p w14:paraId="30568CD8" w14:textId="77777777" w:rsidR="006B14AF" w:rsidRPr="0028786E" w:rsidRDefault="006B14AF" w:rsidP="006B14AF">
      <w:pPr>
        <w:ind w:firstLine="360"/>
        <w:rPr>
          <w:ins w:id="3639" w:author="Cong" w:date="2020-10-02T20:25:00Z"/>
          <w:rFonts w:asciiTheme="majorHAnsi" w:hAnsiTheme="majorHAnsi" w:cstheme="majorHAnsi"/>
          <w:sz w:val="22"/>
          <w:szCs w:val="22"/>
        </w:rPr>
      </w:pPr>
      <w:ins w:id="3640" w:author="Cong" w:date="2020-10-02T20:25:00Z">
        <w:r w:rsidRPr="0028786E">
          <w:rPr>
            <w:rFonts w:asciiTheme="majorHAnsi" w:hAnsiTheme="majorHAnsi" w:cstheme="majorHAnsi"/>
            <w:sz w:val="22"/>
            <w:szCs w:val="22"/>
          </w:rPr>
          <w:t>** Change local macro to include other periods after 1999-2000</w:t>
        </w:r>
      </w:ins>
    </w:p>
    <w:p w14:paraId="036606C0" w14:textId="77777777" w:rsidR="006B14AF" w:rsidRPr="0028786E" w:rsidRDefault="006B14AF" w:rsidP="006B14AF">
      <w:pPr>
        <w:ind w:firstLine="360"/>
        <w:rPr>
          <w:ins w:id="3641" w:author="Cong" w:date="2020-10-02T20:25:00Z"/>
          <w:rFonts w:asciiTheme="majorHAnsi" w:hAnsiTheme="majorHAnsi" w:cstheme="majorHAnsi"/>
          <w:sz w:val="22"/>
          <w:szCs w:val="22"/>
        </w:rPr>
      </w:pPr>
      <w:ins w:id="3642" w:author="Cong" w:date="2020-10-02T20:25:00Z">
        <w:r w:rsidRPr="0028786E">
          <w:rPr>
            <w:rFonts w:asciiTheme="majorHAnsi" w:hAnsiTheme="majorHAnsi" w:cstheme="majorHAnsi"/>
            <w:sz w:val="22"/>
            <w:szCs w:val="22"/>
          </w:rPr>
          <w:t xml:space="preserve">local </w:t>
        </w:r>
        <w:proofErr w:type="spellStart"/>
        <w:r w:rsidRPr="0028786E">
          <w:rPr>
            <w:rFonts w:asciiTheme="majorHAnsi" w:hAnsiTheme="majorHAnsi" w:cstheme="majorHAnsi"/>
            <w:sz w:val="22"/>
            <w:szCs w:val="22"/>
          </w:rPr>
          <w:t>yr</w:t>
        </w:r>
        <w:proofErr w:type="spellEnd"/>
        <w:r w:rsidRPr="0028786E">
          <w:rPr>
            <w:rFonts w:asciiTheme="majorHAnsi" w:hAnsiTheme="majorHAnsi" w:cstheme="majorHAnsi"/>
            <w:sz w:val="22"/>
            <w:szCs w:val="22"/>
          </w:rPr>
          <w:t xml:space="preserve"> "1999_2000"</w:t>
        </w:r>
      </w:ins>
    </w:p>
    <w:p w14:paraId="7C1DA3C7" w14:textId="77777777" w:rsidR="006B14AF" w:rsidRPr="0028786E" w:rsidRDefault="006B14AF" w:rsidP="006B14AF">
      <w:pPr>
        <w:ind w:firstLine="360"/>
        <w:rPr>
          <w:ins w:id="3643" w:author="Cong" w:date="2020-10-02T20:25:00Z"/>
          <w:rFonts w:asciiTheme="majorHAnsi" w:hAnsiTheme="majorHAnsi" w:cstheme="majorHAnsi"/>
          <w:sz w:val="22"/>
          <w:szCs w:val="22"/>
        </w:rPr>
      </w:pPr>
      <w:ins w:id="3644" w:author="Cong" w:date="2020-10-02T20:25:00Z">
        <w:r w:rsidRPr="0028786E">
          <w:rPr>
            <w:rFonts w:asciiTheme="majorHAnsi" w:hAnsiTheme="majorHAnsi" w:cstheme="majorHAnsi"/>
            <w:sz w:val="22"/>
            <w:szCs w:val="22"/>
          </w:rPr>
          <w:tab/>
          <w:t xml:space="preserve">foreach </w:t>
        </w:r>
        <w:proofErr w:type="spellStart"/>
        <w:r w:rsidRPr="0028786E">
          <w:rPr>
            <w:rFonts w:asciiTheme="majorHAnsi" w:hAnsiTheme="majorHAnsi" w:cstheme="majorHAnsi"/>
            <w:sz w:val="22"/>
            <w:szCs w:val="22"/>
          </w:rPr>
          <w:t>yr</w:t>
        </w:r>
        <w:proofErr w:type="spellEnd"/>
        <w:r w:rsidRPr="0028786E">
          <w:rPr>
            <w:rFonts w:asciiTheme="majorHAnsi" w:hAnsiTheme="majorHAnsi" w:cstheme="majorHAnsi"/>
            <w:sz w:val="22"/>
            <w:szCs w:val="22"/>
          </w:rPr>
          <w:t xml:space="preserve"> in `</w:t>
        </w:r>
        <w:proofErr w:type="spellStart"/>
        <w:r w:rsidRPr="0028786E">
          <w:rPr>
            <w:rFonts w:asciiTheme="majorHAnsi" w:hAnsiTheme="majorHAnsi" w:cstheme="majorHAnsi"/>
            <w:sz w:val="22"/>
            <w:szCs w:val="22"/>
          </w:rPr>
          <w:t>yr</w:t>
        </w:r>
        <w:proofErr w:type="spellEnd"/>
        <w:r w:rsidRPr="0028786E">
          <w:rPr>
            <w:rFonts w:asciiTheme="majorHAnsi" w:hAnsiTheme="majorHAnsi" w:cstheme="majorHAnsi"/>
            <w:sz w:val="22"/>
            <w:szCs w:val="22"/>
          </w:rPr>
          <w:t>' {</w:t>
        </w:r>
      </w:ins>
    </w:p>
    <w:p w14:paraId="1820F3B2" w14:textId="77777777" w:rsidR="006B14AF" w:rsidRPr="0028786E" w:rsidRDefault="006B14AF" w:rsidP="006B14AF">
      <w:pPr>
        <w:ind w:firstLine="360"/>
        <w:rPr>
          <w:ins w:id="3645" w:author="Cong" w:date="2020-10-02T20:25:00Z"/>
          <w:rFonts w:asciiTheme="majorHAnsi" w:hAnsiTheme="majorHAnsi" w:cstheme="majorHAnsi"/>
          <w:sz w:val="22"/>
          <w:szCs w:val="22"/>
        </w:rPr>
      </w:pPr>
      <w:ins w:id="3646" w:author="Cong" w:date="2020-10-02T20:25:00Z">
        <w:r w:rsidRPr="0028786E">
          <w:rPr>
            <w:rFonts w:asciiTheme="majorHAnsi" w:hAnsiTheme="majorHAnsi" w:cstheme="majorHAnsi"/>
            <w:sz w:val="22"/>
            <w:szCs w:val="22"/>
          </w:rPr>
          <w:tab/>
          <w:t xml:space="preserve">    dis "`</w:t>
        </w:r>
        <w:proofErr w:type="spellStart"/>
        <w:r w:rsidRPr="0028786E">
          <w:rPr>
            <w:rFonts w:asciiTheme="majorHAnsi" w:hAnsiTheme="majorHAnsi" w:cstheme="majorHAnsi"/>
            <w:sz w:val="22"/>
            <w:szCs w:val="22"/>
          </w:rPr>
          <w:t>yr</w:t>
        </w:r>
        <w:proofErr w:type="spellEnd"/>
        <w:r w:rsidRPr="0028786E">
          <w:rPr>
            <w:rFonts w:asciiTheme="majorHAnsi" w:hAnsiTheme="majorHAnsi" w:cstheme="majorHAnsi"/>
            <w:sz w:val="22"/>
            <w:szCs w:val="22"/>
          </w:rPr>
          <w:t>'"</w:t>
        </w:r>
      </w:ins>
    </w:p>
    <w:p w14:paraId="4331A471" w14:textId="77777777" w:rsidR="006B14AF" w:rsidRPr="0028786E" w:rsidRDefault="006B14AF" w:rsidP="006B14AF">
      <w:pPr>
        <w:ind w:firstLine="360"/>
        <w:rPr>
          <w:ins w:id="3647" w:author="Cong" w:date="2020-10-02T20:25:00Z"/>
          <w:rFonts w:asciiTheme="majorHAnsi" w:hAnsiTheme="majorHAnsi" w:cstheme="majorHAnsi"/>
          <w:sz w:val="22"/>
          <w:szCs w:val="22"/>
        </w:rPr>
      </w:pPr>
      <w:ins w:id="3648" w:author="Cong" w:date="2020-10-02T20:25:00Z">
        <w:r w:rsidRPr="0028786E">
          <w:rPr>
            <w:rFonts w:asciiTheme="majorHAnsi" w:hAnsiTheme="majorHAnsi" w:cstheme="majorHAnsi"/>
            <w:sz w:val="22"/>
            <w:szCs w:val="22"/>
          </w:rPr>
          <w:tab/>
          <w:t xml:space="preserve">*Change the current directory to the folder in which the </w:t>
        </w:r>
        <w:r>
          <w:rPr>
            <w:rFonts w:asciiTheme="majorHAnsi" w:hAnsiTheme="majorHAnsi" w:cstheme="majorHAnsi"/>
            <w:sz w:val="22"/>
            <w:szCs w:val="22"/>
          </w:rPr>
          <w:t>.</w:t>
        </w:r>
        <w:proofErr w:type="spellStart"/>
        <w:r>
          <w:rPr>
            <w:rFonts w:asciiTheme="majorHAnsi" w:hAnsiTheme="majorHAnsi" w:cstheme="majorHAnsi"/>
            <w:sz w:val="22"/>
            <w:szCs w:val="22"/>
          </w:rPr>
          <w:t>xpt</w:t>
        </w:r>
        <w:proofErr w:type="spellEnd"/>
        <w:r w:rsidRPr="0028786E">
          <w:rPr>
            <w:rFonts w:asciiTheme="majorHAnsi" w:hAnsiTheme="majorHAnsi" w:cstheme="majorHAnsi"/>
            <w:sz w:val="22"/>
            <w:szCs w:val="22"/>
          </w:rPr>
          <w:t xml:space="preserve"> files are located</w:t>
        </w:r>
      </w:ins>
    </w:p>
    <w:p w14:paraId="627E6667" w14:textId="77777777" w:rsidR="006B14AF" w:rsidRPr="0028786E" w:rsidRDefault="006B14AF" w:rsidP="006B14AF">
      <w:pPr>
        <w:ind w:firstLine="360"/>
        <w:rPr>
          <w:ins w:id="3649" w:author="Cong" w:date="2020-10-02T20:25:00Z"/>
          <w:rFonts w:asciiTheme="majorHAnsi" w:hAnsiTheme="majorHAnsi" w:cstheme="majorHAnsi"/>
          <w:sz w:val="22"/>
          <w:szCs w:val="22"/>
        </w:rPr>
      </w:pPr>
      <w:ins w:id="3650" w:author="Cong" w:date="2020-10-02T20:25:00Z">
        <w:r w:rsidRPr="0028786E">
          <w:rPr>
            <w:rFonts w:asciiTheme="majorHAnsi" w:hAnsiTheme="majorHAnsi" w:cstheme="majorHAnsi"/>
            <w:sz w:val="22"/>
            <w:szCs w:val="22"/>
          </w:rPr>
          <w:tab/>
        </w:r>
        <w:r w:rsidRPr="0028786E">
          <w:rPr>
            <w:rFonts w:asciiTheme="majorHAnsi" w:hAnsiTheme="majorHAnsi" w:cstheme="majorHAnsi"/>
            <w:sz w:val="22"/>
            <w:szCs w:val="22"/>
          </w:rPr>
          <w:tab/>
          <w:t>cd "I:\NHANES\Raw Data\\`</w:t>
        </w:r>
        <w:proofErr w:type="spellStart"/>
        <w:r w:rsidRPr="0028786E">
          <w:rPr>
            <w:rFonts w:asciiTheme="majorHAnsi" w:hAnsiTheme="majorHAnsi" w:cstheme="majorHAnsi"/>
            <w:sz w:val="22"/>
            <w:szCs w:val="22"/>
          </w:rPr>
          <w:t>yr</w:t>
        </w:r>
        <w:proofErr w:type="spellEnd"/>
        <w:r w:rsidRPr="0028786E">
          <w:rPr>
            <w:rFonts w:asciiTheme="majorHAnsi" w:hAnsiTheme="majorHAnsi" w:cstheme="majorHAnsi"/>
            <w:sz w:val="22"/>
            <w:szCs w:val="22"/>
          </w:rPr>
          <w:t>'"</w:t>
        </w:r>
      </w:ins>
    </w:p>
    <w:p w14:paraId="262B7814" w14:textId="77777777" w:rsidR="006B14AF" w:rsidRPr="0028786E" w:rsidRDefault="006B14AF" w:rsidP="006B14AF">
      <w:pPr>
        <w:ind w:firstLine="360"/>
        <w:rPr>
          <w:ins w:id="3651" w:author="Cong" w:date="2020-10-02T20:25:00Z"/>
          <w:rFonts w:asciiTheme="majorHAnsi" w:hAnsiTheme="majorHAnsi" w:cstheme="majorHAnsi"/>
          <w:sz w:val="22"/>
          <w:szCs w:val="22"/>
        </w:rPr>
      </w:pPr>
      <w:ins w:id="3652" w:author="Cong" w:date="2020-10-02T20:25:00Z">
        <w:r w:rsidRPr="0028786E">
          <w:rPr>
            <w:rFonts w:asciiTheme="majorHAnsi" w:hAnsiTheme="majorHAnsi" w:cstheme="majorHAnsi"/>
            <w:sz w:val="22"/>
            <w:szCs w:val="22"/>
          </w:rPr>
          <w:tab/>
        </w:r>
        <w:r w:rsidRPr="0028786E">
          <w:rPr>
            <w:rFonts w:asciiTheme="majorHAnsi" w:hAnsiTheme="majorHAnsi" w:cstheme="majorHAnsi"/>
            <w:sz w:val="22"/>
            <w:szCs w:val="22"/>
          </w:rPr>
          <w:tab/>
          <w:t xml:space="preserve">local </w:t>
        </w:r>
        <w:proofErr w:type="spellStart"/>
        <w:r w:rsidRPr="0028786E">
          <w:rPr>
            <w:rFonts w:asciiTheme="majorHAnsi" w:hAnsiTheme="majorHAnsi" w:cstheme="majorHAnsi"/>
            <w:sz w:val="22"/>
            <w:szCs w:val="22"/>
          </w:rPr>
          <w:t>filelist</w:t>
        </w:r>
        <w:proofErr w:type="spellEnd"/>
        <w:r w:rsidRPr="0028786E">
          <w:rPr>
            <w:rFonts w:asciiTheme="majorHAnsi" w:hAnsiTheme="majorHAnsi" w:cstheme="majorHAnsi"/>
            <w:sz w:val="22"/>
            <w:szCs w:val="22"/>
          </w:rPr>
          <w:t xml:space="preserve">: </w:t>
        </w:r>
        <w:proofErr w:type="spellStart"/>
        <w:r w:rsidRPr="0028786E">
          <w:rPr>
            <w:rFonts w:asciiTheme="majorHAnsi" w:hAnsiTheme="majorHAnsi" w:cstheme="majorHAnsi"/>
            <w:sz w:val="22"/>
            <w:szCs w:val="22"/>
          </w:rPr>
          <w:t>dir</w:t>
        </w:r>
        <w:proofErr w:type="spellEnd"/>
        <w:r w:rsidRPr="0028786E">
          <w:rPr>
            <w:rFonts w:asciiTheme="majorHAnsi" w:hAnsiTheme="majorHAnsi" w:cstheme="majorHAnsi"/>
            <w:sz w:val="22"/>
            <w:szCs w:val="22"/>
          </w:rPr>
          <w:t xml:space="preserve"> . files "*</w:t>
        </w:r>
        <w:r>
          <w:rPr>
            <w:rFonts w:asciiTheme="majorHAnsi" w:hAnsiTheme="majorHAnsi" w:cstheme="majorHAnsi"/>
            <w:sz w:val="22"/>
            <w:szCs w:val="22"/>
          </w:rPr>
          <w:t>.</w:t>
        </w:r>
        <w:proofErr w:type="spellStart"/>
        <w:r>
          <w:rPr>
            <w:rFonts w:asciiTheme="majorHAnsi" w:hAnsiTheme="majorHAnsi" w:cstheme="majorHAnsi"/>
            <w:sz w:val="22"/>
            <w:szCs w:val="22"/>
          </w:rPr>
          <w:t>xpt</w:t>
        </w:r>
        <w:proofErr w:type="spellEnd"/>
        <w:r w:rsidRPr="0028786E">
          <w:rPr>
            <w:rFonts w:asciiTheme="majorHAnsi" w:hAnsiTheme="majorHAnsi" w:cstheme="majorHAnsi"/>
            <w:sz w:val="22"/>
            <w:szCs w:val="22"/>
          </w:rPr>
          <w:t>"</w:t>
        </w:r>
      </w:ins>
    </w:p>
    <w:p w14:paraId="6CAA5800" w14:textId="77777777" w:rsidR="006B14AF" w:rsidRPr="0028786E" w:rsidRDefault="006B14AF" w:rsidP="006B14AF">
      <w:pPr>
        <w:ind w:firstLine="360"/>
        <w:rPr>
          <w:ins w:id="3653" w:author="Cong" w:date="2020-10-02T20:25:00Z"/>
          <w:rFonts w:asciiTheme="majorHAnsi" w:hAnsiTheme="majorHAnsi" w:cstheme="majorHAnsi"/>
          <w:sz w:val="22"/>
          <w:szCs w:val="22"/>
        </w:rPr>
      </w:pPr>
      <w:ins w:id="3654" w:author="Cong" w:date="2020-10-02T20:25:00Z">
        <w:r w:rsidRPr="0028786E">
          <w:rPr>
            <w:rFonts w:asciiTheme="majorHAnsi" w:hAnsiTheme="majorHAnsi" w:cstheme="majorHAnsi"/>
            <w:sz w:val="22"/>
            <w:szCs w:val="22"/>
          </w:rPr>
          <w:tab/>
        </w:r>
        <w:r w:rsidRPr="0028786E">
          <w:rPr>
            <w:rFonts w:asciiTheme="majorHAnsi" w:hAnsiTheme="majorHAnsi" w:cstheme="majorHAnsi"/>
            <w:sz w:val="22"/>
            <w:szCs w:val="22"/>
          </w:rPr>
          <w:tab/>
          <w:t>dis `</w:t>
        </w:r>
        <w:proofErr w:type="spellStart"/>
        <w:r w:rsidRPr="0028786E">
          <w:rPr>
            <w:rFonts w:asciiTheme="majorHAnsi" w:hAnsiTheme="majorHAnsi" w:cstheme="majorHAnsi"/>
            <w:sz w:val="22"/>
            <w:szCs w:val="22"/>
          </w:rPr>
          <w:t>filelist</w:t>
        </w:r>
        <w:proofErr w:type="spellEnd"/>
        <w:r w:rsidRPr="0028786E">
          <w:rPr>
            <w:rFonts w:asciiTheme="majorHAnsi" w:hAnsiTheme="majorHAnsi" w:cstheme="majorHAnsi"/>
            <w:sz w:val="22"/>
            <w:szCs w:val="22"/>
          </w:rPr>
          <w:t>'</w:t>
        </w:r>
      </w:ins>
    </w:p>
    <w:p w14:paraId="5DFEF5CE" w14:textId="77777777" w:rsidR="006B14AF" w:rsidRPr="0028786E" w:rsidRDefault="006B14AF" w:rsidP="006B14AF">
      <w:pPr>
        <w:ind w:firstLine="360"/>
        <w:rPr>
          <w:ins w:id="3655" w:author="Cong" w:date="2020-10-02T20:25:00Z"/>
          <w:rFonts w:asciiTheme="majorHAnsi" w:hAnsiTheme="majorHAnsi" w:cstheme="majorHAnsi"/>
          <w:sz w:val="22"/>
          <w:szCs w:val="22"/>
        </w:rPr>
      </w:pPr>
      <w:ins w:id="3656" w:author="Cong" w:date="2020-10-02T20:25:00Z">
        <w:r w:rsidRPr="0028786E">
          <w:rPr>
            <w:rFonts w:asciiTheme="majorHAnsi" w:hAnsiTheme="majorHAnsi" w:cstheme="majorHAnsi"/>
            <w:sz w:val="22"/>
            <w:szCs w:val="22"/>
          </w:rPr>
          <w:t>}</w:t>
        </w:r>
        <w:r w:rsidRPr="0028786E">
          <w:rPr>
            <w:rFonts w:asciiTheme="majorHAnsi" w:hAnsiTheme="majorHAnsi" w:cstheme="majorHAnsi"/>
            <w:sz w:val="22"/>
            <w:szCs w:val="22"/>
          </w:rPr>
          <w:tab/>
        </w:r>
      </w:ins>
    </w:p>
    <w:p w14:paraId="1928B8C7" w14:textId="77777777" w:rsidR="006B14AF" w:rsidRPr="0028786E" w:rsidRDefault="006B14AF" w:rsidP="006B14AF">
      <w:pPr>
        <w:ind w:firstLine="360"/>
        <w:rPr>
          <w:ins w:id="3657" w:author="Cong" w:date="2020-10-02T20:25:00Z"/>
          <w:rFonts w:asciiTheme="majorHAnsi" w:hAnsiTheme="majorHAnsi" w:cstheme="majorHAnsi"/>
          <w:sz w:val="22"/>
          <w:szCs w:val="22"/>
        </w:rPr>
      </w:pPr>
      <w:ins w:id="3658" w:author="Cong" w:date="2020-10-02T20:25:00Z">
        <w:r w:rsidRPr="0028786E">
          <w:rPr>
            <w:rFonts w:asciiTheme="majorHAnsi" w:hAnsiTheme="majorHAnsi" w:cstheme="majorHAnsi"/>
            <w:sz w:val="22"/>
            <w:szCs w:val="22"/>
          </w:rPr>
          <w:t xml:space="preserve">local </w:t>
        </w:r>
        <w:proofErr w:type="spellStart"/>
        <w:r w:rsidRPr="0028786E">
          <w:rPr>
            <w:rFonts w:asciiTheme="majorHAnsi" w:hAnsiTheme="majorHAnsi" w:cstheme="majorHAnsi"/>
            <w:sz w:val="22"/>
            <w:szCs w:val="22"/>
          </w:rPr>
          <w:t>yr</w:t>
        </w:r>
        <w:proofErr w:type="spellEnd"/>
        <w:r w:rsidRPr="0028786E">
          <w:rPr>
            <w:rFonts w:asciiTheme="majorHAnsi" w:hAnsiTheme="majorHAnsi" w:cstheme="majorHAnsi"/>
            <w:sz w:val="22"/>
            <w:szCs w:val="22"/>
          </w:rPr>
          <w:t xml:space="preserve"> "1999_2000"</w:t>
        </w:r>
      </w:ins>
    </w:p>
    <w:p w14:paraId="4A457512" w14:textId="77777777" w:rsidR="006B14AF" w:rsidRPr="0028786E" w:rsidRDefault="006B14AF" w:rsidP="006B14AF">
      <w:pPr>
        <w:ind w:firstLine="360"/>
        <w:rPr>
          <w:ins w:id="3659" w:author="Cong" w:date="2020-10-02T20:25:00Z"/>
          <w:rFonts w:asciiTheme="majorHAnsi" w:hAnsiTheme="majorHAnsi" w:cstheme="majorHAnsi"/>
          <w:sz w:val="22"/>
          <w:szCs w:val="22"/>
        </w:rPr>
      </w:pPr>
      <w:ins w:id="3660" w:author="Cong" w:date="2020-10-02T20:25:00Z">
        <w:r w:rsidRPr="0028786E">
          <w:rPr>
            <w:rFonts w:asciiTheme="majorHAnsi" w:hAnsiTheme="majorHAnsi" w:cstheme="majorHAnsi"/>
            <w:sz w:val="22"/>
            <w:szCs w:val="22"/>
          </w:rPr>
          <w:t xml:space="preserve">foreach </w:t>
        </w:r>
        <w:proofErr w:type="spellStart"/>
        <w:r w:rsidRPr="0028786E">
          <w:rPr>
            <w:rFonts w:asciiTheme="majorHAnsi" w:hAnsiTheme="majorHAnsi" w:cstheme="majorHAnsi"/>
            <w:sz w:val="22"/>
            <w:szCs w:val="22"/>
          </w:rPr>
          <w:t>yr</w:t>
        </w:r>
        <w:proofErr w:type="spellEnd"/>
        <w:r w:rsidRPr="0028786E">
          <w:rPr>
            <w:rFonts w:asciiTheme="majorHAnsi" w:hAnsiTheme="majorHAnsi" w:cstheme="majorHAnsi"/>
            <w:sz w:val="22"/>
            <w:szCs w:val="22"/>
          </w:rPr>
          <w:t xml:space="preserve"> in `</w:t>
        </w:r>
        <w:proofErr w:type="spellStart"/>
        <w:r w:rsidRPr="0028786E">
          <w:rPr>
            <w:rFonts w:asciiTheme="majorHAnsi" w:hAnsiTheme="majorHAnsi" w:cstheme="majorHAnsi"/>
            <w:sz w:val="22"/>
            <w:szCs w:val="22"/>
          </w:rPr>
          <w:t>yr</w:t>
        </w:r>
        <w:proofErr w:type="spellEnd"/>
        <w:r w:rsidRPr="0028786E">
          <w:rPr>
            <w:rFonts w:asciiTheme="majorHAnsi" w:hAnsiTheme="majorHAnsi" w:cstheme="majorHAnsi"/>
            <w:sz w:val="22"/>
            <w:szCs w:val="22"/>
          </w:rPr>
          <w:t>' {</w:t>
        </w:r>
      </w:ins>
    </w:p>
    <w:p w14:paraId="65A91804" w14:textId="77777777" w:rsidR="006B14AF" w:rsidRPr="0028786E" w:rsidRDefault="006B14AF" w:rsidP="006B14AF">
      <w:pPr>
        <w:ind w:firstLine="360"/>
        <w:rPr>
          <w:ins w:id="3661" w:author="Cong" w:date="2020-10-02T20:25:00Z"/>
          <w:rFonts w:asciiTheme="majorHAnsi" w:hAnsiTheme="majorHAnsi" w:cstheme="majorHAnsi"/>
          <w:sz w:val="22"/>
          <w:szCs w:val="22"/>
        </w:rPr>
      </w:pPr>
      <w:ins w:id="3662" w:author="Cong" w:date="2020-10-02T20:25:00Z">
        <w:r w:rsidRPr="0028786E">
          <w:rPr>
            <w:rFonts w:asciiTheme="majorHAnsi" w:hAnsiTheme="majorHAnsi" w:cstheme="majorHAnsi"/>
            <w:sz w:val="22"/>
            <w:szCs w:val="22"/>
          </w:rPr>
          <w:tab/>
          <w:t>foreach file in `</w:t>
        </w:r>
        <w:proofErr w:type="spellStart"/>
        <w:r w:rsidRPr="0028786E">
          <w:rPr>
            <w:rFonts w:asciiTheme="majorHAnsi" w:hAnsiTheme="majorHAnsi" w:cstheme="majorHAnsi"/>
            <w:sz w:val="22"/>
            <w:szCs w:val="22"/>
          </w:rPr>
          <w:t>filelist</w:t>
        </w:r>
        <w:proofErr w:type="spellEnd"/>
        <w:r w:rsidRPr="0028786E">
          <w:rPr>
            <w:rFonts w:asciiTheme="majorHAnsi" w:hAnsiTheme="majorHAnsi" w:cstheme="majorHAnsi"/>
            <w:sz w:val="22"/>
            <w:szCs w:val="22"/>
          </w:rPr>
          <w:t>' {</w:t>
        </w:r>
      </w:ins>
    </w:p>
    <w:p w14:paraId="230B418C" w14:textId="77777777" w:rsidR="006B14AF" w:rsidRPr="0028786E" w:rsidRDefault="006B14AF" w:rsidP="006B14AF">
      <w:pPr>
        <w:ind w:firstLine="360"/>
        <w:rPr>
          <w:ins w:id="3663" w:author="Cong" w:date="2020-10-02T20:25:00Z"/>
          <w:rFonts w:asciiTheme="majorHAnsi" w:hAnsiTheme="majorHAnsi" w:cstheme="majorHAnsi"/>
          <w:sz w:val="22"/>
          <w:szCs w:val="22"/>
        </w:rPr>
      </w:pPr>
      <w:ins w:id="3664" w:author="Cong" w:date="2020-10-02T20:25:00Z">
        <w:r w:rsidRPr="0028786E">
          <w:rPr>
            <w:rFonts w:asciiTheme="majorHAnsi" w:hAnsiTheme="majorHAnsi" w:cstheme="majorHAnsi"/>
            <w:sz w:val="22"/>
            <w:szCs w:val="22"/>
          </w:rPr>
          <w:tab/>
        </w:r>
        <w:r w:rsidRPr="0028786E">
          <w:rPr>
            <w:rFonts w:asciiTheme="majorHAnsi" w:hAnsiTheme="majorHAnsi" w:cstheme="majorHAnsi"/>
            <w:sz w:val="22"/>
            <w:szCs w:val="22"/>
          </w:rPr>
          <w:tab/>
          <w:t>clear</w:t>
        </w:r>
      </w:ins>
    </w:p>
    <w:p w14:paraId="01DE6783" w14:textId="77777777" w:rsidR="006B14AF" w:rsidRPr="0028786E" w:rsidRDefault="006B14AF" w:rsidP="006B14AF">
      <w:pPr>
        <w:ind w:firstLine="360"/>
        <w:rPr>
          <w:ins w:id="3665" w:author="Cong" w:date="2020-10-02T20:25:00Z"/>
          <w:rFonts w:asciiTheme="majorHAnsi" w:hAnsiTheme="majorHAnsi" w:cstheme="majorHAnsi"/>
          <w:sz w:val="22"/>
          <w:szCs w:val="22"/>
        </w:rPr>
      </w:pPr>
      <w:ins w:id="3666" w:author="Cong" w:date="2020-10-02T20:25:00Z">
        <w:r w:rsidRPr="0028786E">
          <w:rPr>
            <w:rFonts w:asciiTheme="majorHAnsi" w:hAnsiTheme="majorHAnsi" w:cstheme="majorHAnsi"/>
            <w:sz w:val="22"/>
            <w:szCs w:val="22"/>
          </w:rPr>
          <w:tab/>
        </w:r>
        <w:r w:rsidRPr="0028786E">
          <w:rPr>
            <w:rFonts w:asciiTheme="majorHAnsi" w:hAnsiTheme="majorHAnsi" w:cstheme="majorHAnsi"/>
            <w:sz w:val="22"/>
            <w:szCs w:val="22"/>
          </w:rPr>
          <w:tab/>
        </w:r>
        <w:proofErr w:type="spellStart"/>
        <w:r w:rsidRPr="0028786E">
          <w:rPr>
            <w:rFonts w:asciiTheme="majorHAnsi" w:hAnsiTheme="majorHAnsi" w:cstheme="majorHAnsi"/>
            <w:sz w:val="22"/>
            <w:szCs w:val="22"/>
          </w:rPr>
          <w:t>fdause</w:t>
        </w:r>
        <w:proofErr w:type="spellEnd"/>
        <w:r w:rsidRPr="0028786E">
          <w:rPr>
            <w:rFonts w:asciiTheme="majorHAnsi" w:hAnsiTheme="majorHAnsi" w:cstheme="majorHAnsi"/>
            <w:sz w:val="22"/>
            <w:szCs w:val="22"/>
          </w:rPr>
          <w:t xml:space="preserve"> `file'</w:t>
        </w:r>
      </w:ins>
    </w:p>
    <w:p w14:paraId="4C35C349" w14:textId="77777777" w:rsidR="006B14AF" w:rsidRPr="0028786E" w:rsidRDefault="006B14AF" w:rsidP="006B14AF">
      <w:pPr>
        <w:ind w:firstLine="360"/>
        <w:rPr>
          <w:ins w:id="3667" w:author="Cong" w:date="2020-10-02T20:25:00Z"/>
          <w:rFonts w:asciiTheme="majorHAnsi" w:hAnsiTheme="majorHAnsi" w:cstheme="majorHAnsi"/>
          <w:sz w:val="22"/>
          <w:szCs w:val="22"/>
        </w:rPr>
      </w:pPr>
      <w:ins w:id="3668" w:author="Cong" w:date="2020-10-02T20:25:00Z">
        <w:r w:rsidRPr="0028786E">
          <w:rPr>
            <w:rFonts w:asciiTheme="majorHAnsi" w:hAnsiTheme="majorHAnsi" w:cstheme="majorHAnsi"/>
            <w:sz w:val="22"/>
            <w:szCs w:val="22"/>
          </w:rPr>
          <w:tab/>
        </w:r>
        <w:r w:rsidRPr="0028786E">
          <w:rPr>
            <w:rFonts w:asciiTheme="majorHAnsi" w:hAnsiTheme="majorHAnsi" w:cstheme="majorHAnsi"/>
            <w:sz w:val="22"/>
            <w:szCs w:val="22"/>
          </w:rPr>
          <w:tab/>
          <w:t xml:space="preserve">local filename = </w:t>
        </w:r>
        <w:proofErr w:type="spellStart"/>
        <w:r w:rsidRPr="0028786E">
          <w:rPr>
            <w:rFonts w:asciiTheme="majorHAnsi" w:hAnsiTheme="majorHAnsi" w:cstheme="majorHAnsi"/>
            <w:sz w:val="22"/>
            <w:szCs w:val="22"/>
          </w:rPr>
          <w:t>substr</w:t>
        </w:r>
        <w:proofErr w:type="spellEnd"/>
        <w:r w:rsidRPr="0028786E">
          <w:rPr>
            <w:rFonts w:asciiTheme="majorHAnsi" w:hAnsiTheme="majorHAnsi" w:cstheme="majorHAnsi"/>
            <w:sz w:val="22"/>
            <w:szCs w:val="22"/>
          </w:rPr>
          <w:t xml:space="preserve">("`file'", 1, </w:t>
        </w:r>
        <w:proofErr w:type="spellStart"/>
        <w:r w:rsidRPr="0028786E">
          <w:rPr>
            <w:rFonts w:asciiTheme="majorHAnsi" w:hAnsiTheme="majorHAnsi" w:cstheme="majorHAnsi"/>
            <w:sz w:val="22"/>
            <w:szCs w:val="22"/>
          </w:rPr>
          <w:t>strpos</w:t>
        </w:r>
        <w:proofErr w:type="spellEnd"/>
        <w:r w:rsidRPr="0028786E">
          <w:rPr>
            <w:rFonts w:asciiTheme="majorHAnsi" w:hAnsiTheme="majorHAnsi" w:cstheme="majorHAnsi"/>
            <w:sz w:val="22"/>
            <w:szCs w:val="22"/>
          </w:rPr>
          <w:t>("`file'", ".") -1)</w:t>
        </w:r>
      </w:ins>
    </w:p>
    <w:p w14:paraId="4591B84A" w14:textId="77777777" w:rsidR="006B14AF" w:rsidRPr="0028786E" w:rsidRDefault="006B14AF" w:rsidP="006B14AF">
      <w:pPr>
        <w:ind w:firstLine="360"/>
        <w:rPr>
          <w:ins w:id="3669" w:author="Cong" w:date="2020-10-02T20:25:00Z"/>
          <w:rFonts w:asciiTheme="majorHAnsi" w:hAnsiTheme="majorHAnsi" w:cstheme="majorHAnsi"/>
          <w:sz w:val="22"/>
          <w:szCs w:val="22"/>
        </w:rPr>
      </w:pPr>
      <w:ins w:id="3670" w:author="Cong" w:date="2020-10-02T20:25:00Z">
        <w:r w:rsidRPr="0028786E">
          <w:rPr>
            <w:rFonts w:asciiTheme="majorHAnsi" w:hAnsiTheme="majorHAnsi" w:cstheme="majorHAnsi"/>
            <w:sz w:val="22"/>
            <w:szCs w:val="22"/>
          </w:rPr>
          <w:tab/>
        </w:r>
        <w:r w:rsidRPr="0028786E">
          <w:rPr>
            <w:rFonts w:asciiTheme="majorHAnsi" w:hAnsiTheme="majorHAnsi" w:cstheme="majorHAnsi"/>
            <w:sz w:val="22"/>
            <w:szCs w:val="22"/>
          </w:rPr>
          <w:tab/>
          <w:t>save "I:\NHANES\Gen Data\\`</w:t>
        </w:r>
        <w:proofErr w:type="spellStart"/>
        <w:r w:rsidRPr="0028786E">
          <w:rPr>
            <w:rFonts w:asciiTheme="majorHAnsi" w:hAnsiTheme="majorHAnsi" w:cstheme="majorHAnsi"/>
            <w:sz w:val="22"/>
            <w:szCs w:val="22"/>
          </w:rPr>
          <w:t>yr</w:t>
        </w:r>
        <w:proofErr w:type="spellEnd"/>
        <w:r w:rsidRPr="0028786E">
          <w:rPr>
            <w:rFonts w:asciiTheme="majorHAnsi" w:hAnsiTheme="majorHAnsi" w:cstheme="majorHAnsi"/>
            <w:sz w:val="22"/>
            <w:szCs w:val="22"/>
          </w:rPr>
          <w:t>'\\`filename'</w:t>
        </w:r>
        <w:r>
          <w:rPr>
            <w:rFonts w:asciiTheme="majorHAnsi" w:hAnsiTheme="majorHAnsi" w:cstheme="majorHAnsi"/>
            <w:sz w:val="22"/>
            <w:szCs w:val="22"/>
          </w:rPr>
          <w:t>.</w:t>
        </w:r>
        <w:proofErr w:type="spellStart"/>
        <w:r>
          <w:rPr>
            <w:rFonts w:asciiTheme="majorHAnsi" w:hAnsiTheme="majorHAnsi" w:cstheme="majorHAnsi"/>
            <w:sz w:val="22"/>
            <w:szCs w:val="22"/>
          </w:rPr>
          <w:t>dta</w:t>
        </w:r>
        <w:proofErr w:type="spellEnd"/>
        <w:r w:rsidRPr="0028786E">
          <w:rPr>
            <w:rFonts w:asciiTheme="majorHAnsi" w:hAnsiTheme="majorHAnsi" w:cstheme="majorHAnsi"/>
            <w:sz w:val="22"/>
            <w:szCs w:val="22"/>
          </w:rPr>
          <w:t>", replace</w:t>
        </w:r>
      </w:ins>
    </w:p>
    <w:p w14:paraId="0257C787" w14:textId="77777777" w:rsidR="006B14AF" w:rsidRPr="0028786E" w:rsidRDefault="006B14AF" w:rsidP="006B14AF">
      <w:pPr>
        <w:ind w:firstLine="360"/>
        <w:rPr>
          <w:ins w:id="3671" w:author="Cong" w:date="2020-10-02T20:25:00Z"/>
          <w:rFonts w:asciiTheme="majorHAnsi" w:hAnsiTheme="majorHAnsi" w:cstheme="majorHAnsi"/>
          <w:sz w:val="22"/>
          <w:szCs w:val="22"/>
        </w:rPr>
      </w:pPr>
      <w:ins w:id="3672" w:author="Cong" w:date="2020-10-02T20:25:00Z">
        <w:r w:rsidRPr="0028786E">
          <w:rPr>
            <w:rFonts w:asciiTheme="majorHAnsi" w:hAnsiTheme="majorHAnsi" w:cstheme="majorHAnsi"/>
            <w:sz w:val="22"/>
            <w:szCs w:val="22"/>
          </w:rPr>
          <w:tab/>
        </w:r>
        <w:r w:rsidRPr="0028786E">
          <w:rPr>
            <w:rFonts w:asciiTheme="majorHAnsi" w:hAnsiTheme="majorHAnsi" w:cstheme="majorHAnsi"/>
            <w:sz w:val="22"/>
            <w:szCs w:val="22"/>
          </w:rPr>
          <w:tab/>
          <w:t>}</w:t>
        </w:r>
      </w:ins>
    </w:p>
    <w:p w14:paraId="7C8E34F2" w14:textId="77777777" w:rsidR="006B14AF" w:rsidRPr="0028786E" w:rsidRDefault="006B14AF" w:rsidP="006B14AF">
      <w:pPr>
        <w:ind w:firstLine="360"/>
        <w:rPr>
          <w:ins w:id="3673" w:author="Cong" w:date="2020-10-02T20:25:00Z"/>
          <w:rFonts w:asciiTheme="majorHAnsi" w:hAnsiTheme="majorHAnsi" w:cstheme="majorHAnsi"/>
          <w:sz w:val="22"/>
          <w:szCs w:val="22"/>
        </w:rPr>
      </w:pPr>
      <w:ins w:id="3674" w:author="Cong" w:date="2020-10-02T20:25:00Z">
        <w:r w:rsidRPr="0028786E">
          <w:rPr>
            <w:rFonts w:asciiTheme="majorHAnsi" w:hAnsiTheme="majorHAnsi" w:cstheme="majorHAnsi"/>
            <w:sz w:val="22"/>
            <w:szCs w:val="22"/>
          </w:rPr>
          <w:tab/>
          <w:t>}</w:t>
        </w:r>
      </w:ins>
    </w:p>
    <w:p w14:paraId="76921CE0" w14:textId="77777777" w:rsidR="006B14AF" w:rsidRDefault="006B14AF" w:rsidP="006B14AF">
      <w:pPr>
        <w:rPr>
          <w:ins w:id="3675" w:author="Cong" w:date="2020-10-02T20:25:00Z"/>
          <w:rFonts w:asciiTheme="majorHAnsi" w:hAnsiTheme="majorHAnsi" w:cstheme="majorHAnsi"/>
          <w:sz w:val="22"/>
          <w:szCs w:val="22"/>
        </w:rPr>
      </w:pPr>
    </w:p>
    <w:p w14:paraId="5E6AC2F8" w14:textId="77777777" w:rsidR="006B14AF" w:rsidRDefault="006B14AF" w:rsidP="006B14AF">
      <w:pPr>
        <w:ind w:firstLine="360"/>
        <w:rPr>
          <w:ins w:id="3676" w:author="Cong" w:date="2020-10-02T20:25:00Z"/>
          <w:rFonts w:asciiTheme="majorHAnsi" w:hAnsiTheme="majorHAnsi" w:cstheme="majorHAnsi"/>
          <w:sz w:val="22"/>
          <w:szCs w:val="22"/>
        </w:rPr>
      </w:pPr>
    </w:p>
    <w:p w14:paraId="40C69F34" w14:textId="77777777" w:rsidR="006B14AF" w:rsidRDefault="006B14AF" w:rsidP="006B14AF">
      <w:pPr>
        <w:ind w:firstLine="360"/>
        <w:rPr>
          <w:ins w:id="3677" w:author="Cong" w:date="2020-10-02T20:25:00Z"/>
          <w:rFonts w:asciiTheme="majorHAnsi" w:hAnsiTheme="majorHAnsi" w:cstheme="majorHAnsi"/>
          <w:sz w:val="22"/>
          <w:szCs w:val="22"/>
        </w:rPr>
      </w:pPr>
    </w:p>
    <w:p w14:paraId="1CE91E42" w14:textId="2F852F1A" w:rsidR="003F6185" w:rsidRDefault="003F6185" w:rsidP="005068B2">
      <w:pPr>
        <w:ind w:firstLine="360"/>
        <w:rPr>
          <w:ins w:id="3678" w:author="Cong" w:date="2020-10-02T20:13:00Z"/>
          <w:rFonts w:asciiTheme="majorHAnsi" w:hAnsiTheme="majorHAnsi" w:cstheme="majorHAnsi"/>
          <w:sz w:val="22"/>
          <w:szCs w:val="22"/>
        </w:rPr>
      </w:pPr>
    </w:p>
    <w:p w14:paraId="7F3EA20A" w14:textId="20DB5052" w:rsidR="003F6185" w:rsidRDefault="003F6185" w:rsidP="005068B2">
      <w:pPr>
        <w:ind w:firstLine="360"/>
        <w:rPr>
          <w:ins w:id="3679" w:author="Cong" w:date="2020-10-02T20:13:00Z"/>
          <w:rFonts w:asciiTheme="majorHAnsi" w:hAnsiTheme="majorHAnsi" w:cstheme="majorHAnsi"/>
          <w:sz w:val="22"/>
          <w:szCs w:val="22"/>
        </w:rPr>
      </w:pPr>
    </w:p>
    <w:p w14:paraId="413BBE91" w14:textId="59121D99" w:rsidR="002E7D0C" w:rsidDel="00B041E6" w:rsidRDefault="002E7D0C" w:rsidP="006B14AF">
      <w:pPr>
        <w:rPr>
          <w:del w:id="3680" w:author="Cong" w:date="2020-10-02T18:52:00Z"/>
          <w:rFonts w:asciiTheme="majorHAnsi" w:hAnsiTheme="majorHAnsi" w:cstheme="majorHAnsi"/>
          <w:sz w:val="22"/>
          <w:szCs w:val="22"/>
        </w:rPr>
      </w:pPr>
    </w:p>
    <w:p w14:paraId="2706591D" w14:textId="5FB9853B" w:rsidR="00B041E6" w:rsidRDefault="00B041E6" w:rsidP="005068B2">
      <w:pPr>
        <w:ind w:firstLine="360"/>
        <w:rPr>
          <w:ins w:id="3681" w:author="Cong" w:date="2020-10-02T20:42:00Z"/>
          <w:rFonts w:asciiTheme="majorHAnsi" w:hAnsiTheme="majorHAnsi" w:cstheme="majorHAnsi"/>
          <w:sz w:val="22"/>
          <w:szCs w:val="22"/>
        </w:rPr>
      </w:pPr>
    </w:p>
    <w:p w14:paraId="6B3901AC" w14:textId="05020A24" w:rsidR="00B041E6" w:rsidRDefault="00B041E6" w:rsidP="005068B2">
      <w:pPr>
        <w:ind w:firstLine="360"/>
        <w:rPr>
          <w:ins w:id="3682" w:author="Cong" w:date="2020-10-02T20:42:00Z"/>
          <w:rFonts w:asciiTheme="majorHAnsi" w:hAnsiTheme="majorHAnsi" w:cstheme="majorHAnsi"/>
          <w:sz w:val="22"/>
          <w:szCs w:val="22"/>
        </w:rPr>
      </w:pPr>
    </w:p>
    <w:p w14:paraId="3A4BB4DC" w14:textId="05663517" w:rsidR="00B041E6" w:rsidRDefault="00B041E6" w:rsidP="005068B2">
      <w:pPr>
        <w:ind w:firstLine="360"/>
        <w:rPr>
          <w:ins w:id="3683" w:author="Cong" w:date="2020-10-02T20:42:00Z"/>
          <w:rFonts w:asciiTheme="majorHAnsi" w:hAnsiTheme="majorHAnsi" w:cstheme="majorHAnsi"/>
          <w:sz w:val="22"/>
          <w:szCs w:val="22"/>
        </w:rPr>
      </w:pPr>
    </w:p>
    <w:p w14:paraId="3D0F6CAD" w14:textId="13C900F7" w:rsidR="00B041E6" w:rsidRDefault="00B041E6" w:rsidP="005068B2">
      <w:pPr>
        <w:ind w:firstLine="360"/>
        <w:rPr>
          <w:ins w:id="3684" w:author="Cong" w:date="2020-10-02T20:42:00Z"/>
          <w:rFonts w:asciiTheme="majorHAnsi" w:hAnsiTheme="majorHAnsi" w:cstheme="majorHAnsi"/>
          <w:sz w:val="22"/>
          <w:szCs w:val="22"/>
        </w:rPr>
      </w:pPr>
    </w:p>
    <w:p w14:paraId="2136CE96" w14:textId="4EA01593" w:rsidR="00B041E6" w:rsidRDefault="00B041E6" w:rsidP="005068B2">
      <w:pPr>
        <w:ind w:firstLine="360"/>
        <w:rPr>
          <w:ins w:id="3685" w:author="Cong" w:date="2020-10-02T20:42:00Z"/>
          <w:rFonts w:asciiTheme="majorHAnsi" w:hAnsiTheme="majorHAnsi" w:cstheme="majorHAnsi"/>
          <w:sz w:val="22"/>
          <w:szCs w:val="22"/>
        </w:rPr>
      </w:pPr>
    </w:p>
    <w:p w14:paraId="6E68945F" w14:textId="3D10F6E6" w:rsidR="00B041E6" w:rsidRDefault="00B041E6" w:rsidP="005068B2">
      <w:pPr>
        <w:ind w:firstLine="360"/>
        <w:rPr>
          <w:ins w:id="3686" w:author="Cong" w:date="2020-10-02T20:42:00Z"/>
          <w:rFonts w:asciiTheme="majorHAnsi" w:hAnsiTheme="majorHAnsi" w:cstheme="majorHAnsi"/>
          <w:sz w:val="22"/>
          <w:szCs w:val="22"/>
        </w:rPr>
      </w:pPr>
    </w:p>
    <w:p w14:paraId="4EDCAF18" w14:textId="033607E2" w:rsidR="00B041E6" w:rsidRDefault="00B041E6" w:rsidP="005068B2">
      <w:pPr>
        <w:ind w:firstLine="360"/>
        <w:rPr>
          <w:ins w:id="3687" w:author="Cong" w:date="2020-10-02T20:42:00Z"/>
          <w:rFonts w:asciiTheme="majorHAnsi" w:hAnsiTheme="majorHAnsi" w:cstheme="majorHAnsi"/>
          <w:sz w:val="22"/>
          <w:szCs w:val="22"/>
        </w:rPr>
      </w:pPr>
    </w:p>
    <w:p w14:paraId="4AD92C9D" w14:textId="08914FC5" w:rsidR="00B041E6" w:rsidRDefault="00B041E6" w:rsidP="005068B2">
      <w:pPr>
        <w:ind w:firstLine="360"/>
        <w:rPr>
          <w:ins w:id="3688" w:author="Cong" w:date="2020-10-02T20:42:00Z"/>
          <w:rFonts w:asciiTheme="majorHAnsi" w:hAnsiTheme="majorHAnsi" w:cstheme="majorHAnsi"/>
          <w:sz w:val="22"/>
          <w:szCs w:val="22"/>
        </w:rPr>
      </w:pPr>
    </w:p>
    <w:p w14:paraId="49ADDCAE" w14:textId="2DF7EE2E" w:rsidR="00B041E6" w:rsidRDefault="00B041E6" w:rsidP="005068B2">
      <w:pPr>
        <w:ind w:firstLine="360"/>
        <w:rPr>
          <w:ins w:id="3689" w:author="Cong" w:date="2020-10-02T20:42:00Z"/>
          <w:rFonts w:asciiTheme="majorHAnsi" w:hAnsiTheme="majorHAnsi" w:cstheme="majorHAnsi"/>
          <w:sz w:val="22"/>
          <w:szCs w:val="22"/>
        </w:rPr>
      </w:pPr>
    </w:p>
    <w:p w14:paraId="1B7934ED" w14:textId="13F03640" w:rsidR="00B041E6" w:rsidRDefault="00B041E6" w:rsidP="005068B2">
      <w:pPr>
        <w:ind w:firstLine="360"/>
        <w:rPr>
          <w:ins w:id="3690" w:author="Cong" w:date="2020-10-02T20:42:00Z"/>
          <w:rFonts w:asciiTheme="majorHAnsi" w:hAnsiTheme="majorHAnsi" w:cstheme="majorHAnsi"/>
          <w:sz w:val="22"/>
          <w:szCs w:val="22"/>
        </w:rPr>
      </w:pPr>
    </w:p>
    <w:p w14:paraId="015DFA0A" w14:textId="0D4DFB5F" w:rsidR="00B041E6" w:rsidRDefault="00B041E6" w:rsidP="005068B2">
      <w:pPr>
        <w:ind w:firstLine="360"/>
        <w:rPr>
          <w:ins w:id="3691" w:author="Cong" w:date="2020-10-02T20:42:00Z"/>
          <w:rFonts w:asciiTheme="majorHAnsi" w:hAnsiTheme="majorHAnsi" w:cstheme="majorHAnsi"/>
          <w:sz w:val="22"/>
          <w:szCs w:val="22"/>
        </w:rPr>
      </w:pPr>
    </w:p>
    <w:p w14:paraId="03B125A9" w14:textId="3DFE8193" w:rsidR="00B041E6" w:rsidRDefault="00B041E6" w:rsidP="005068B2">
      <w:pPr>
        <w:ind w:firstLine="360"/>
        <w:rPr>
          <w:ins w:id="3692" w:author="Cong" w:date="2020-10-02T20:42:00Z"/>
          <w:rFonts w:asciiTheme="majorHAnsi" w:hAnsiTheme="majorHAnsi" w:cstheme="majorHAnsi"/>
          <w:sz w:val="22"/>
          <w:szCs w:val="22"/>
        </w:rPr>
      </w:pPr>
    </w:p>
    <w:p w14:paraId="67BDB6EF" w14:textId="741FDEC4" w:rsidR="00B041E6" w:rsidRDefault="00B041E6" w:rsidP="005068B2">
      <w:pPr>
        <w:ind w:firstLine="360"/>
        <w:rPr>
          <w:ins w:id="3693" w:author="Cong" w:date="2020-10-02T20:42:00Z"/>
          <w:rFonts w:asciiTheme="majorHAnsi" w:hAnsiTheme="majorHAnsi" w:cstheme="majorHAnsi"/>
          <w:sz w:val="22"/>
          <w:szCs w:val="22"/>
        </w:rPr>
      </w:pPr>
    </w:p>
    <w:p w14:paraId="05B1ED48" w14:textId="15E8A22D" w:rsidR="00B041E6" w:rsidRDefault="00B041E6" w:rsidP="005068B2">
      <w:pPr>
        <w:ind w:firstLine="360"/>
        <w:rPr>
          <w:ins w:id="3694" w:author="Cong" w:date="2020-10-02T20:42:00Z"/>
          <w:rFonts w:asciiTheme="majorHAnsi" w:hAnsiTheme="majorHAnsi" w:cstheme="majorHAnsi"/>
          <w:sz w:val="22"/>
          <w:szCs w:val="22"/>
        </w:rPr>
      </w:pPr>
    </w:p>
    <w:p w14:paraId="18A2429C" w14:textId="2E0E9662" w:rsidR="00B041E6" w:rsidRPr="001C3EFF" w:rsidRDefault="00B041E6" w:rsidP="00B041E6">
      <w:pPr>
        <w:pStyle w:val="Heading1"/>
        <w:rPr>
          <w:ins w:id="3695" w:author="Cong" w:date="2020-10-02T20:42:00Z"/>
          <w:b/>
          <w:bCs/>
          <w:rPrChange w:id="3696" w:author="Cong" w:date="2020-10-02T20:43:00Z">
            <w:rPr>
              <w:ins w:id="3697" w:author="Cong" w:date="2020-10-02T20:42:00Z"/>
            </w:rPr>
          </w:rPrChange>
        </w:rPr>
        <w:pPrChange w:id="3698" w:author="Cong" w:date="2020-10-02T20:42:00Z">
          <w:pPr>
            <w:ind w:firstLine="360"/>
          </w:pPr>
        </w:pPrChange>
      </w:pPr>
      <w:bookmarkStart w:id="3699" w:name="_Toc52564623"/>
      <w:ins w:id="3700" w:author="Cong" w:date="2020-10-02T20:42:00Z">
        <w:r w:rsidRPr="001C3EFF">
          <w:rPr>
            <w:b/>
            <w:bCs/>
            <w:rPrChange w:id="3701" w:author="Cong" w:date="2020-10-02T20:43:00Z">
              <w:rPr/>
            </w:rPrChange>
          </w:rPr>
          <w:lastRenderedPageBreak/>
          <w:t>D. GitHub Storage and Sharing of Codes and Documents</w:t>
        </w:r>
        <w:bookmarkEnd w:id="3699"/>
      </w:ins>
    </w:p>
    <w:p w14:paraId="34D4FBFE" w14:textId="77777777" w:rsidR="00B041E6" w:rsidRPr="00637F62" w:rsidRDefault="00B041E6" w:rsidP="005068B2">
      <w:pPr>
        <w:ind w:firstLine="360"/>
        <w:rPr>
          <w:ins w:id="3702" w:author="Cong" w:date="2020-10-02T20:42:00Z"/>
          <w:rFonts w:asciiTheme="majorHAnsi" w:hAnsiTheme="majorHAnsi" w:cstheme="majorHAnsi"/>
          <w:sz w:val="22"/>
          <w:szCs w:val="22"/>
          <w:rPrChange w:id="3703" w:author="Cong" w:date="2020-10-02T19:21:00Z">
            <w:rPr>
              <w:ins w:id="3704" w:author="Cong" w:date="2020-10-02T20:42:00Z"/>
              <w:rFonts w:asciiTheme="majorHAnsi" w:hAnsiTheme="majorHAnsi" w:cstheme="majorHAnsi"/>
              <w:sz w:val="22"/>
              <w:szCs w:val="22"/>
            </w:rPr>
          </w:rPrChange>
        </w:rPr>
      </w:pPr>
    </w:p>
    <w:p w14:paraId="2C0A9B57" w14:textId="72060095" w:rsidR="00115C0E" w:rsidRPr="00637F62" w:rsidDel="005056F5" w:rsidRDefault="00B041E6" w:rsidP="00193BE5">
      <w:pPr>
        <w:pStyle w:val="ListParagraph"/>
        <w:ind w:left="-900" w:firstLine="360"/>
        <w:rPr>
          <w:del w:id="3705" w:author="Cong" w:date="2020-10-02T18:52:00Z"/>
          <w:rFonts w:asciiTheme="majorHAnsi" w:hAnsiTheme="majorHAnsi" w:cstheme="majorHAnsi"/>
          <w:sz w:val="22"/>
          <w:szCs w:val="22"/>
          <w:rPrChange w:id="3706" w:author="Cong" w:date="2020-10-02T19:21:00Z">
            <w:rPr>
              <w:del w:id="3707" w:author="Cong" w:date="2020-10-02T18:52:00Z"/>
              <w:rFonts w:asciiTheme="majorHAnsi" w:hAnsiTheme="majorHAnsi" w:cstheme="majorHAnsi"/>
              <w:sz w:val="22"/>
              <w:szCs w:val="22"/>
            </w:rPr>
          </w:rPrChange>
        </w:rPr>
        <w:pPrChange w:id="3708" w:author="Cong" w:date="2020-10-02T20:43:00Z">
          <w:pPr>
            <w:pStyle w:val="ListParagraph"/>
            <w:ind w:left="0" w:firstLine="360"/>
          </w:pPr>
        </w:pPrChange>
      </w:pPr>
      <w:ins w:id="3709" w:author="Cong" w:date="2020-10-02T20:42:00Z">
        <w:r>
          <w:rPr>
            <w:noProof/>
          </w:rPr>
          <w:drawing>
            <wp:inline distT="0" distB="0" distL="0" distR="0" wp14:anchorId="6B51596D" wp14:editId="2EC93DF5">
              <wp:extent cx="6435969" cy="348615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38706" cy="3487633"/>
                      </a:xfrm>
                      <a:prstGeom prst="rect">
                        <a:avLst/>
                      </a:prstGeom>
                    </pic:spPr>
                  </pic:pic>
                </a:graphicData>
              </a:graphic>
            </wp:inline>
          </w:drawing>
        </w:r>
      </w:ins>
    </w:p>
    <w:p w14:paraId="2DF62A34" w14:textId="77777777" w:rsidR="00115C0E" w:rsidRPr="00637F62" w:rsidDel="005056F5" w:rsidRDefault="00115C0E" w:rsidP="00193BE5">
      <w:pPr>
        <w:ind w:left="-900" w:firstLine="360"/>
        <w:rPr>
          <w:del w:id="3710" w:author="Cong" w:date="2020-10-02T18:52:00Z"/>
          <w:rFonts w:asciiTheme="majorHAnsi" w:hAnsiTheme="majorHAnsi" w:cstheme="majorHAnsi"/>
          <w:sz w:val="22"/>
          <w:szCs w:val="22"/>
          <w:rPrChange w:id="3711" w:author="Cong" w:date="2020-10-02T19:21:00Z">
            <w:rPr>
              <w:del w:id="3712" w:author="Cong" w:date="2020-10-02T18:52:00Z"/>
              <w:rFonts w:asciiTheme="majorHAnsi" w:hAnsiTheme="majorHAnsi" w:cstheme="majorHAnsi"/>
              <w:sz w:val="22"/>
              <w:szCs w:val="22"/>
            </w:rPr>
          </w:rPrChange>
        </w:rPr>
        <w:pPrChange w:id="3713" w:author="Cong" w:date="2020-10-02T20:43:00Z">
          <w:pPr>
            <w:ind w:firstLine="360"/>
          </w:pPr>
        </w:pPrChange>
      </w:pPr>
    </w:p>
    <w:p w14:paraId="57BDDF50" w14:textId="77777777" w:rsidR="00115C0E" w:rsidRPr="00637F62" w:rsidDel="005056F5" w:rsidRDefault="00115C0E" w:rsidP="00193BE5">
      <w:pPr>
        <w:pStyle w:val="PlainText"/>
        <w:ind w:left="-900" w:firstLine="360"/>
        <w:rPr>
          <w:del w:id="3714" w:author="Cong" w:date="2020-10-02T18:51:00Z"/>
          <w:rFonts w:asciiTheme="majorHAnsi" w:hAnsiTheme="majorHAnsi" w:cstheme="majorHAnsi"/>
          <w:b/>
          <w:sz w:val="22"/>
          <w:szCs w:val="22"/>
          <w:rPrChange w:id="3715" w:author="Cong" w:date="2020-10-02T19:21:00Z">
            <w:rPr>
              <w:del w:id="3716" w:author="Cong" w:date="2020-10-02T18:51:00Z"/>
              <w:rFonts w:asciiTheme="majorHAnsi" w:hAnsiTheme="majorHAnsi" w:cstheme="majorHAnsi"/>
              <w:b/>
              <w:sz w:val="22"/>
              <w:szCs w:val="22"/>
            </w:rPr>
          </w:rPrChange>
        </w:rPr>
        <w:pPrChange w:id="3717" w:author="Cong" w:date="2020-10-02T20:43:00Z">
          <w:pPr>
            <w:pStyle w:val="PlainText"/>
            <w:ind w:firstLine="360"/>
          </w:pPr>
        </w:pPrChange>
      </w:pPr>
    </w:p>
    <w:p w14:paraId="2A2CD269" w14:textId="77777777" w:rsidR="00115C0E" w:rsidRPr="00637F62" w:rsidDel="005056F5" w:rsidRDefault="00115C0E" w:rsidP="00193BE5">
      <w:pPr>
        <w:pStyle w:val="PlainText"/>
        <w:ind w:left="-900" w:firstLine="360"/>
        <w:rPr>
          <w:del w:id="3718" w:author="Cong" w:date="2020-10-02T18:51:00Z"/>
          <w:rFonts w:asciiTheme="majorHAnsi" w:hAnsiTheme="majorHAnsi" w:cstheme="majorHAnsi"/>
          <w:sz w:val="22"/>
          <w:szCs w:val="22"/>
          <w:rPrChange w:id="3719" w:author="Cong" w:date="2020-10-02T19:21:00Z">
            <w:rPr>
              <w:del w:id="3720" w:author="Cong" w:date="2020-10-02T18:51:00Z"/>
              <w:rFonts w:asciiTheme="majorHAnsi" w:hAnsiTheme="majorHAnsi" w:cstheme="majorHAnsi"/>
              <w:sz w:val="22"/>
              <w:szCs w:val="22"/>
            </w:rPr>
          </w:rPrChange>
        </w:rPr>
        <w:pPrChange w:id="3721" w:author="Cong" w:date="2020-10-02T20:43:00Z">
          <w:pPr>
            <w:pStyle w:val="PlainText"/>
            <w:ind w:firstLine="360"/>
          </w:pPr>
        </w:pPrChange>
      </w:pPr>
    </w:p>
    <w:p w14:paraId="1490D186" w14:textId="77777777" w:rsidR="00115C0E" w:rsidRPr="00637F62" w:rsidDel="005056F5" w:rsidRDefault="00115C0E" w:rsidP="00193BE5">
      <w:pPr>
        <w:pStyle w:val="PlainText"/>
        <w:ind w:left="-900" w:firstLine="360"/>
        <w:rPr>
          <w:del w:id="3722" w:author="Cong" w:date="2020-10-02T18:51:00Z"/>
          <w:rFonts w:asciiTheme="majorHAnsi" w:hAnsiTheme="majorHAnsi" w:cstheme="majorHAnsi"/>
          <w:i/>
          <w:color w:val="00B050"/>
          <w:sz w:val="22"/>
          <w:szCs w:val="22"/>
          <w:rPrChange w:id="3723" w:author="Cong" w:date="2020-10-02T19:21:00Z">
            <w:rPr>
              <w:del w:id="3724" w:author="Cong" w:date="2020-10-02T18:51:00Z"/>
              <w:rFonts w:asciiTheme="majorHAnsi" w:hAnsiTheme="majorHAnsi" w:cstheme="majorHAnsi"/>
              <w:i/>
              <w:color w:val="00B050"/>
              <w:sz w:val="22"/>
              <w:szCs w:val="22"/>
            </w:rPr>
          </w:rPrChange>
        </w:rPr>
        <w:pPrChange w:id="3725" w:author="Cong" w:date="2020-10-02T20:43:00Z">
          <w:pPr>
            <w:pStyle w:val="PlainText"/>
            <w:ind w:firstLine="360"/>
          </w:pPr>
        </w:pPrChange>
      </w:pPr>
    </w:p>
    <w:p w14:paraId="12C2D12F" w14:textId="77777777" w:rsidR="00115C0E" w:rsidRPr="00637F62" w:rsidDel="005056F5" w:rsidRDefault="00115C0E" w:rsidP="00193BE5">
      <w:pPr>
        <w:pStyle w:val="PlainText"/>
        <w:ind w:left="-900" w:firstLine="360"/>
        <w:rPr>
          <w:del w:id="3726" w:author="Cong" w:date="2020-10-02T18:51:00Z"/>
          <w:rFonts w:asciiTheme="majorHAnsi" w:hAnsiTheme="majorHAnsi" w:cstheme="majorHAnsi"/>
          <w:i/>
          <w:color w:val="00B050"/>
          <w:sz w:val="22"/>
          <w:szCs w:val="22"/>
          <w:rPrChange w:id="3727" w:author="Cong" w:date="2020-10-02T19:21:00Z">
            <w:rPr>
              <w:del w:id="3728" w:author="Cong" w:date="2020-10-02T18:51:00Z"/>
              <w:rFonts w:asciiTheme="majorHAnsi" w:hAnsiTheme="majorHAnsi" w:cstheme="majorHAnsi"/>
              <w:i/>
              <w:color w:val="00B050"/>
              <w:sz w:val="22"/>
              <w:szCs w:val="22"/>
            </w:rPr>
          </w:rPrChange>
        </w:rPr>
        <w:pPrChange w:id="3729" w:author="Cong" w:date="2020-10-02T20:43:00Z">
          <w:pPr>
            <w:pStyle w:val="PlainText"/>
            <w:ind w:firstLine="360"/>
          </w:pPr>
        </w:pPrChange>
      </w:pPr>
    </w:p>
    <w:p w14:paraId="56DFA0D6" w14:textId="51061D3E" w:rsidR="00115C0E" w:rsidRPr="00637F62" w:rsidDel="005056F5" w:rsidRDefault="00115C0E" w:rsidP="00193BE5">
      <w:pPr>
        <w:ind w:left="-900" w:firstLine="360"/>
        <w:rPr>
          <w:del w:id="3730" w:author="Cong" w:date="2020-10-02T18:51:00Z"/>
          <w:rFonts w:asciiTheme="majorHAnsi" w:hAnsiTheme="majorHAnsi" w:cstheme="majorHAnsi"/>
          <w:sz w:val="22"/>
          <w:szCs w:val="22"/>
          <w:rPrChange w:id="3731" w:author="Cong" w:date="2020-10-02T19:21:00Z">
            <w:rPr>
              <w:del w:id="3732" w:author="Cong" w:date="2020-10-02T18:51:00Z"/>
              <w:rFonts w:asciiTheme="majorHAnsi" w:hAnsiTheme="majorHAnsi" w:cstheme="majorHAnsi"/>
              <w:sz w:val="22"/>
              <w:szCs w:val="22"/>
            </w:rPr>
          </w:rPrChange>
        </w:rPr>
        <w:pPrChange w:id="3733" w:author="Cong" w:date="2020-10-02T20:43:00Z">
          <w:pPr>
            <w:ind w:firstLine="360"/>
          </w:pPr>
        </w:pPrChange>
      </w:pPr>
    </w:p>
    <w:p w14:paraId="729CB108" w14:textId="00407420" w:rsidR="00FA1197" w:rsidRPr="00637F62" w:rsidDel="005056F5" w:rsidRDefault="00FA1197" w:rsidP="00193BE5">
      <w:pPr>
        <w:ind w:left="-900" w:firstLine="360"/>
        <w:rPr>
          <w:del w:id="3734" w:author="Cong" w:date="2020-10-02T18:51:00Z"/>
          <w:rFonts w:asciiTheme="majorHAnsi" w:hAnsiTheme="majorHAnsi" w:cstheme="majorHAnsi"/>
          <w:sz w:val="22"/>
          <w:szCs w:val="22"/>
          <w:rPrChange w:id="3735" w:author="Cong" w:date="2020-10-02T19:21:00Z">
            <w:rPr>
              <w:del w:id="3736" w:author="Cong" w:date="2020-10-02T18:51:00Z"/>
              <w:rFonts w:asciiTheme="majorHAnsi" w:hAnsiTheme="majorHAnsi" w:cstheme="majorHAnsi"/>
              <w:sz w:val="22"/>
              <w:szCs w:val="22"/>
            </w:rPr>
          </w:rPrChange>
        </w:rPr>
        <w:pPrChange w:id="3737" w:author="Cong" w:date="2020-10-02T20:43:00Z">
          <w:pPr>
            <w:ind w:firstLine="360"/>
          </w:pPr>
        </w:pPrChange>
      </w:pPr>
    </w:p>
    <w:p w14:paraId="43B3989C" w14:textId="5BF28039" w:rsidR="00FA1197" w:rsidRPr="00637F62" w:rsidDel="005056F5" w:rsidRDefault="00FA1197" w:rsidP="00193BE5">
      <w:pPr>
        <w:ind w:left="-900" w:firstLine="360"/>
        <w:rPr>
          <w:del w:id="3738" w:author="Cong" w:date="2020-10-02T18:51:00Z"/>
          <w:rFonts w:asciiTheme="majorHAnsi" w:hAnsiTheme="majorHAnsi" w:cstheme="majorHAnsi"/>
          <w:sz w:val="22"/>
          <w:szCs w:val="22"/>
          <w:rPrChange w:id="3739" w:author="Cong" w:date="2020-10-02T19:21:00Z">
            <w:rPr>
              <w:del w:id="3740" w:author="Cong" w:date="2020-10-02T18:51:00Z"/>
              <w:rFonts w:asciiTheme="majorHAnsi" w:hAnsiTheme="majorHAnsi" w:cstheme="majorHAnsi"/>
              <w:sz w:val="22"/>
              <w:szCs w:val="22"/>
            </w:rPr>
          </w:rPrChange>
        </w:rPr>
        <w:pPrChange w:id="3741" w:author="Cong" w:date="2020-10-02T20:43:00Z">
          <w:pPr>
            <w:ind w:firstLine="360"/>
          </w:pPr>
        </w:pPrChange>
      </w:pPr>
    </w:p>
    <w:p w14:paraId="012DF3FC" w14:textId="5AF5C5E4" w:rsidR="00FA1197" w:rsidRPr="00637F62" w:rsidDel="005056F5" w:rsidRDefault="00FA1197" w:rsidP="00193BE5">
      <w:pPr>
        <w:ind w:left="-900" w:firstLine="360"/>
        <w:rPr>
          <w:del w:id="3742" w:author="Cong" w:date="2020-10-02T18:51:00Z"/>
          <w:rFonts w:asciiTheme="majorHAnsi" w:hAnsiTheme="majorHAnsi" w:cstheme="majorHAnsi"/>
          <w:sz w:val="22"/>
          <w:szCs w:val="22"/>
          <w:rPrChange w:id="3743" w:author="Cong" w:date="2020-10-02T19:21:00Z">
            <w:rPr>
              <w:del w:id="3744" w:author="Cong" w:date="2020-10-02T18:51:00Z"/>
              <w:rFonts w:asciiTheme="majorHAnsi" w:hAnsiTheme="majorHAnsi" w:cstheme="majorHAnsi"/>
              <w:sz w:val="22"/>
              <w:szCs w:val="22"/>
            </w:rPr>
          </w:rPrChange>
        </w:rPr>
        <w:pPrChange w:id="3745" w:author="Cong" w:date="2020-10-02T20:43:00Z">
          <w:pPr>
            <w:ind w:firstLine="360"/>
          </w:pPr>
        </w:pPrChange>
      </w:pPr>
    </w:p>
    <w:p w14:paraId="21B59047" w14:textId="4D6CA791" w:rsidR="00FA1197" w:rsidRPr="00637F62" w:rsidDel="005056F5" w:rsidRDefault="00FA1197" w:rsidP="00193BE5">
      <w:pPr>
        <w:ind w:left="-900" w:firstLine="360"/>
        <w:rPr>
          <w:del w:id="3746" w:author="Cong" w:date="2020-10-02T18:51:00Z"/>
          <w:rFonts w:asciiTheme="majorHAnsi" w:hAnsiTheme="majorHAnsi" w:cstheme="majorHAnsi"/>
          <w:sz w:val="22"/>
          <w:szCs w:val="22"/>
          <w:rPrChange w:id="3747" w:author="Cong" w:date="2020-10-02T19:21:00Z">
            <w:rPr>
              <w:del w:id="3748" w:author="Cong" w:date="2020-10-02T18:51:00Z"/>
              <w:rFonts w:asciiTheme="majorHAnsi" w:hAnsiTheme="majorHAnsi" w:cstheme="majorHAnsi"/>
              <w:sz w:val="22"/>
              <w:szCs w:val="22"/>
            </w:rPr>
          </w:rPrChange>
        </w:rPr>
        <w:pPrChange w:id="3749" w:author="Cong" w:date="2020-10-02T20:43:00Z">
          <w:pPr>
            <w:ind w:firstLine="360"/>
          </w:pPr>
        </w:pPrChange>
      </w:pPr>
    </w:p>
    <w:p w14:paraId="5C655338" w14:textId="36367A9D" w:rsidR="00FA1197" w:rsidRPr="00637F62" w:rsidDel="005056F5" w:rsidRDefault="00FA1197" w:rsidP="00193BE5">
      <w:pPr>
        <w:ind w:left="-900" w:firstLine="360"/>
        <w:rPr>
          <w:del w:id="3750" w:author="Cong" w:date="2020-10-02T18:51:00Z"/>
          <w:rFonts w:asciiTheme="majorHAnsi" w:hAnsiTheme="majorHAnsi" w:cstheme="majorHAnsi"/>
          <w:sz w:val="22"/>
          <w:szCs w:val="22"/>
          <w:rPrChange w:id="3751" w:author="Cong" w:date="2020-10-02T19:21:00Z">
            <w:rPr>
              <w:del w:id="3752" w:author="Cong" w:date="2020-10-02T18:51:00Z"/>
              <w:rFonts w:asciiTheme="majorHAnsi" w:hAnsiTheme="majorHAnsi" w:cstheme="majorHAnsi"/>
              <w:sz w:val="22"/>
              <w:szCs w:val="22"/>
            </w:rPr>
          </w:rPrChange>
        </w:rPr>
        <w:pPrChange w:id="3753" w:author="Cong" w:date="2020-10-02T20:43:00Z">
          <w:pPr>
            <w:ind w:firstLine="360"/>
          </w:pPr>
        </w:pPrChange>
      </w:pPr>
    </w:p>
    <w:p w14:paraId="630AA8C2" w14:textId="2AF8FE82" w:rsidR="00FA1197" w:rsidRPr="00637F62" w:rsidDel="005056F5" w:rsidRDefault="00FA1197" w:rsidP="00193BE5">
      <w:pPr>
        <w:ind w:left="-900" w:firstLine="360"/>
        <w:rPr>
          <w:del w:id="3754" w:author="Cong" w:date="2020-10-02T18:51:00Z"/>
          <w:rFonts w:asciiTheme="majorHAnsi" w:hAnsiTheme="majorHAnsi" w:cstheme="majorHAnsi"/>
          <w:sz w:val="22"/>
          <w:szCs w:val="22"/>
          <w:rPrChange w:id="3755" w:author="Cong" w:date="2020-10-02T19:21:00Z">
            <w:rPr>
              <w:del w:id="3756" w:author="Cong" w:date="2020-10-02T18:51:00Z"/>
              <w:rFonts w:asciiTheme="majorHAnsi" w:hAnsiTheme="majorHAnsi" w:cstheme="majorHAnsi"/>
              <w:sz w:val="22"/>
              <w:szCs w:val="22"/>
            </w:rPr>
          </w:rPrChange>
        </w:rPr>
        <w:pPrChange w:id="3757" w:author="Cong" w:date="2020-10-02T20:43:00Z">
          <w:pPr>
            <w:ind w:firstLine="360"/>
          </w:pPr>
        </w:pPrChange>
      </w:pPr>
    </w:p>
    <w:p w14:paraId="2D488783" w14:textId="52836E9A" w:rsidR="00FA1197" w:rsidRPr="00637F62" w:rsidDel="005056F5" w:rsidRDefault="00FA1197" w:rsidP="00193BE5">
      <w:pPr>
        <w:ind w:left="-900" w:firstLine="360"/>
        <w:rPr>
          <w:del w:id="3758" w:author="Cong" w:date="2020-10-02T18:51:00Z"/>
          <w:rFonts w:asciiTheme="majorHAnsi" w:hAnsiTheme="majorHAnsi" w:cstheme="majorHAnsi"/>
          <w:sz w:val="22"/>
          <w:szCs w:val="22"/>
          <w:rPrChange w:id="3759" w:author="Cong" w:date="2020-10-02T19:21:00Z">
            <w:rPr>
              <w:del w:id="3760" w:author="Cong" w:date="2020-10-02T18:51:00Z"/>
              <w:rFonts w:asciiTheme="majorHAnsi" w:hAnsiTheme="majorHAnsi" w:cstheme="majorHAnsi"/>
              <w:sz w:val="22"/>
              <w:szCs w:val="22"/>
            </w:rPr>
          </w:rPrChange>
        </w:rPr>
        <w:pPrChange w:id="3761" w:author="Cong" w:date="2020-10-02T20:43:00Z">
          <w:pPr>
            <w:ind w:firstLine="360"/>
          </w:pPr>
        </w:pPrChange>
      </w:pPr>
    </w:p>
    <w:p w14:paraId="1736E4C3" w14:textId="2FF2C603" w:rsidR="00FA1197" w:rsidRPr="00637F62" w:rsidDel="005056F5" w:rsidRDefault="00FA1197" w:rsidP="00193BE5">
      <w:pPr>
        <w:ind w:left="-900" w:firstLine="360"/>
        <w:rPr>
          <w:del w:id="3762" w:author="Cong" w:date="2020-10-02T18:51:00Z"/>
          <w:rFonts w:asciiTheme="majorHAnsi" w:hAnsiTheme="majorHAnsi" w:cstheme="majorHAnsi"/>
          <w:sz w:val="22"/>
          <w:szCs w:val="22"/>
          <w:rPrChange w:id="3763" w:author="Cong" w:date="2020-10-02T19:21:00Z">
            <w:rPr>
              <w:del w:id="3764" w:author="Cong" w:date="2020-10-02T18:51:00Z"/>
              <w:rFonts w:asciiTheme="majorHAnsi" w:hAnsiTheme="majorHAnsi" w:cstheme="majorHAnsi"/>
              <w:sz w:val="22"/>
              <w:szCs w:val="22"/>
            </w:rPr>
          </w:rPrChange>
        </w:rPr>
        <w:pPrChange w:id="3765" w:author="Cong" w:date="2020-10-02T20:43:00Z">
          <w:pPr>
            <w:ind w:firstLine="360"/>
          </w:pPr>
        </w:pPrChange>
      </w:pPr>
    </w:p>
    <w:p w14:paraId="0FA32B46" w14:textId="01BFC92A" w:rsidR="00FA1197" w:rsidRPr="00637F62" w:rsidDel="005056F5" w:rsidRDefault="00FA1197" w:rsidP="00193BE5">
      <w:pPr>
        <w:ind w:left="-900" w:firstLine="360"/>
        <w:rPr>
          <w:del w:id="3766" w:author="Cong" w:date="2020-10-02T18:51:00Z"/>
          <w:rFonts w:asciiTheme="majorHAnsi" w:hAnsiTheme="majorHAnsi" w:cstheme="majorHAnsi"/>
          <w:sz w:val="22"/>
          <w:szCs w:val="22"/>
          <w:rPrChange w:id="3767" w:author="Cong" w:date="2020-10-02T19:21:00Z">
            <w:rPr>
              <w:del w:id="3768" w:author="Cong" w:date="2020-10-02T18:51:00Z"/>
              <w:rFonts w:asciiTheme="majorHAnsi" w:hAnsiTheme="majorHAnsi" w:cstheme="majorHAnsi"/>
              <w:sz w:val="22"/>
              <w:szCs w:val="22"/>
            </w:rPr>
          </w:rPrChange>
        </w:rPr>
        <w:pPrChange w:id="3769" w:author="Cong" w:date="2020-10-02T20:43:00Z">
          <w:pPr>
            <w:ind w:firstLine="360"/>
          </w:pPr>
        </w:pPrChange>
      </w:pPr>
    </w:p>
    <w:p w14:paraId="35951498" w14:textId="3343D7E0" w:rsidR="00FA1197" w:rsidRPr="00637F62" w:rsidDel="005056F5" w:rsidRDefault="00FA1197" w:rsidP="00193BE5">
      <w:pPr>
        <w:ind w:left="-900" w:firstLine="360"/>
        <w:rPr>
          <w:del w:id="3770" w:author="Cong" w:date="2020-10-02T18:51:00Z"/>
          <w:rFonts w:asciiTheme="majorHAnsi" w:hAnsiTheme="majorHAnsi" w:cstheme="majorHAnsi"/>
          <w:sz w:val="22"/>
          <w:szCs w:val="22"/>
          <w:rPrChange w:id="3771" w:author="Cong" w:date="2020-10-02T19:21:00Z">
            <w:rPr>
              <w:del w:id="3772" w:author="Cong" w:date="2020-10-02T18:51:00Z"/>
              <w:rFonts w:asciiTheme="majorHAnsi" w:hAnsiTheme="majorHAnsi" w:cstheme="majorHAnsi"/>
              <w:sz w:val="22"/>
              <w:szCs w:val="22"/>
            </w:rPr>
          </w:rPrChange>
        </w:rPr>
        <w:pPrChange w:id="3773" w:author="Cong" w:date="2020-10-02T20:43:00Z">
          <w:pPr>
            <w:ind w:firstLine="360"/>
          </w:pPr>
        </w:pPrChange>
      </w:pPr>
    </w:p>
    <w:p w14:paraId="4CBD6FE3" w14:textId="1A7A2432" w:rsidR="00FA1197" w:rsidRPr="00637F62" w:rsidDel="005056F5" w:rsidRDefault="00FA1197" w:rsidP="00193BE5">
      <w:pPr>
        <w:ind w:left="-900"/>
        <w:rPr>
          <w:del w:id="3774" w:author="Cong" w:date="2020-10-02T18:52:00Z"/>
          <w:rFonts w:asciiTheme="majorHAnsi" w:hAnsiTheme="majorHAnsi" w:cstheme="majorHAnsi"/>
          <w:sz w:val="22"/>
          <w:szCs w:val="22"/>
          <w:rPrChange w:id="3775" w:author="Cong" w:date="2020-10-02T19:21:00Z">
            <w:rPr>
              <w:del w:id="3776" w:author="Cong" w:date="2020-10-02T18:52:00Z"/>
              <w:rFonts w:asciiTheme="majorHAnsi" w:hAnsiTheme="majorHAnsi" w:cstheme="majorHAnsi"/>
              <w:sz w:val="22"/>
              <w:szCs w:val="22"/>
            </w:rPr>
          </w:rPrChange>
        </w:rPr>
        <w:pPrChange w:id="3777" w:author="Cong" w:date="2020-10-02T20:43:00Z">
          <w:pPr>
            <w:ind w:firstLine="360"/>
          </w:pPr>
        </w:pPrChange>
      </w:pPr>
    </w:p>
    <w:p w14:paraId="5ACB45A3" w14:textId="433B7640" w:rsidR="00FA1197" w:rsidRPr="00637F62" w:rsidDel="005056F5" w:rsidRDefault="00FA1197" w:rsidP="00193BE5">
      <w:pPr>
        <w:ind w:left="-900" w:firstLine="360"/>
        <w:rPr>
          <w:del w:id="3778" w:author="Cong" w:date="2020-10-02T18:52:00Z"/>
          <w:rFonts w:asciiTheme="majorHAnsi" w:hAnsiTheme="majorHAnsi" w:cstheme="majorHAnsi"/>
          <w:sz w:val="22"/>
          <w:szCs w:val="22"/>
          <w:rPrChange w:id="3779" w:author="Cong" w:date="2020-10-02T19:21:00Z">
            <w:rPr>
              <w:del w:id="3780" w:author="Cong" w:date="2020-10-02T18:52:00Z"/>
              <w:rFonts w:asciiTheme="majorHAnsi" w:hAnsiTheme="majorHAnsi" w:cstheme="majorHAnsi"/>
              <w:sz w:val="22"/>
              <w:szCs w:val="22"/>
            </w:rPr>
          </w:rPrChange>
        </w:rPr>
        <w:pPrChange w:id="3781" w:author="Cong" w:date="2020-10-02T20:43:00Z">
          <w:pPr>
            <w:ind w:firstLine="360"/>
          </w:pPr>
        </w:pPrChange>
      </w:pPr>
    </w:p>
    <w:p w14:paraId="5B344EA3" w14:textId="063061C6" w:rsidR="00FA1197" w:rsidRPr="00637F62" w:rsidDel="006B14AF" w:rsidRDefault="00FA1197" w:rsidP="00193BE5">
      <w:pPr>
        <w:ind w:left="-900"/>
        <w:rPr>
          <w:del w:id="3782" w:author="Cong" w:date="2020-10-02T20:23:00Z"/>
          <w:rFonts w:asciiTheme="majorHAnsi" w:hAnsiTheme="majorHAnsi" w:cstheme="majorHAnsi"/>
          <w:sz w:val="22"/>
          <w:szCs w:val="22"/>
          <w:rPrChange w:id="3783" w:author="Cong" w:date="2020-10-02T19:21:00Z">
            <w:rPr>
              <w:del w:id="3784" w:author="Cong" w:date="2020-10-02T20:23:00Z"/>
              <w:rFonts w:asciiTheme="majorHAnsi" w:hAnsiTheme="majorHAnsi" w:cstheme="majorHAnsi"/>
              <w:sz w:val="22"/>
              <w:szCs w:val="22"/>
            </w:rPr>
          </w:rPrChange>
        </w:rPr>
        <w:pPrChange w:id="3785" w:author="Cong" w:date="2020-10-02T20:43:00Z">
          <w:pPr>
            <w:ind w:firstLine="360"/>
          </w:pPr>
        </w:pPrChange>
      </w:pPr>
    </w:p>
    <w:p w14:paraId="6FCD2596" w14:textId="7C7D224E" w:rsidR="00FA1197" w:rsidRPr="004C53DC" w:rsidDel="006B14AF" w:rsidRDefault="00FA1197" w:rsidP="00193BE5">
      <w:pPr>
        <w:pStyle w:val="Heading1"/>
        <w:ind w:left="-900"/>
        <w:rPr>
          <w:del w:id="3786" w:author="Cong" w:date="2020-10-02T20:23:00Z"/>
          <w:b/>
          <w:bCs/>
          <w:rPrChange w:id="3787" w:author="Cong" w:date="2020-10-02T19:32:00Z">
            <w:rPr>
              <w:del w:id="3788" w:author="Cong" w:date="2020-10-02T20:23:00Z"/>
              <w:rFonts w:asciiTheme="majorHAnsi" w:hAnsiTheme="majorHAnsi" w:cstheme="majorHAnsi"/>
              <w:b/>
              <w:bCs/>
              <w:sz w:val="22"/>
              <w:szCs w:val="22"/>
            </w:rPr>
          </w:rPrChange>
        </w:rPr>
        <w:pPrChange w:id="3789" w:author="Cong" w:date="2020-10-02T20:43:00Z">
          <w:pPr>
            <w:ind w:firstLine="360"/>
          </w:pPr>
        </w:pPrChange>
      </w:pPr>
      <w:del w:id="3790" w:author="Cong" w:date="2020-10-02T20:23:00Z">
        <w:r w:rsidRPr="004C53DC" w:rsidDel="006B14AF">
          <w:rPr>
            <w:b/>
            <w:bCs/>
            <w:rPrChange w:id="3791" w:author="Cong" w:date="2020-10-02T19:32:00Z">
              <w:rPr>
                <w:rFonts w:asciiTheme="majorHAnsi" w:hAnsiTheme="majorHAnsi" w:cstheme="majorHAnsi"/>
                <w:b/>
                <w:bCs/>
                <w:sz w:val="22"/>
                <w:szCs w:val="22"/>
              </w:rPr>
            </w:rPrChange>
          </w:rPr>
          <w:delText xml:space="preserve">C. How to convert </w:delText>
        </w:r>
      </w:del>
      <w:del w:id="3792" w:author="Cong" w:date="2020-10-02T19:27:00Z">
        <w:r w:rsidRPr="004C53DC" w:rsidDel="002C42AB">
          <w:rPr>
            <w:b/>
            <w:bCs/>
            <w:rPrChange w:id="3793" w:author="Cong" w:date="2020-10-02T19:32:00Z">
              <w:rPr>
                <w:rFonts w:asciiTheme="majorHAnsi" w:hAnsiTheme="majorHAnsi" w:cstheme="majorHAnsi"/>
                <w:b/>
                <w:bCs/>
                <w:sz w:val="22"/>
                <w:szCs w:val="22"/>
              </w:rPr>
            </w:rPrChange>
          </w:rPr>
          <w:delText>.XPT</w:delText>
        </w:r>
      </w:del>
      <w:del w:id="3794" w:author="Cong" w:date="2020-10-02T20:23:00Z">
        <w:r w:rsidRPr="004C53DC" w:rsidDel="006B14AF">
          <w:rPr>
            <w:b/>
            <w:bCs/>
            <w:rPrChange w:id="3795" w:author="Cong" w:date="2020-10-02T19:32:00Z">
              <w:rPr>
                <w:rFonts w:asciiTheme="majorHAnsi" w:hAnsiTheme="majorHAnsi" w:cstheme="majorHAnsi"/>
                <w:b/>
                <w:bCs/>
                <w:sz w:val="22"/>
                <w:szCs w:val="22"/>
              </w:rPr>
            </w:rPrChange>
          </w:rPr>
          <w:delText xml:space="preserve"> to </w:delText>
        </w:r>
      </w:del>
      <w:del w:id="3796" w:author="Cong" w:date="2020-10-02T19:27:00Z">
        <w:r w:rsidRPr="004C53DC" w:rsidDel="002C42AB">
          <w:rPr>
            <w:b/>
            <w:bCs/>
            <w:rPrChange w:id="3797" w:author="Cong" w:date="2020-10-02T19:32:00Z">
              <w:rPr>
                <w:rFonts w:asciiTheme="majorHAnsi" w:hAnsiTheme="majorHAnsi" w:cstheme="majorHAnsi"/>
                <w:b/>
                <w:bCs/>
                <w:sz w:val="22"/>
                <w:szCs w:val="22"/>
              </w:rPr>
            </w:rPrChange>
          </w:rPr>
          <w:delText>.DTA</w:delText>
        </w:r>
      </w:del>
      <w:del w:id="3798" w:author="Cong" w:date="2020-10-02T20:23:00Z">
        <w:r w:rsidRPr="004C53DC" w:rsidDel="006B14AF">
          <w:rPr>
            <w:b/>
            <w:bCs/>
            <w:rPrChange w:id="3799" w:author="Cong" w:date="2020-10-02T19:32:00Z">
              <w:rPr>
                <w:rFonts w:asciiTheme="majorHAnsi" w:hAnsiTheme="majorHAnsi" w:cstheme="majorHAnsi"/>
                <w:b/>
                <w:bCs/>
                <w:sz w:val="22"/>
                <w:szCs w:val="22"/>
              </w:rPr>
            </w:rPrChange>
          </w:rPr>
          <w:delText xml:space="preserve"> files</w:delText>
        </w:r>
      </w:del>
    </w:p>
    <w:p w14:paraId="0BFC3CAA" w14:textId="7BDF8840" w:rsidR="005C2CA0" w:rsidRPr="00637F62" w:rsidDel="006B14AF" w:rsidRDefault="005C2CA0" w:rsidP="00193BE5">
      <w:pPr>
        <w:ind w:left="-900" w:firstLine="360"/>
        <w:rPr>
          <w:del w:id="3800" w:author="Cong" w:date="2020-10-02T20:23:00Z"/>
          <w:rFonts w:asciiTheme="majorHAnsi" w:hAnsiTheme="majorHAnsi" w:cstheme="majorHAnsi"/>
          <w:sz w:val="22"/>
          <w:szCs w:val="22"/>
          <w:rPrChange w:id="3801" w:author="Cong" w:date="2020-10-02T19:21:00Z">
            <w:rPr>
              <w:del w:id="3802" w:author="Cong" w:date="2020-10-02T20:23:00Z"/>
              <w:rFonts w:asciiTheme="majorHAnsi" w:hAnsiTheme="majorHAnsi" w:cstheme="majorHAnsi"/>
              <w:sz w:val="22"/>
              <w:szCs w:val="22"/>
            </w:rPr>
          </w:rPrChange>
        </w:rPr>
        <w:pPrChange w:id="3803" w:author="Cong" w:date="2020-10-02T20:43:00Z">
          <w:pPr>
            <w:ind w:firstLine="360"/>
          </w:pPr>
        </w:pPrChange>
      </w:pPr>
      <w:del w:id="3804" w:author="Cong" w:date="2020-10-02T20:23:00Z">
        <w:r w:rsidRPr="00637F62" w:rsidDel="006B14AF">
          <w:rPr>
            <w:rFonts w:asciiTheme="majorHAnsi" w:hAnsiTheme="majorHAnsi" w:cstheme="majorHAnsi"/>
            <w:sz w:val="22"/>
            <w:szCs w:val="22"/>
            <w:rPrChange w:id="3805" w:author="Cong" w:date="2020-10-02T19:21:00Z">
              <w:rPr>
                <w:rFonts w:asciiTheme="majorHAnsi" w:hAnsiTheme="majorHAnsi" w:cstheme="majorHAnsi"/>
                <w:sz w:val="22"/>
                <w:szCs w:val="22"/>
              </w:rPr>
            </w:rPrChange>
          </w:rPr>
          <w:delText xml:space="preserve">Most of the </w:delText>
        </w:r>
        <w:r w:rsidR="00FA1197" w:rsidRPr="00637F62" w:rsidDel="006B14AF">
          <w:rPr>
            <w:rFonts w:asciiTheme="majorHAnsi" w:hAnsiTheme="majorHAnsi" w:cstheme="majorHAnsi"/>
            <w:sz w:val="22"/>
            <w:szCs w:val="22"/>
            <w:rPrChange w:id="3806" w:author="Cong" w:date="2020-10-02T19:21:00Z">
              <w:rPr>
                <w:rFonts w:asciiTheme="majorHAnsi" w:hAnsiTheme="majorHAnsi" w:cstheme="majorHAnsi"/>
                <w:sz w:val="22"/>
                <w:szCs w:val="22"/>
              </w:rPr>
            </w:rPrChange>
          </w:rPr>
          <w:delText xml:space="preserve">files </w:delText>
        </w:r>
        <w:r w:rsidRPr="00637F62" w:rsidDel="006B14AF">
          <w:rPr>
            <w:rFonts w:asciiTheme="majorHAnsi" w:hAnsiTheme="majorHAnsi" w:cstheme="majorHAnsi"/>
            <w:sz w:val="22"/>
            <w:szCs w:val="22"/>
            <w:rPrChange w:id="3807" w:author="Cong" w:date="2020-10-02T19:21:00Z">
              <w:rPr>
                <w:rFonts w:asciiTheme="majorHAnsi" w:hAnsiTheme="majorHAnsi" w:cstheme="majorHAnsi"/>
                <w:sz w:val="22"/>
                <w:szCs w:val="22"/>
              </w:rPr>
            </w:rPrChange>
          </w:rPr>
          <w:delText xml:space="preserve">downloaded </w:delText>
        </w:r>
        <w:r w:rsidR="00FA1197" w:rsidRPr="00637F62" w:rsidDel="006B14AF">
          <w:rPr>
            <w:rFonts w:asciiTheme="majorHAnsi" w:hAnsiTheme="majorHAnsi" w:cstheme="majorHAnsi"/>
            <w:sz w:val="22"/>
            <w:szCs w:val="22"/>
            <w:rPrChange w:id="3808" w:author="Cong" w:date="2020-10-02T19:21:00Z">
              <w:rPr>
                <w:rFonts w:asciiTheme="majorHAnsi" w:hAnsiTheme="majorHAnsi" w:cstheme="majorHAnsi"/>
                <w:sz w:val="22"/>
                <w:szCs w:val="22"/>
              </w:rPr>
            </w:rPrChange>
          </w:rPr>
          <w:delText xml:space="preserve">are in SAS format. </w:delText>
        </w:r>
        <w:r w:rsidRPr="00637F62" w:rsidDel="006B14AF">
          <w:rPr>
            <w:rFonts w:asciiTheme="majorHAnsi" w:hAnsiTheme="majorHAnsi" w:cstheme="majorHAnsi"/>
            <w:sz w:val="22"/>
            <w:szCs w:val="22"/>
            <w:rPrChange w:id="3809" w:author="Cong" w:date="2020-10-02T19:21:00Z">
              <w:rPr>
                <w:rFonts w:asciiTheme="majorHAnsi" w:hAnsiTheme="majorHAnsi" w:cstheme="majorHAnsi"/>
                <w:sz w:val="22"/>
                <w:szCs w:val="22"/>
              </w:rPr>
            </w:rPrChange>
          </w:rPr>
          <w:delText>This section introduces the Stata codes to convert them in to Stata file</w:delText>
        </w:r>
      </w:del>
    </w:p>
    <w:p w14:paraId="5DF7BA24" w14:textId="0A7D18ED" w:rsidR="00FA1197" w:rsidRPr="00637F62" w:rsidDel="006B14AF" w:rsidRDefault="005C2CA0" w:rsidP="00193BE5">
      <w:pPr>
        <w:ind w:left="-900" w:firstLine="360"/>
        <w:rPr>
          <w:del w:id="3810" w:author="Cong" w:date="2020-10-02T20:23:00Z"/>
          <w:rFonts w:asciiTheme="majorHAnsi" w:hAnsiTheme="majorHAnsi" w:cstheme="majorHAnsi"/>
          <w:sz w:val="22"/>
          <w:szCs w:val="22"/>
          <w:rPrChange w:id="3811" w:author="Cong" w:date="2020-10-02T19:21:00Z">
            <w:rPr>
              <w:del w:id="3812" w:author="Cong" w:date="2020-10-02T20:23:00Z"/>
              <w:rFonts w:asciiTheme="majorHAnsi" w:hAnsiTheme="majorHAnsi" w:cstheme="majorHAnsi"/>
              <w:sz w:val="22"/>
              <w:szCs w:val="22"/>
            </w:rPr>
          </w:rPrChange>
        </w:rPr>
        <w:pPrChange w:id="3813" w:author="Cong" w:date="2020-10-02T20:43:00Z">
          <w:pPr>
            <w:ind w:firstLine="360"/>
          </w:pPr>
        </w:pPrChange>
      </w:pPr>
      <w:del w:id="3814" w:author="Cong" w:date="2020-10-02T20:23:00Z">
        <w:r w:rsidRPr="00637F62" w:rsidDel="006B14AF">
          <w:rPr>
            <w:rFonts w:asciiTheme="majorHAnsi" w:hAnsiTheme="majorHAnsi" w:cstheme="majorHAnsi"/>
            <w:sz w:val="22"/>
            <w:szCs w:val="22"/>
            <w:rPrChange w:id="3815" w:author="Cong" w:date="2020-10-02T19:21:00Z">
              <w:rPr>
                <w:rFonts w:asciiTheme="majorHAnsi" w:hAnsiTheme="majorHAnsi" w:cstheme="majorHAnsi"/>
                <w:sz w:val="22"/>
                <w:szCs w:val="22"/>
              </w:rPr>
            </w:rPrChange>
          </w:rPr>
          <w:delText>In Stata, u</w:delText>
        </w:r>
        <w:r w:rsidR="00FA1197" w:rsidRPr="00637F62" w:rsidDel="006B14AF">
          <w:rPr>
            <w:rFonts w:asciiTheme="majorHAnsi" w:hAnsiTheme="majorHAnsi" w:cstheme="majorHAnsi"/>
            <w:sz w:val="22"/>
            <w:szCs w:val="22"/>
            <w:rPrChange w:id="3816" w:author="Cong" w:date="2020-10-02T19:21:00Z">
              <w:rPr>
                <w:rFonts w:asciiTheme="majorHAnsi" w:hAnsiTheme="majorHAnsi" w:cstheme="majorHAnsi"/>
                <w:sz w:val="22"/>
                <w:szCs w:val="22"/>
              </w:rPr>
            </w:rPrChange>
          </w:rPr>
          <w:delText xml:space="preserve">se </w:delText>
        </w:r>
        <w:r w:rsidR="00FA1197" w:rsidRPr="00637F62" w:rsidDel="006B14AF">
          <w:rPr>
            <w:rFonts w:asciiTheme="majorHAnsi" w:hAnsiTheme="majorHAnsi" w:cstheme="majorHAnsi"/>
            <w:i/>
            <w:sz w:val="22"/>
            <w:szCs w:val="22"/>
            <w:rPrChange w:id="3817" w:author="Cong" w:date="2020-10-02T19:21:00Z">
              <w:rPr>
                <w:rFonts w:asciiTheme="majorHAnsi" w:hAnsiTheme="majorHAnsi" w:cstheme="majorHAnsi"/>
                <w:i/>
                <w:sz w:val="22"/>
                <w:szCs w:val="22"/>
              </w:rPr>
            </w:rPrChange>
          </w:rPr>
          <w:delText>fdause</w:delText>
        </w:r>
        <w:r w:rsidR="00FA1197" w:rsidRPr="00637F62" w:rsidDel="006B14AF">
          <w:rPr>
            <w:rFonts w:asciiTheme="majorHAnsi" w:hAnsiTheme="majorHAnsi" w:cstheme="majorHAnsi"/>
            <w:sz w:val="22"/>
            <w:szCs w:val="22"/>
            <w:rPrChange w:id="3818" w:author="Cong" w:date="2020-10-02T19:21:00Z">
              <w:rPr>
                <w:rFonts w:asciiTheme="majorHAnsi" w:hAnsiTheme="majorHAnsi" w:cstheme="majorHAnsi"/>
                <w:sz w:val="22"/>
                <w:szCs w:val="22"/>
              </w:rPr>
            </w:rPrChange>
          </w:rPr>
          <w:delText xml:space="preserve"> command to convert a SAS file to a DTA file.</w:delText>
        </w:r>
      </w:del>
    </w:p>
    <w:p w14:paraId="74F4079C" w14:textId="55E2C828" w:rsidR="005C2CA0" w:rsidRPr="00637F62" w:rsidDel="006B14AF" w:rsidRDefault="005C2CA0" w:rsidP="00193BE5">
      <w:pPr>
        <w:ind w:left="-900" w:firstLine="360"/>
        <w:rPr>
          <w:del w:id="3819" w:author="Cong" w:date="2020-10-02T20:23:00Z"/>
          <w:rFonts w:asciiTheme="majorHAnsi" w:hAnsiTheme="majorHAnsi" w:cstheme="majorHAnsi"/>
          <w:bCs/>
          <w:sz w:val="22"/>
          <w:szCs w:val="22"/>
          <w:rPrChange w:id="3820" w:author="Cong" w:date="2020-10-02T19:21:00Z">
            <w:rPr>
              <w:del w:id="3821" w:author="Cong" w:date="2020-10-02T20:23:00Z"/>
              <w:rFonts w:asciiTheme="majorHAnsi" w:hAnsiTheme="majorHAnsi" w:cstheme="majorHAnsi"/>
              <w:bCs/>
              <w:sz w:val="22"/>
              <w:szCs w:val="22"/>
            </w:rPr>
          </w:rPrChange>
        </w:rPr>
        <w:pPrChange w:id="3822" w:author="Cong" w:date="2020-10-02T20:43:00Z">
          <w:pPr>
            <w:ind w:firstLine="360"/>
          </w:pPr>
        </w:pPrChange>
      </w:pPr>
      <w:del w:id="3823" w:author="Cong" w:date="2020-10-02T20:23:00Z">
        <w:r w:rsidRPr="00637F62" w:rsidDel="006B14AF">
          <w:rPr>
            <w:rFonts w:asciiTheme="majorHAnsi" w:hAnsiTheme="majorHAnsi" w:cstheme="majorHAnsi"/>
            <w:bCs/>
            <w:sz w:val="22"/>
            <w:szCs w:val="22"/>
            <w:rPrChange w:id="3824" w:author="Cong" w:date="2020-10-02T19:21:00Z">
              <w:rPr>
                <w:rFonts w:asciiTheme="majorHAnsi" w:hAnsiTheme="majorHAnsi" w:cstheme="majorHAnsi"/>
                <w:bCs/>
                <w:sz w:val="22"/>
                <w:szCs w:val="22"/>
              </w:rPr>
            </w:rPrChange>
          </w:rPr>
          <w:delText xml:space="preserve">The code below gives an example of how to use the command to convert </w:delText>
        </w:r>
      </w:del>
      <w:del w:id="3825" w:author="Cong" w:date="2020-10-02T19:27:00Z">
        <w:r w:rsidRPr="00637F62" w:rsidDel="002C42AB">
          <w:rPr>
            <w:rFonts w:asciiTheme="majorHAnsi" w:hAnsiTheme="majorHAnsi" w:cstheme="majorHAnsi"/>
            <w:bCs/>
            <w:sz w:val="22"/>
            <w:szCs w:val="22"/>
            <w:rPrChange w:id="3826" w:author="Cong" w:date="2020-10-02T19:21:00Z">
              <w:rPr>
                <w:rFonts w:asciiTheme="majorHAnsi" w:hAnsiTheme="majorHAnsi" w:cstheme="majorHAnsi"/>
                <w:bCs/>
                <w:sz w:val="22"/>
                <w:szCs w:val="22"/>
              </w:rPr>
            </w:rPrChange>
          </w:rPr>
          <w:delText>.XPT</w:delText>
        </w:r>
      </w:del>
      <w:del w:id="3827" w:author="Cong" w:date="2020-10-02T20:23:00Z">
        <w:r w:rsidRPr="00637F62" w:rsidDel="006B14AF">
          <w:rPr>
            <w:rFonts w:asciiTheme="majorHAnsi" w:hAnsiTheme="majorHAnsi" w:cstheme="majorHAnsi"/>
            <w:bCs/>
            <w:sz w:val="22"/>
            <w:szCs w:val="22"/>
            <w:rPrChange w:id="3828" w:author="Cong" w:date="2020-10-02T19:21:00Z">
              <w:rPr>
                <w:rFonts w:asciiTheme="majorHAnsi" w:hAnsiTheme="majorHAnsi" w:cstheme="majorHAnsi"/>
                <w:bCs/>
                <w:sz w:val="22"/>
                <w:szCs w:val="22"/>
              </w:rPr>
            </w:rPrChange>
          </w:rPr>
          <w:delText xml:space="preserve"> files from NHANES data in to </w:delText>
        </w:r>
      </w:del>
      <w:del w:id="3829" w:author="Cong" w:date="2020-10-02T19:27:00Z">
        <w:r w:rsidRPr="00637F62" w:rsidDel="002C42AB">
          <w:rPr>
            <w:rFonts w:asciiTheme="majorHAnsi" w:hAnsiTheme="majorHAnsi" w:cstheme="majorHAnsi"/>
            <w:bCs/>
            <w:sz w:val="22"/>
            <w:szCs w:val="22"/>
            <w:rPrChange w:id="3830" w:author="Cong" w:date="2020-10-02T19:21:00Z">
              <w:rPr>
                <w:rFonts w:asciiTheme="majorHAnsi" w:hAnsiTheme="majorHAnsi" w:cstheme="majorHAnsi"/>
                <w:bCs/>
                <w:sz w:val="22"/>
                <w:szCs w:val="22"/>
              </w:rPr>
            </w:rPrChange>
          </w:rPr>
          <w:delText>.dta</w:delText>
        </w:r>
      </w:del>
      <w:del w:id="3831" w:author="Cong" w:date="2020-10-02T20:23:00Z">
        <w:r w:rsidRPr="00637F62" w:rsidDel="006B14AF">
          <w:rPr>
            <w:rFonts w:asciiTheme="majorHAnsi" w:hAnsiTheme="majorHAnsi" w:cstheme="majorHAnsi"/>
            <w:bCs/>
            <w:sz w:val="22"/>
            <w:szCs w:val="22"/>
            <w:rPrChange w:id="3832" w:author="Cong" w:date="2020-10-02T19:21:00Z">
              <w:rPr>
                <w:rFonts w:asciiTheme="majorHAnsi" w:hAnsiTheme="majorHAnsi" w:cstheme="majorHAnsi"/>
                <w:bCs/>
                <w:sz w:val="22"/>
                <w:szCs w:val="22"/>
              </w:rPr>
            </w:rPrChange>
          </w:rPr>
          <w:delText xml:space="preserve"> files</w:delText>
        </w:r>
      </w:del>
    </w:p>
    <w:p w14:paraId="17096DE3" w14:textId="552186FF" w:rsidR="00FA1197" w:rsidRPr="00637F62" w:rsidDel="006B14AF" w:rsidRDefault="00FA1197" w:rsidP="00193BE5">
      <w:pPr>
        <w:ind w:left="-900" w:firstLine="360"/>
        <w:rPr>
          <w:del w:id="3833" w:author="Cong" w:date="2020-10-02T20:23:00Z"/>
          <w:rFonts w:asciiTheme="majorHAnsi" w:hAnsiTheme="majorHAnsi" w:cstheme="majorHAnsi"/>
          <w:b/>
          <w:sz w:val="22"/>
          <w:szCs w:val="22"/>
          <w:rPrChange w:id="3834" w:author="Cong" w:date="2020-10-02T19:21:00Z">
            <w:rPr>
              <w:del w:id="3835" w:author="Cong" w:date="2020-10-02T20:23:00Z"/>
              <w:rFonts w:asciiTheme="majorHAnsi" w:hAnsiTheme="majorHAnsi" w:cstheme="majorHAnsi"/>
              <w:b/>
              <w:sz w:val="22"/>
              <w:szCs w:val="22"/>
            </w:rPr>
          </w:rPrChange>
        </w:rPr>
        <w:pPrChange w:id="3836" w:author="Cong" w:date="2020-10-02T20:43:00Z">
          <w:pPr>
            <w:ind w:firstLine="360"/>
          </w:pPr>
        </w:pPrChange>
      </w:pPr>
      <w:del w:id="3837" w:author="Cong" w:date="2020-10-02T20:23:00Z">
        <w:r w:rsidRPr="00637F62" w:rsidDel="006B14AF">
          <w:rPr>
            <w:rFonts w:asciiTheme="majorHAnsi" w:hAnsiTheme="majorHAnsi" w:cstheme="majorHAnsi"/>
            <w:b/>
            <w:sz w:val="22"/>
            <w:szCs w:val="22"/>
            <w:rPrChange w:id="3838" w:author="Cong" w:date="2020-10-02T19:21:00Z">
              <w:rPr>
                <w:rFonts w:asciiTheme="majorHAnsi" w:hAnsiTheme="majorHAnsi" w:cstheme="majorHAnsi"/>
                <w:b/>
                <w:sz w:val="22"/>
                <w:szCs w:val="22"/>
              </w:rPr>
            </w:rPrChange>
          </w:rPr>
          <w:delText xml:space="preserve">Details as follows </w:delText>
        </w:r>
      </w:del>
    </w:p>
    <w:p w14:paraId="5FC96AB7" w14:textId="24D5C2C4" w:rsidR="00FA1197" w:rsidRPr="00637F62" w:rsidDel="006B14AF" w:rsidRDefault="00FA1197" w:rsidP="00193BE5">
      <w:pPr>
        <w:ind w:left="-900" w:firstLine="360"/>
        <w:rPr>
          <w:del w:id="3839" w:author="Cong" w:date="2020-10-02T20:23:00Z"/>
          <w:rFonts w:asciiTheme="majorHAnsi" w:hAnsiTheme="majorHAnsi" w:cstheme="majorHAnsi"/>
          <w:sz w:val="22"/>
          <w:szCs w:val="22"/>
          <w:rPrChange w:id="3840" w:author="Cong" w:date="2020-10-02T19:21:00Z">
            <w:rPr>
              <w:del w:id="3841" w:author="Cong" w:date="2020-10-02T20:23:00Z"/>
              <w:rFonts w:asciiTheme="majorHAnsi" w:hAnsiTheme="majorHAnsi" w:cstheme="majorHAnsi"/>
              <w:sz w:val="22"/>
              <w:szCs w:val="22"/>
            </w:rPr>
          </w:rPrChange>
        </w:rPr>
        <w:pPrChange w:id="3842" w:author="Cong" w:date="2020-10-02T20:43:00Z">
          <w:pPr>
            <w:ind w:firstLine="360"/>
          </w:pPr>
        </w:pPrChange>
      </w:pPr>
      <w:del w:id="3843" w:author="Cong" w:date="2020-10-02T20:23:00Z">
        <w:r w:rsidRPr="00637F62" w:rsidDel="006B14AF">
          <w:rPr>
            <w:rFonts w:asciiTheme="majorHAnsi" w:hAnsiTheme="majorHAnsi" w:cstheme="majorHAnsi"/>
            <w:sz w:val="22"/>
            <w:szCs w:val="22"/>
            <w:rPrChange w:id="3844" w:author="Cong" w:date="2020-10-02T19:21:00Z">
              <w:rPr>
                <w:rFonts w:asciiTheme="majorHAnsi" w:hAnsiTheme="majorHAnsi" w:cstheme="majorHAnsi"/>
                <w:sz w:val="22"/>
                <w:szCs w:val="22"/>
              </w:rPr>
            </w:rPrChange>
          </w:rPr>
          <w:delText>* Author: Cong GIan (6/15/20)</w:delText>
        </w:r>
      </w:del>
    </w:p>
    <w:p w14:paraId="4D0FD2BC" w14:textId="364128D0" w:rsidR="00FA1197" w:rsidRPr="00637F62" w:rsidDel="006B14AF" w:rsidRDefault="00FA1197" w:rsidP="00193BE5">
      <w:pPr>
        <w:ind w:left="-900" w:firstLine="360"/>
        <w:rPr>
          <w:del w:id="3845" w:author="Cong" w:date="2020-10-02T20:23:00Z"/>
          <w:rFonts w:asciiTheme="majorHAnsi" w:hAnsiTheme="majorHAnsi" w:cstheme="majorHAnsi"/>
          <w:sz w:val="22"/>
          <w:szCs w:val="22"/>
          <w:rPrChange w:id="3846" w:author="Cong" w:date="2020-10-02T19:21:00Z">
            <w:rPr>
              <w:del w:id="3847" w:author="Cong" w:date="2020-10-02T20:23:00Z"/>
              <w:rFonts w:asciiTheme="majorHAnsi" w:hAnsiTheme="majorHAnsi" w:cstheme="majorHAnsi"/>
              <w:sz w:val="22"/>
              <w:szCs w:val="22"/>
            </w:rPr>
          </w:rPrChange>
        </w:rPr>
        <w:pPrChange w:id="3848" w:author="Cong" w:date="2020-10-02T20:43:00Z">
          <w:pPr>
            <w:ind w:firstLine="360"/>
          </w:pPr>
        </w:pPrChange>
      </w:pPr>
      <w:del w:id="3849" w:author="Cong" w:date="2020-10-02T20:23:00Z">
        <w:r w:rsidRPr="00637F62" w:rsidDel="006B14AF">
          <w:rPr>
            <w:rFonts w:asciiTheme="majorHAnsi" w:hAnsiTheme="majorHAnsi" w:cstheme="majorHAnsi"/>
            <w:sz w:val="22"/>
            <w:szCs w:val="22"/>
            <w:rPrChange w:id="3850" w:author="Cong" w:date="2020-10-02T19:21:00Z">
              <w:rPr>
                <w:rFonts w:asciiTheme="majorHAnsi" w:hAnsiTheme="majorHAnsi" w:cstheme="majorHAnsi"/>
                <w:sz w:val="22"/>
                <w:szCs w:val="22"/>
              </w:rPr>
            </w:rPrChange>
          </w:rPr>
          <w:delText>** Converting SAS file to Stata file</w:delText>
        </w:r>
      </w:del>
    </w:p>
    <w:p w14:paraId="7314517B" w14:textId="0C85F13E" w:rsidR="00FA1197" w:rsidRPr="00637F62" w:rsidDel="006B14AF" w:rsidRDefault="00FA1197" w:rsidP="00193BE5">
      <w:pPr>
        <w:ind w:left="-900" w:firstLine="360"/>
        <w:rPr>
          <w:del w:id="3851" w:author="Cong" w:date="2020-10-02T20:23:00Z"/>
          <w:rFonts w:asciiTheme="majorHAnsi" w:hAnsiTheme="majorHAnsi" w:cstheme="majorHAnsi"/>
          <w:sz w:val="22"/>
          <w:szCs w:val="22"/>
          <w:rPrChange w:id="3852" w:author="Cong" w:date="2020-10-02T19:21:00Z">
            <w:rPr>
              <w:del w:id="3853" w:author="Cong" w:date="2020-10-02T20:23:00Z"/>
              <w:rFonts w:asciiTheme="majorHAnsi" w:hAnsiTheme="majorHAnsi" w:cstheme="majorHAnsi"/>
              <w:sz w:val="22"/>
              <w:szCs w:val="22"/>
            </w:rPr>
          </w:rPrChange>
        </w:rPr>
        <w:pPrChange w:id="3854" w:author="Cong" w:date="2020-10-02T20:43:00Z">
          <w:pPr>
            <w:ind w:firstLine="360"/>
          </w:pPr>
        </w:pPrChange>
      </w:pPr>
      <w:del w:id="3855" w:author="Cong" w:date="2020-10-02T20:23:00Z">
        <w:r w:rsidRPr="00637F62" w:rsidDel="006B14AF">
          <w:rPr>
            <w:rFonts w:asciiTheme="majorHAnsi" w:hAnsiTheme="majorHAnsi" w:cstheme="majorHAnsi"/>
            <w:sz w:val="22"/>
            <w:szCs w:val="22"/>
            <w:rPrChange w:id="3856" w:author="Cong" w:date="2020-10-02T19:21:00Z">
              <w:rPr>
                <w:rFonts w:asciiTheme="majorHAnsi" w:hAnsiTheme="majorHAnsi" w:cstheme="majorHAnsi"/>
                <w:sz w:val="22"/>
                <w:szCs w:val="22"/>
              </w:rPr>
            </w:rPrChange>
          </w:rPr>
          <w:delText>** Change local macro to include other periods after 1999-2000</w:delText>
        </w:r>
      </w:del>
    </w:p>
    <w:p w14:paraId="6D86DE0E" w14:textId="3E174230" w:rsidR="00FA1197" w:rsidRPr="00637F62" w:rsidDel="006B14AF" w:rsidRDefault="00FA1197" w:rsidP="00193BE5">
      <w:pPr>
        <w:ind w:left="-900" w:firstLine="360"/>
        <w:rPr>
          <w:del w:id="3857" w:author="Cong" w:date="2020-10-02T20:23:00Z"/>
          <w:rFonts w:asciiTheme="majorHAnsi" w:hAnsiTheme="majorHAnsi" w:cstheme="majorHAnsi"/>
          <w:sz w:val="22"/>
          <w:szCs w:val="22"/>
          <w:rPrChange w:id="3858" w:author="Cong" w:date="2020-10-02T19:21:00Z">
            <w:rPr>
              <w:del w:id="3859" w:author="Cong" w:date="2020-10-02T20:23:00Z"/>
              <w:rFonts w:asciiTheme="majorHAnsi" w:hAnsiTheme="majorHAnsi" w:cstheme="majorHAnsi"/>
              <w:sz w:val="22"/>
              <w:szCs w:val="22"/>
            </w:rPr>
          </w:rPrChange>
        </w:rPr>
        <w:pPrChange w:id="3860" w:author="Cong" w:date="2020-10-02T20:43:00Z">
          <w:pPr>
            <w:ind w:firstLine="360"/>
          </w:pPr>
        </w:pPrChange>
      </w:pPr>
      <w:del w:id="3861" w:author="Cong" w:date="2020-10-02T20:23:00Z">
        <w:r w:rsidRPr="00637F62" w:rsidDel="006B14AF">
          <w:rPr>
            <w:rFonts w:asciiTheme="majorHAnsi" w:hAnsiTheme="majorHAnsi" w:cstheme="majorHAnsi"/>
            <w:sz w:val="22"/>
            <w:szCs w:val="22"/>
            <w:rPrChange w:id="3862" w:author="Cong" w:date="2020-10-02T19:21:00Z">
              <w:rPr>
                <w:rFonts w:asciiTheme="majorHAnsi" w:hAnsiTheme="majorHAnsi" w:cstheme="majorHAnsi"/>
                <w:sz w:val="22"/>
                <w:szCs w:val="22"/>
              </w:rPr>
            </w:rPrChange>
          </w:rPr>
          <w:delText>local yr "1999_2000"</w:delText>
        </w:r>
      </w:del>
    </w:p>
    <w:p w14:paraId="6A01C162" w14:textId="7FD50306" w:rsidR="00FA1197" w:rsidRPr="00637F62" w:rsidDel="006B14AF" w:rsidRDefault="00FA1197" w:rsidP="00193BE5">
      <w:pPr>
        <w:ind w:left="-900" w:firstLine="360"/>
        <w:rPr>
          <w:del w:id="3863" w:author="Cong" w:date="2020-10-02T20:23:00Z"/>
          <w:rFonts w:asciiTheme="majorHAnsi" w:hAnsiTheme="majorHAnsi" w:cstheme="majorHAnsi"/>
          <w:sz w:val="22"/>
          <w:szCs w:val="22"/>
          <w:rPrChange w:id="3864" w:author="Cong" w:date="2020-10-02T19:21:00Z">
            <w:rPr>
              <w:del w:id="3865" w:author="Cong" w:date="2020-10-02T20:23:00Z"/>
              <w:rFonts w:asciiTheme="majorHAnsi" w:hAnsiTheme="majorHAnsi" w:cstheme="majorHAnsi"/>
              <w:sz w:val="22"/>
              <w:szCs w:val="22"/>
            </w:rPr>
          </w:rPrChange>
        </w:rPr>
        <w:pPrChange w:id="3866" w:author="Cong" w:date="2020-10-02T20:43:00Z">
          <w:pPr>
            <w:ind w:firstLine="360"/>
          </w:pPr>
        </w:pPrChange>
      </w:pPr>
      <w:del w:id="3867" w:author="Cong" w:date="2020-10-02T20:23:00Z">
        <w:r w:rsidRPr="00637F62" w:rsidDel="006B14AF">
          <w:rPr>
            <w:rFonts w:asciiTheme="majorHAnsi" w:hAnsiTheme="majorHAnsi" w:cstheme="majorHAnsi"/>
            <w:sz w:val="22"/>
            <w:szCs w:val="22"/>
            <w:rPrChange w:id="3868" w:author="Cong" w:date="2020-10-02T19:21:00Z">
              <w:rPr>
                <w:rFonts w:asciiTheme="majorHAnsi" w:hAnsiTheme="majorHAnsi" w:cstheme="majorHAnsi"/>
                <w:sz w:val="22"/>
                <w:szCs w:val="22"/>
              </w:rPr>
            </w:rPrChange>
          </w:rPr>
          <w:tab/>
          <w:delText>foreach yr in `yr' {</w:delText>
        </w:r>
      </w:del>
    </w:p>
    <w:p w14:paraId="6064C802" w14:textId="5AC8ACB1" w:rsidR="00FA1197" w:rsidRPr="00637F62" w:rsidDel="006B14AF" w:rsidRDefault="00FA1197" w:rsidP="00193BE5">
      <w:pPr>
        <w:ind w:left="-900" w:firstLine="360"/>
        <w:rPr>
          <w:del w:id="3869" w:author="Cong" w:date="2020-10-02T20:23:00Z"/>
          <w:rFonts w:asciiTheme="majorHAnsi" w:hAnsiTheme="majorHAnsi" w:cstheme="majorHAnsi"/>
          <w:sz w:val="22"/>
          <w:szCs w:val="22"/>
          <w:rPrChange w:id="3870" w:author="Cong" w:date="2020-10-02T19:21:00Z">
            <w:rPr>
              <w:del w:id="3871" w:author="Cong" w:date="2020-10-02T20:23:00Z"/>
              <w:rFonts w:asciiTheme="majorHAnsi" w:hAnsiTheme="majorHAnsi" w:cstheme="majorHAnsi"/>
              <w:sz w:val="22"/>
              <w:szCs w:val="22"/>
            </w:rPr>
          </w:rPrChange>
        </w:rPr>
        <w:pPrChange w:id="3872" w:author="Cong" w:date="2020-10-02T20:43:00Z">
          <w:pPr>
            <w:ind w:firstLine="360"/>
          </w:pPr>
        </w:pPrChange>
      </w:pPr>
      <w:del w:id="3873" w:author="Cong" w:date="2020-10-02T20:23:00Z">
        <w:r w:rsidRPr="00637F62" w:rsidDel="006B14AF">
          <w:rPr>
            <w:rFonts w:asciiTheme="majorHAnsi" w:hAnsiTheme="majorHAnsi" w:cstheme="majorHAnsi"/>
            <w:sz w:val="22"/>
            <w:szCs w:val="22"/>
            <w:rPrChange w:id="3874" w:author="Cong" w:date="2020-10-02T19:21:00Z">
              <w:rPr>
                <w:rFonts w:asciiTheme="majorHAnsi" w:hAnsiTheme="majorHAnsi" w:cstheme="majorHAnsi"/>
                <w:sz w:val="22"/>
                <w:szCs w:val="22"/>
              </w:rPr>
            </w:rPrChange>
          </w:rPr>
          <w:tab/>
          <w:delText xml:space="preserve">    dis "`yr'"</w:delText>
        </w:r>
      </w:del>
    </w:p>
    <w:p w14:paraId="1BCA9868" w14:textId="450003C6" w:rsidR="00FA1197" w:rsidRPr="00637F62" w:rsidDel="006B14AF" w:rsidRDefault="00FA1197" w:rsidP="00193BE5">
      <w:pPr>
        <w:ind w:left="-900" w:firstLine="360"/>
        <w:rPr>
          <w:del w:id="3875" w:author="Cong" w:date="2020-10-02T20:23:00Z"/>
          <w:rFonts w:asciiTheme="majorHAnsi" w:hAnsiTheme="majorHAnsi" w:cstheme="majorHAnsi"/>
          <w:sz w:val="22"/>
          <w:szCs w:val="22"/>
          <w:rPrChange w:id="3876" w:author="Cong" w:date="2020-10-02T19:21:00Z">
            <w:rPr>
              <w:del w:id="3877" w:author="Cong" w:date="2020-10-02T20:23:00Z"/>
              <w:rFonts w:asciiTheme="majorHAnsi" w:hAnsiTheme="majorHAnsi" w:cstheme="majorHAnsi"/>
              <w:sz w:val="22"/>
              <w:szCs w:val="22"/>
            </w:rPr>
          </w:rPrChange>
        </w:rPr>
        <w:pPrChange w:id="3878" w:author="Cong" w:date="2020-10-02T20:43:00Z">
          <w:pPr>
            <w:ind w:firstLine="360"/>
          </w:pPr>
        </w:pPrChange>
      </w:pPr>
      <w:del w:id="3879" w:author="Cong" w:date="2020-10-02T20:23:00Z">
        <w:r w:rsidRPr="00637F62" w:rsidDel="006B14AF">
          <w:rPr>
            <w:rFonts w:asciiTheme="majorHAnsi" w:hAnsiTheme="majorHAnsi" w:cstheme="majorHAnsi"/>
            <w:sz w:val="22"/>
            <w:szCs w:val="22"/>
            <w:rPrChange w:id="3880" w:author="Cong" w:date="2020-10-02T19:21:00Z">
              <w:rPr>
                <w:rFonts w:asciiTheme="majorHAnsi" w:hAnsiTheme="majorHAnsi" w:cstheme="majorHAnsi"/>
                <w:sz w:val="22"/>
                <w:szCs w:val="22"/>
              </w:rPr>
            </w:rPrChange>
          </w:rPr>
          <w:tab/>
          <w:delText xml:space="preserve">*Change the current directory to the folder in which the </w:delText>
        </w:r>
      </w:del>
      <w:del w:id="3881" w:author="Cong" w:date="2020-10-02T19:27:00Z">
        <w:r w:rsidRPr="00637F62" w:rsidDel="002C42AB">
          <w:rPr>
            <w:rFonts w:asciiTheme="majorHAnsi" w:hAnsiTheme="majorHAnsi" w:cstheme="majorHAnsi"/>
            <w:sz w:val="22"/>
            <w:szCs w:val="22"/>
            <w:rPrChange w:id="3882" w:author="Cong" w:date="2020-10-02T19:21:00Z">
              <w:rPr>
                <w:rFonts w:asciiTheme="majorHAnsi" w:hAnsiTheme="majorHAnsi" w:cstheme="majorHAnsi"/>
                <w:sz w:val="22"/>
                <w:szCs w:val="22"/>
              </w:rPr>
            </w:rPrChange>
          </w:rPr>
          <w:delText>.XPT</w:delText>
        </w:r>
      </w:del>
      <w:del w:id="3883" w:author="Cong" w:date="2020-10-02T20:23:00Z">
        <w:r w:rsidRPr="00637F62" w:rsidDel="006B14AF">
          <w:rPr>
            <w:rFonts w:asciiTheme="majorHAnsi" w:hAnsiTheme="majorHAnsi" w:cstheme="majorHAnsi"/>
            <w:sz w:val="22"/>
            <w:szCs w:val="22"/>
            <w:rPrChange w:id="3884" w:author="Cong" w:date="2020-10-02T19:21:00Z">
              <w:rPr>
                <w:rFonts w:asciiTheme="majorHAnsi" w:hAnsiTheme="majorHAnsi" w:cstheme="majorHAnsi"/>
                <w:sz w:val="22"/>
                <w:szCs w:val="22"/>
              </w:rPr>
            </w:rPrChange>
          </w:rPr>
          <w:delText xml:space="preserve"> files are located</w:delText>
        </w:r>
      </w:del>
    </w:p>
    <w:p w14:paraId="1559D4CA" w14:textId="3443B25F" w:rsidR="00FA1197" w:rsidRPr="00637F62" w:rsidDel="006B14AF" w:rsidRDefault="00FA1197" w:rsidP="00193BE5">
      <w:pPr>
        <w:ind w:left="-900" w:firstLine="360"/>
        <w:rPr>
          <w:del w:id="3885" w:author="Cong" w:date="2020-10-02T20:23:00Z"/>
          <w:rFonts w:asciiTheme="majorHAnsi" w:hAnsiTheme="majorHAnsi" w:cstheme="majorHAnsi"/>
          <w:sz w:val="22"/>
          <w:szCs w:val="22"/>
          <w:rPrChange w:id="3886" w:author="Cong" w:date="2020-10-02T19:21:00Z">
            <w:rPr>
              <w:del w:id="3887" w:author="Cong" w:date="2020-10-02T20:23:00Z"/>
              <w:rFonts w:asciiTheme="majorHAnsi" w:hAnsiTheme="majorHAnsi" w:cstheme="majorHAnsi"/>
              <w:sz w:val="22"/>
              <w:szCs w:val="22"/>
            </w:rPr>
          </w:rPrChange>
        </w:rPr>
        <w:pPrChange w:id="3888" w:author="Cong" w:date="2020-10-02T20:43:00Z">
          <w:pPr>
            <w:ind w:firstLine="360"/>
          </w:pPr>
        </w:pPrChange>
      </w:pPr>
      <w:del w:id="3889" w:author="Cong" w:date="2020-10-02T20:23:00Z">
        <w:r w:rsidRPr="00637F62" w:rsidDel="006B14AF">
          <w:rPr>
            <w:rFonts w:asciiTheme="majorHAnsi" w:hAnsiTheme="majorHAnsi" w:cstheme="majorHAnsi"/>
            <w:sz w:val="22"/>
            <w:szCs w:val="22"/>
            <w:rPrChange w:id="3890" w:author="Cong" w:date="2020-10-02T19:21:00Z">
              <w:rPr>
                <w:rFonts w:asciiTheme="majorHAnsi" w:hAnsiTheme="majorHAnsi" w:cstheme="majorHAnsi"/>
                <w:sz w:val="22"/>
                <w:szCs w:val="22"/>
              </w:rPr>
            </w:rPrChange>
          </w:rPr>
          <w:tab/>
        </w:r>
        <w:r w:rsidRPr="00637F62" w:rsidDel="006B14AF">
          <w:rPr>
            <w:rFonts w:asciiTheme="majorHAnsi" w:hAnsiTheme="majorHAnsi" w:cstheme="majorHAnsi"/>
            <w:sz w:val="22"/>
            <w:szCs w:val="22"/>
            <w:rPrChange w:id="3891" w:author="Cong" w:date="2020-10-02T19:21:00Z">
              <w:rPr>
                <w:rFonts w:asciiTheme="majorHAnsi" w:hAnsiTheme="majorHAnsi" w:cstheme="majorHAnsi"/>
                <w:sz w:val="22"/>
                <w:szCs w:val="22"/>
              </w:rPr>
            </w:rPrChange>
          </w:rPr>
          <w:tab/>
          <w:delText>cd "I:\NHANES\Raw Data\\`yr'"</w:delText>
        </w:r>
      </w:del>
    </w:p>
    <w:p w14:paraId="3244F79D" w14:textId="66902F54" w:rsidR="00FA1197" w:rsidRPr="00637F62" w:rsidDel="006B14AF" w:rsidRDefault="00FA1197" w:rsidP="00193BE5">
      <w:pPr>
        <w:ind w:left="-900" w:firstLine="360"/>
        <w:rPr>
          <w:del w:id="3892" w:author="Cong" w:date="2020-10-02T20:23:00Z"/>
          <w:rFonts w:asciiTheme="majorHAnsi" w:hAnsiTheme="majorHAnsi" w:cstheme="majorHAnsi"/>
          <w:sz w:val="22"/>
          <w:szCs w:val="22"/>
          <w:rPrChange w:id="3893" w:author="Cong" w:date="2020-10-02T19:21:00Z">
            <w:rPr>
              <w:del w:id="3894" w:author="Cong" w:date="2020-10-02T20:23:00Z"/>
              <w:rFonts w:asciiTheme="majorHAnsi" w:hAnsiTheme="majorHAnsi" w:cstheme="majorHAnsi"/>
              <w:sz w:val="22"/>
              <w:szCs w:val="22"/>
            </w:rPr>
          </w:rPrChange>
        </w:rPr>
        <w:pPrChange w:id="3895" w:author="Cong" w:date="2020-10-02T20:43:00Z">
          <w:pPr>
            <w:ind w:firstLine="360"/>
          </w:pPr>
        </w:pPrChange>
      </w:pPr>
      <w:del w:id="3896" w:author="Cong" w:date="2020-10-02T20:23:00Z">
        <w:r w:rsidRPr="00637F62" w:rsidDel="006B14AF">
          <w:rPr>
            <w:rFonts w:asciiTheme="majorHAnsi" w:hAnsiTheme="majorHAnsi" w:cstheme="majorHAnsi"/>
            <w:sz w:val="22"/>
            <w:szCs w:val="22"/>
            <w:rPrChange w:id="3897" w:author="Cong" w:date="2020-10-02T19:21:00Z">
              <w:rPr>
                <w:rFonts w:asciiTheme="majorHAnsi" w:hAnsiTheme="majorHAnsi" w:cstheme="majorHAnsi"/>
                <w:sz w:val="22"/>
                <w:szCs w:val="22"/>
              </w:rPr>
            </w:rPrChange>
          </w:rPr>
          <w:tab/>
        </w:r>
        <w:r w:rsidRPr="00637F62" w:rsidDel="006B14AF">
          <w:rPr>
            <w:rFonts w:asciiTheme="majorHAnsi" w:hAnsiTheme="majorHAnsi" w:cstheme="majorHAnsi"/>
            <w:sz w:val="22"/>
            <w:szCs w:val="22"/>
            <w:rPrChange w:id="3898" w:author="Cong" w:date="2020-10-02T19:21:00Z">
              <w:rPr>
                <w:rFonts w:asciiTheme="majorHAnsi" w:hAnsiTheme="majorHAnsi" w:cstheme="majorHAnsi"/>
                <w:sz w:val="22"/>
                <w:szCs w:val="22"/>
              </w:rPr>
            </w:rPrChange>
          </w:rPr>
          <w:tab/>
          <w:delText>local filelist: dir . files "*</w:delText>
        </w:r>
      </w:del>
      <w:del w:id="3899" w:author="Cong" w:date="2020-10-02T19:27:00Z">
        <w:r w:rsidRPr="00637F62" w:rsidDel="002C42AB">
          <w:rPr>
            <w:rFonts w:asciiTheme="majorHAnsi" w:hAnsiTheme="majorHAnsi" w:cstheme="majorHAnsi"/>
            <w:sz w:val="22"/>
            <w:szCs w:val="22"/>
            <w:rPrChange w:id="3900" w:author="Cong" w:date="2020-10-02T19:21:00Z">
              <w:rPr>
                <w:rFonts w:asciiTheme="majorHAnsi" w:hAnsiTheme="majorHAnsi" w:cstheme="majorHAnsi"/>
                <w:sz w:val="22"/>
                <w:szCs w:val="22"/>
              </w:rPr>
            </w:rPrChange>
          </w:rPr>
          <w:delText>.xpt</w:delText>
        </w:r>
      </w:del>
      <w:del w:id="3901" w:author="Cong" w:date="2020-10-02T20:23:00Z">
        <w:r w:rsidRPr="00637F62" w:rsidDel="006B14AF">
          <w:rPr>
            <w:rFonts w:asciiTheme="majorHAnsi" w:hAnsiTheme="majorHAnsi" w:cstheme="majorHAnsi"/>
            <w:sz w:val="22"/>
            <w:szCs w:val="22"/>
            <w:rPrChange w:id="3902" w:author="Cong" w:date="2020-10-02T19:21:00Z">
              <w:rPr>
                <w:rFonts w:asciiTheme="majorHAnsi" w:hAnsiTheme="majorHAnsi" w:cstheme="majorHAnsi"/>
                <w:sz w:val="22"/>
                <w:szCs w:val="22"/>
              </w:rPr>
            </w:rPrChange>
          </w:rPr>
          <w:delText>"</w:delText>
        </w:r>
      </w:del>
    </w:p>
    <w:p w14:paraId="1ADC1EA6" w14:textId="4794CC90" w:rsidR="00FA1197" w:rsidRPr="00637F62" w:rsidDel="006B14AF" w:rsidRDefault="00FA1197" w:rsidP="00193BE5">
      <w:pPr>
        <w:ind w:left="-900" w:firstLine="360"/>
        <w:rPr>
          <w:del w:id="3903" w:author="Cong" w:date="2020-10-02T20:23:00Z"/>
          <w:rFonts w:asciiTheme="majorHAnsi" w:hAnsiTheme="majorHAnsi" w:cstheme="majorHAnsi"/>
          <w:sz w:val="22"/>
          <w:szCs w:val="22"/>
          <w:rPrChange w:id="3904" w:author="Cong" w:date="2020-10-02T19:21:00Z">
            <w:rPr>
              <w:del w:id="3905" w:author="Cong" w:date="2020-10-02T20:23:00Z"/>
              <w:rFonts w:asciiTheme="majorHAnsi" w:hAnsiTheme="majorHAnsi" w:cstheme="majorHAnsi"/>
              <w:sz w:val="22"/>
              <w:szCs w:val="22"/>
            </w:rPr>
          </w:rPrChange>
        </w:rPr>
        <w:pPrChange w:id="3906" w:author="Cong" w:date="2020-10-02T20:43:00Z">
          <w:pPr>
            <w:ind w:firstLine="360"/>
          </w:pPr>
        </w:pPrChange>
      </w:pPr>
      <w:del w:id="3907" w:author="Cong" w:date="2020-10-02T20:23:00Z">
        <w:r w:rsidRPr="00637F62" w:rsidDel="006B14AF">
          <w:rPr>
            <w:rFonts w:asciiTheme="majorHAnsi" w:hAnsiTheme="majorHAnsi" w:cstheme="majorHAnsi"/>
            <w:sz w:val="22"/>
            <w:szCs w:val="22"/>
            <w:rPrChange w:id="3908" w:author="Cong" w:date="2020-10-02T19:21:00Z">
              <w:rPr>
                <w:rFonts w:asciiTheme="majorHAnsi" w:hAnsiTheme="majorHAnsi" w:cstheme="majorHAnsi"/>
                <w:sz w:val="22"/>
                <w:szCs w:val="22"/>
              </w:rPr>
            </w:rPrChange>
          </w:rPr>
          <w:tab/>
        </w:r>
        <w:r w:rsidRPr="00637F62" w:rsidDel="006B14AF">
          <w:rPr>
            <w:rFonts w:asciiTheme="majorHAnsi" w:hAnsiTheme="majorHAnsi" w:cstheme="majorHAnsi"/>
            <w:sz w:val="22"/>
            <w:szCs w:val="22"/>
            <w:rPrChange w:id="3909" w:author="Cong" w:date="2020-10-02T19:21:00Z">
              <w:rPr>
                <w:rFonts w:asciiTheme="majorHAnsi" w:hAnsiTheme="majorHAnsi" w:cstheme="majorHAnsi"/>
                <w:sz w:val="22"/>
                <w:szCs w:val="22"/>
              </w:rPr>
            </w:rPrChange>
          </w:rPr>
          <w:tab/>
          <w:delText>dis `filelist'</w:delText>
        </w:r>
      </w:del>
    </w:p>
    <w:p w14:paraId="09908D44" w14:textId="55EB653E" w:rsidR="00FA1197" w:rsidRPr="00637F62" w:rsidDel="006B14AF" w:rsidRDefault="00FA1197" w:rsidP="00193BE5">
      <w:pPr>
        <w:ind w:left="-900" w:firstLine="360"/>
        <w:rPr>
          <w:del w:id="3910" w:author="Cong" w:date="2020-10-02T20:23:00Z"/>
          <w:rFonts w:asciiTheme="majorHAnsi" w:hAnsiTheme="majorHAnsi" w:cstheme="majorHAnsi"/>
          <w:sz w:val="22"/>
          <w:szCs w:val="22"/>
          <w:rPrChange w:id="3911" w:author="Cong" w:date="2020-10-02T19:21:00Z">
            <w:rPr>
              <w:del w:id="3912" w:author="Cong" w:date="2020-10-02T20:23:00Z"/>
              <w:rFonts w:asciiTheme="majorHAnsi" w:hAnsiTheme="majorHAnsi" w:cstheme="majorHAnsi"/>
              <w:sz w:val="22"/>
              <w:szCs w:val="22"/>
            </w:rPr>
          </w:rPrChange>
        </w:rPr>
        <w:pPrChange w:id="3913" w:author="Cong" w:date="2020-10-02T20:43:00Z">
          <w:pPr>
            <w:ind w:firstLine="360"/>
          </w:pPr>
        </w:pPrChange>
      </w:pPr>
      <w:del w:id="3914" w:author="Cong" w:date="2020-10-02T20:23:00Z">
        <w:r w:rsidRPr="00637F62" w:rsidDel="006B14AF">
          <w:rPr>
            <w:rFonts w:asciiTheme="majorHAnsi" w:hAnsiTheme="majorHAnsi" w:cstheme="majorHAnsi"/>
            <w:sz w:val="22"/>
            <w:szCs w:val="22"/>
            <w:rPrChange w:id="3915" w:author="Cong" w:date="2020-10-02T19:21:00Z">
              <w:rPr>
                <w:rFonts w:asciiTheme="majorHAnsi" w:hAnsiTheme="majorHAnsi" w:cstheme="majorHAnsi"/>
                <w:sz w:val="22"/>
                <w:szCs w:val="22"/>
              </w:rPr>
            </w:rPrChange>
          </w:rPr>
          <w:delText>}</w:delText>
        </w:r>
        <w:r w:rsidRPr="00637F62" w:rsidDel="006B14AF">
          <w:rPr>
            <w:rFonts w:asciiTheme="majorHAnsi" w:hAnsiTheme="majorHAnsi" w:cstheme="majorHAnsi"/>
            <w:sz w:val="22"/>
            <w:szCs w:val="22"/>
            <w:rPrChange w:id="3916" w:author="Cong" w:date="2020-10-02T19:21:00Z">
              <w:rPr>
                <w:rFonts w:asciiTheme="majorHAnsi" w:hAnsiTheme="majorHAnsi" w:cstheme="majorHAnsi"/>
                <w:sz w:val="22"/>
                <w:szCs w:val="22"/>
              </w:rPr>
            </w:rPrChange>
          </w:rPr>
          <w:tab/>
        </w:r>
      </w:del>
    </w:p>
    <w:p w14:paraId="09881DB5" w14:textId="58CF60B4" w:rsidR="00FA1197" w:rsidRPr="00637F62" w:rsidDel="006B14AF" w:rsidRDefault="00FA1197" w:rsidP="00193BE5">
      <w:pPr>
        <w:ind w:left="-900" w:firstLine="360"/>
        <w:rPr>
          <w:del w:id="3917" w:author="Cong" w:date="2020-10-02T20:23:00Z"/>
          <w:rFonts w:asciiTheme="majorHAnsi" w:hAnsiTheme="majorHAnsi" w:cstheme="majorHAnsi"/>
          <w:sz w:val="22"/>
          <w:szCs w:val="22"/>
          <w:rPrChange w:id="3918" w:author="Cong" w:date="2020-10-02T19:21:00Z">
            <w:rPr>
              <w:del w:id="3919" w:author="Cong" w:date="2020-10-02T20:23:00Z"/>
              <w:rFonts w:asciiTheme="majorHAnsi" w:hAnsiTheme="majorHAnsi" w:cstheme="majorHAnsi"/>
              <w:sz w:val="22"/>
              <w:szCs w:val="22"/>
            </w:rPr>
          </w:rPrChange>
        </w:rPr>
        <w:pPrChange w:id="3920" w:author="Cong" w:date="2020-10-02T20:43:00Z">
          <w:pPr>
            <w:ind w:firstLine="360"/>
          </w:pPr>
        </w:pPrChange>
      </w:pPr>
      <w:del w:id="3921" w:author="Cong" w:date="2020-10-02T20:23:00Z">
        <w:r w:rsidRPr="00637F62" w:rsidDel="006B14AF">
          <w:rPr>
            <w:rFonts w:asciiTheme="majorHAnsi" w:hAnsiTheme="majorHAnsi" w:cstheme="majorHAnsi"/>
            <w:sz w:val="22"/>
            <w:szCs w:val="22"/>
            <w:rPrChange w:id="3922" w:author="Cong" w:date="2020-10-02T19:21:00Z">
              <w:rPr>
                <w:rFonts w:asciiTheme="majorHAnsi" w:hAnsiTheme="majorHAnsi" w:cstheme="majorHAnsi"/>
                <w:sz w:val="22"/>
                <w:szCs w:val="22"/>
              </w:rPr>
            </w:rPrChange>
          </w:rPr>
          <w:delText>local yr "1999_2000"</w:delText>
        </w:r>
      </w:del>
    </w:p>
    <w:p w14:paraId="45E85E7A" w14:textId="5649D356" w:rsidR="00FA1197" w:rsidRPr="00637F62" w:rsidDel="006B14AF" w:rsidRDefault="00FA1197" w:rsidP="00193BE5">
      <w:pPr>
        <w:ind w:left="-900" w:firstLine="360"/>
        <w:rPr>
          <w:del w:id="3923" w:author="Cong" w:date="2020-10-02T20:23:00Z"/>
          <w:rFonts w:asciiTheme="majorHAnsi" w:hAnsiTheme="majorHAnsi" w:cstheme="majorHAnsi"/>
          <w:sz w:val="22"/>
          <w:szCs w:val="22"/>
          <w:rPrChange w:id="3924" w:author="Cong" w:date="2020-10-02T19:21:00Z">
            <w:rPr>
              <w:del w:id="3925" w:author="Cong" w:date="2020-10-02T20:23:00Z"/>
              <w:rFonts w:asciiTheme="majorHAnsi" w:hAnsiTheme="majorHAnsi" w:cstheme="majorHAnsi"/>
              <w:sz w:val="22"/>
              <w:szCs w:val="22"/>
            </w:rPr>
          </w:rPrChange>
        </w:rPr>
        <w:pPrChange w:id="3926" w:author="Cong" w:date="2020-10-02T20:43:00Z">
          <w:pPr>
            <w:ind w:firstLine="360"/>
          </w:pPr>
        </w:pPrChange>
      </w:pPr>
      <w:del w:id="3927" w:author="Cong" w:date="2020-10-02T20:23:00Z">
        <w:r w:rsidRPr="00637F62" w:rsidDel="006B14AF">
          <w:rPr>
            <w:rFonts w:asciiTheme="majorHAnsi" w:hAnsiTheme="majorHAnsi" w:cstheme="majorHAnsi"/>
            <w:sz w:val="22"/>
            <w:szCs w:val="22"/>
            <w:rPrChange w:id="3928" w:author="Cong" w:date="2020-10-02T19:21:00Z">
              <w:rPr>
                <w:rFonts w:asciiTheme="majorHAnsi" w:hAnsiTheme="majorHAnsi" w:cstheme="majorHAnsi"/>
                <w:sz w:val="22"/>
                <w:szCs w:val="22"/>
              </w:rPr>
            </w:rPrChange>
          </w:rPr>
          <w:delText>foreach yr in `yr' {</w:delText>
        </w:r>
      </w:del>
    </w:p>
    <w:p w14:paraId="7E7D5139" w14:textId="7B7B56A3" w:rsidR="00FA1197" w:rsidRPr="00637F62" w:rsidDel="006B14AF" w:rsidRDefault="00FA1197" w:rsidP="00193BE5">
      <w:pPr>
        <w:ind w:left="-900" w:firstLine="360"/>
        <w:rPr>
          <w:del w:id="3929" w:author="Cong" w:date="2020-10-02T20:23:00Z"/>
          <w:rFonts w:asciiTheme="majorHAnsi" w:hAnsiTheme="majorHAnsi" w:cstheme="majorHAnsi"/>
          <w:sz w:val="22"/>
          <w:szCs w:val="22"/>
          <w:rPrChange w:id="3930" w:author="Cong" w:date="2020-10-02T19:21:00Z">
            <w:rPr>
              <w:del w:id="3931" w:author="Cong" w:date="2020-10-02T20:23:00Z"/>
              <w:rFonts w:asciiTheme="majorHAnsi" w:hAnsiTheme="majorHAnsi" w:cstheme="majorHAnsi"/>
              <w:sz w:val="22"/>
              <w:szCs w:val="22"/>
            </w:rPr>
          </w:rPrChange>
        </w:rPr>
        <w:pPrChange w:id="3932" w:author="Cong" w:date="2020-10-02T20:43:00Z">
          <w:pPr>
            <w:ind w:firstLine="360"/>
          </w:pPr>
        </w:pPrChange>
      </w:pPr>
      <w:del w:id="3933" w:author="Cong" w:date="2020-10-02T20:23:00Z">
        <w:r w:rsidRPr="00637F62" w:rsidDel="006B14AF">
          <w:rPr>
            <w:rFonts w:asciiTheme="majorHAnsi" w:hAnsiTheme="majorHAnsi" w:cstheme="majorHAnsi"/>
            <w:sz w:val="22"/>
            <w:szCs w:val="22"/>
            <w:rPrChange w:id="3934" w:author="Cong" w:date="2020-10-02T19:21:00Z">
              <w:rPr>
                <w:rFonts w:asciiTheme="majorHAnsi" w:hAnsiTheme="majorHAnsi" w:cstheme="majorHAnsi"/>
                <w:sz w:val="22"/>
                <w:szCs w:val="22"/>
              </w:rPr>
            </w:rPrChange>
          </w:rPr>
          <w:tab/>
          <w:delText>foreach file in `filelist' {</w:delText>
        </w:r>
      </w:del>
    </w:p>
    <w:p w14:paraId="28A1EEEB" w14:textId="329F74F7" w:rsidR="00FA1197" w:rsidRPr="00637F62" w:rsidDel="006B14AF" w:rsidRDefault="00FA1197" w:rsidP="00193BE5">
      <w:pPr>
        <w:ind w:left="-900" w:firstLine="360"/>
        <w:rPr>
          <w:del w:id="3935" w:author="Cong" w:date="2020-10-02T20:23:00Z"/>
          <w:rFonts w:asciiTheme="majorHAnsi" w:hAnsiTheme="majorHAnsi" w:cstheme="majorHAnsi"/>
          <w:sz w:val="22"/>
          <w:szCs w:val="22"/>
          <w:rPrChange w:id="3936" w:author="Cong" w:date="2020-10-02T19:21:00Z">
            <w:rPr>
              <w:del w:id="3937" w:author="Cong" w:date="2020-10-02T20:23:00Z"/>
              <w:rFonts w:asciiTheme="majorHAnsi" w:hAnsiTheme="majorHAnsi" w:cstheme="majorHAnsi"/>
              <w:sz w:val="22"/>
              <w:szCs w:val="22"/>
            </w:rPr>
          </w:rPrChange>
        </w:rPr>
        <w:pPrChange w:id="3938" w:author="Cong" w:date="2020-10-02T20:43:00Z">
          <w:pPr>
            <w:ind w:firstLine="360"/>
          </w:pPr>
        </w:pPrChange>
      </w:pPr>
      <w:del w:id="3939" w:author="Cong" w:date="2020-10-02T20:23:00Z">
        <w:r w:rsidRPr="00637F62" w:rsidDel="006B14AF">
          <w:rPr>
            <w:rFonts w:asciiTheme="majorHAnsi" w:hAnsiTheme="majorHAnsi" w:cstheme="majorHAnsi"/>
            <w:sz w:val="22"/>
            <w:szCs w:val="22"/>
            <w:rPrChange w:id="3940" w:author="Cong" w:date="2020-10-02T19:21:00Z">
              <w:rPr>
                <w:rFonts w:asciiTheme="majorHAnsi" w:hAnsiTheme="majorHAnsi" w:cstheme="majorHAnsi"/>
                <w:sz w:val="22"/>
                <w:szCs w:val="22"/>
              </w:rPr>
            </w:rPrChange>
          </w:rPr>
          <w:tab/>
        </w:r>
        <w:r w:rsidRPr="00637F62" w:rsidDel="006B14AF">
          <w:rPr>
            <w:rFonts w:asciiTheme="majorHAnsi" w:hAnsiTheme="majorHAnsi" w:cstheme="majorHAnsi"/>
            <w:sz w:val="22"/>
            <w:szCs w:val="22"/>
            <w:rPrChange w:id="3941" w:author="Cong" w:date="2020-10-02T19:21:00Z">
              <w:rPr>
                <w:rFonts w:asciiTheme="majorHAnsi" w:hAnsiTheme="majorHAnsi" w:cstheme="majorHAnsi"/>
                <w:sz w:val="22"/>
                <w:szCs w:val="22"/>
              </w:rPr>
            </w:rPrChange>
          </w:rPr>
          <w:tab/>
          <w:delText>clear</w:delText>
        </w:r>
      </w:del>
    </w:p>
    <w:p w14:paraId="675786E9" w14:textId="62E1DDE1" w:rsidR="00FA1197" w:rsidRPr="00637F62" w:rsidDel="006B14AF" w:rsidRDefault="00FA1197" w:rsidP="00193BE5">
      <w:pPr>
        <w:ind w:left="-900" w:firstLine="360"/>
        <w:rPr>
          <w:del w:id="3942" w:author="Cong" w:date="2020-10-02T20:23:00Z"/>
          <w:rFonts w:asciiTheme="majorHAnsi" w:hAnsiTheme="majorHAnsi" w:cstheme="majorHAnsi"/>
          <w:sz w:val="22"/>
          <w:szCs w:val="22"/>
          <w:rPrChange w:id="3943" w:author="Cong" w:date="2020-10-02T19:21:00Z">
            <w:rPr>
              <w:del w:id="3944" w:author="Cong" w:date="2020-10-02T20:23:00Z"/>
              <w:rFonts w:asciiTheme="majorHAnsi" w:hAnsiTheme="majorHAnsi" w:cstheme="majorHAnsi"/>
              <w:sz w:val="22"/>
              <w:szCs w:val="22"/>
            </w:rPr>
          </w:rPrChange>
        </w:rPr>
        <w:pPrChange w:id="3945" w:author="Cong" w:date="2020-10-02T20:43:00Z">
          <w:pPr>
            <w:ind w:firstLine="360"/>
          </w:pPr>
        </w:pPrChange>
      </w:pPr>
      <w:del w:id="3946" w:author="Cong" w:date="2020-10-02T20:23:00Z">
        <w:r w:rsidRPr="00637F62" w:rsidDel="006B14AF">
          <w:rPr>
            <w:rFonts w:asciiTheme="majorHAnsi" w:hAnsiTheme="majorHAnsi" w:cstheme="majorHAnsi"/>
            <w:sz w:val="22"/>
            <w:szCs w:val="22"/>
            <w:rPrChange w:id="3947" w:author="Cong" w:date="2020-10-02T19:21:00Z">
              <w:rPr>
                <w:rFonts w:asciiTheme="majorHAnsi" w:hAnsiTheme="majorHAnsi" w:cstheme="majorHAnsi"/>
                <w:sz w:val="22"/>
                <w:szCs w:val="22"/>
              </w:rPr>
            </w:rPrChange>
          </w:rPr>
          <w:tab/>
        </w:r>
        <w:r w:rsidRPr="00637F62" w:rsidDel="006B14AF">
          <w:rPr>
            <w:rFonts w:asciiTheme="majorHAnsi" w:hAnsiTheme="majorHAnsi" w:cstheme="majorHAnsi"/>
            <w:sz w:val="22"/>
            <w:szCs w:val="22"/>
            <w:rPrChange w:id="3948" w:author="Cong" w:date="2020-10-02T19:21:00Z">
              <w:rPr>
                <w:rFonts w:asciiTheme="majorHAnsi" w:hAnsiTheme="majorHAnsi" w:cstheme="majorHAnsi"/>
                <w:sz w:val="22"/>
                <w:szCs w:val="22"/>
              </w:rPr>
            </w:rPrChange>
          </w:rPr>
          <w:tab/>
          <w:delText>fdause `file'</w:delText>
        </w:r>
      </w:del>
    </w:p>
    <w:p w14:paraId="23DF74CF" w14:textId="1FF1FE2A" w:rsidR="00FA1197" w:rsidRPr="00637F62" w:rsidDel="006B14AF" w:rsidRDefault="00FA1197" w:rsidP="00193BE5">
      <w:pPr>
        <w:ind w:left="-900" w:firstLine="360"/>
        <w:rPr>
          <w:del w:id="3949" w:author="Cong" w:date="2020-10-02T20:23:00Z"/>
          <w:rFonts w:asciiTheme="majorHAnsi" w:hAnsiTheme="majorHAnsi" w:cstheme="majorHAnsi"/>
          <w:sz w:val="22"/>
          <w:szCs w:val="22"/>
          <w:rPrChange w:id="3950" w:author="Cong" w:date="2020-10-02T19:21:00Z">
            <w:rPr>
              <w:del w:id="3951" w:author="Cong" w:date="2020-10-02T20:23:00Z"/>
              <w:rFonts w:asciiTheme="majorHAnsi" w:hAnsiTheme="majorHAnsi" w:cstheme="majorHAnsi"/>
              <w:sz w:val="22"/>
              <w:szCs w:val="22"/>
            </w:rPr>
          </w:rPrChange>
        </w:rPr>
        <w:pPrChange w:id="3952" w:author="Cong" w:date="2020-10-02T20:43:00Z">
          <w:pPr>
            <w:ind w:firstLine="360"/>
          </w:pPr>
        </w:pPrChange>
      </w:pPr>
      <w:del w:id="3953" w:author="Cong" w:date="2020-10-02T20:23:00Z">
        <w:r w:rsidRPr="00637F62" w:rsidDel="006B14AF">
          <w:rPr>
            <w:rFonts w:asciiTheme="majorHAnsi" w:hAnsiTheme="majorHAnsi" w:cstheme="majorHAnsi"/>
            <w:sz w:val="22"/>
            <w:szCs w:val="22"/>
            <w:rPrChange w:id="3954" w:author="Cong" w:date="2020-10-02T19:21:00Z">
              <w:rPr>
                <w:rFonts w:asciiTheme="majorHAnsi" w:hAnsiTheme="majorHAnsi" w:cstheme="majorHAnsi"/>
                <w:sz w:val="22"/>
                <w:szCs w:val="22"/>
              </w:rPr>
            </w:rPrChange>
          </w:rPr>
          <w:tab/>
        </w:r>
        <w:r w:rsidRPr="00637F62" w:rsidDel="006B14AF">
          <w:rPr>
            <w:rFonts w:asciiTheme="majorHAnsi" w:hAnsiTheme="majorHAnsi" w:cstheme="majorHAnsi"/>
            <w:sz w:val="22"/>
            <w:szCs w:val="22"/>
            <w:rPrChange w:id="3955" w:author="Cong" w:date="2020-10-02T19:21:00Z">
              <w:rPr>
                <w:rFonts w:asciiTheme="majorHAnsi" w:hAnsiTheme="majorHAnsi" w:cstheme="majorHAnsi"/>
                <w:sz w:val="22"/>
                <w:szCs w:val="22"/>
              </w:rPr>
            </w:rPrChange>
          </w:rPr>
          <w:tab/>
          <w:delText>local filename = substr("`file'", 1, strpos("`file'", ".") -1)</w:delText>
        </w:r>
      </w:del>
    </w:p>
    <w:p w14:paraId="4E90ECB6" w14:textId="384B7B6C" w:rsidR="00FA1197" w:rsidRPr="00637F62" w:rsidDel="006B14AF" w:rsidRDefault="00FA1197" w:rsidP="00193BE5">
      <w:pPr>
        <w:ind w:left="-900" w:firstLine="360"/>
        <w:rPr>
          <w:del w:id="3956" w:author="Cong" w:date="2020-10-02T20:23:00Z"/>
          <w:rFonts w:asciiTheme="majorHAnsi" w:hAnsiTheme="majorHAnsi" w:cstheme="majorHAnsi"/>
          <w:sz w:val="22"/>
          <w:szCs w:val="22"/>
          <w:rPrChange w:id="3957" w:author="Cong" w:date="2020-10-02T19:21:00Z">
            <w:rPr>
              <w:del w:id="3958" w:author="Cong" w:date="2020-10-02T20:23:00Z"/>
              <w:rFonts w:asciiTheme="majorHAnsi" w:hAnsiTheme="majorHAnsi" w:cstheme="majorHAnsi"/>
              <w:sz w:val="22"/>
              <w:szCs w:val="22"/>
            </w:rPr>
          </w:rPrChange>
        </w:rPr>
        <w:pPrChange w:id="3959" w:author="Cong" w:date="2020-10-02T20:43:00Z">
          <w:pPr>
            <w:ind w:firstLine="360"/>
          </w:pPr>
        </w:pPrChange>
      </w:pPr>
      <w:del w:id="3960" w:author="Cong" w:date="2020-10-02T20:23:00Z">
        <w:r w:rsidRPr="00637F62" w:rsidDel="006B14AF">
          <w:rPr>
            <w:rFonts w:asciiTheme="majorHAnsi" w:hAnsiTheme="majorHAnsi" w:cstheme="majorHAnsi"/>
            <w:sz w:val="22"/>
            <w:szCs w:val="22"/>
            <w:rPrChange w:id="3961" w:author="Cong" w:date="2020-10-02T19:21:00Z">
              <w:rPr>
                <w:rFonts w:asciiTheme="majorHAnsi" w:hAnsiTheme="majorHAnsi" w:cstheme="majorHAnsi"/>
                <w:sz w:val="22"/>
                <w:szCs w:val="22"/>
              </w:rPr>
            </w:rPrChange>
          </w:rPr>
          <w:tab/>
        </w:r>
        <w:r w:rsidRPr="00637F62" w:rsidDel="006B14AF">
          <w:rPr>
            <w:rFonts w:asciiTheme="majorHAnsi" w:hAnsiTheme="majorHAnsi" w:cstheme="majorHAnsi"/>
            <w:sz w:val="22"/>
            <w:szCs w:val="22"/>
            <w:rPrChange w:id="3962" w:author="Cong" w:date="2020-10-02T19:21:00Z">
              <w:rPr>
                <w:rFonts w:asciiTheme="majorHAnsi" w:hAnsiTheme="majorHAnsi" w:cstheme="majorHAnsi"/>
                <w:sz w:val="22"/>
                <w:szCs w:val="22"/>
              </w:rPr>
            </w:rPrChange>
          </w:rPr>
          <w:tab/>
          <w:delText>save "I:\NHANES\Gen Data\\`yr'\\`filename'</w:delText>
        </w:r>
      </w:del>
      <w:del w:id="3963" w:author="Cong" w:date="2020-10-02T19:27:00Z">
        <w:r w:rsidRPr="00637F62" w:rsidDel="002C42AB">
          <w:rPr>
            <w:rFonts w:asciiTheme="majorHAnsi" w:hAnsiTheme="majorHAnsi" w:cstheme="majorHAnsi"/>
            <w:sz w:val="22"/>
            <w:szCs w:val="22"/>
            <w:rPrChange w:id="3964" w:author="Cong" w:date="2020-10-02T19:21:00Z">
              <w:rPr>
                <w:rFonts w:asciiTheme="majorHAnsi" w:hAnsiTheme="majorHAnsi" w:cstheme="majorHAnsi"/>
                <w:sz w:val="22"/>
                <w:szCs w:val="22"/>
              </w:rPr>
            </w:rPrChange>
          </w:rPr>
          <w:delText>.dta</w:delText>
        </w:r>
      </w:del>
      <w:del w:id="3965" w:author="Cong" w:date="2020-10-02T20:23:00Z">
        <w:r w:rsidRPr="00637F62" w:rsidDel="006B14AF">
          <w:rPr>
            <w:rFonts w:asciiTheme="majorHAnsi" w:hAnsiTheme="majorHAnsi" w:cstheme="majorHAnsi"/>
            <w:sz w:val="22"/>
            <w:szCs w:val="22"/>
            <w:rPrChange w:id="3966" w:author="Cong" w:date="2020-10-02T19:21:00Z">
              <w:rPr>
                <w:rFonts w:asciiTheme="majorHAnsi" w:hAnsiTheme="majorHAnsi" w:cstheme="majorHAnsi"/>
                <w:sz w:val="22"/>
                <w:szCs w:val="22"/>
              </w:rPr>
            </w:rPrChange>
          </w:rPr>
          <w:delText>", replace</w:delText>
        </w:r>
      </w:del>
    </w:p>
    <w:p w14:paraId="28D5CED8" w14:textId="72E56686" w:rsidR="00FA1197" w:rsidRPr="00637F62" w:rsidDel="006B14AF" w:rsidRDefault="00FA1197" w:rsidP="00193BE5">
      <w:pPr>
        <w:ind w:left="-900" w:firstLine="360"/>
        <w:rPr>
          <w:del w:id="3967" w:author="Cong" w:date="2020-10-02T20:23:00Z"/>
          <w:rFonts w:asciiTheme="majorHAnsi" w:hAnsiTheme="majorHAnsi" w:cstheme="majorHAnsi"/>
          <w:sz w:val="22"/>
          <w:szCs w:val="22"/>
          <w:rPrChange w:id="3968" w:author="Cong" w:date="2020-10-02T19:21:00Z">
            <w:rPr>
              <w:del w:id="3969" w:author="Cong" w:date="2020-10-02T20:23:00Z"/>
              <w:rFonts w:asciiTheme="majorHAnsi" w:hAnsiTheme="majorHAnsi" w:cstheme="majorHAnsi"/>
              <w:sz w:val="22"/>
              <w:szCs w:val="22"/>
            </w:rPr>
          </w:rPrChange>
        </w:rPr>
        <w:pPrChange w:id="3970" w:author="Cong" w:date="2020-10-02T20:43:00Z">
          <w:pPr>
            <w:ind w:firstLine="360"/>
          </w:pPr>
        </w:pPrChange>
      </w:pPr>
      <w:del w:id="3971" w:author="Cong" w:date="2020-10-02T20:23:00Z">
        <w:r w:rsidRPr="00637F62" w:rsidDel="006B14AF">
          <w:rPr>
            <w:rFonts w:asciiTheme="majorHAnsi" w:hAnsiTheme="majorHAnsi" w:cstheme="majorHAnsi"/>
            <w:sz w:val="22"/>
            <w:szCs w:val="22"/>
            <w:rPrChange w:id="3972" w:author="Cong" w:date="2020-10-02T19:21:00Z">
              <w:rPr>
                <w:rFonts w:asciiTheme="majorHAnsi" w:hAnsiTheme="majorHAnsi" w:cstheme="majorHAnsi"/>
                <w:sz w:val="22"/>
                <w:szCs w:val="22"/>
              </w:rPr>
            </w:rPrChange>
          </w:rPr>
          <w:tab/>
        </w:r>
        <w:r w:rsidRPr="00637F62" w:rsidDel="006B14AF">
          <w:rPr>
            <w:rFonts w:asciiTheme="majorHAnsi" w:hAnsiTheme="majorHAnsi" w:cstheme="majorHAnsi"/>
            <w:sz w:val="22"/>
            <w:szCs w:val="22"/>
            <w:rPrChange w:id="3973" w:author="Cong" w:date="2020-10-02T19:21:00Z">
              <w:rPr>
                <w:rFonts w:asciiTheme="majorHAnsi" w:hAnsiTheme="majorHAnsi" w:cstheme="majorHAnsi"/>
                <w:sz w:val="22"/>
                <w:szCs w:val="22"/>
              </w:rPr>
            </w:rPrChange>
          </w:rPr>
          <w:tab/>
          <w:delText>}</w:delText>
        </w:r>
      </w:del>
    </w:p>
    <w:p w14:paraId="2D6D0E4F" w14:textId="0ABB93AE" w:rsidR="00FA1197" w:rsidRPr="00637F62" w:rsidDel="006B14AF" w:rsidRDefault="00FA1197" w:rsidP="00193BE5">
      <w:pPr>
        <w:ind w:left="-900" w:firstLine="360"/>
        <w:rPr>
          <w:del w:id="3974" w:author="Cong" w:date="2020-10-02T20:23:00Z"/>
          <w:rFonts w:asciiTheme="majorHAnsi" w:hAnsiTheme="majorHAnsi" w:cstheme="majorHAnsi"/>
          <w:sz w:val="22"/>
          <w:szCs w:val="22"/>
          <w:rPrChange w:id="3975" w:author="Cong" w:date="2020-10-02T19:21:00Z">
            <w:rPr>
              <w:del w:id="3976" w:author="Cong" w:date="2020-10-02T20:23:00Z"/>
              <w:rFonts w:asciiTheme="majorHAnsi" w:hAnsiTheme="majorHAnsi" w:cstheme="majorHAnsi"/>
              <w:sz w:val="22"/>
              <w:szCs w:val="22"/>
            </w:rPr>
          </w:rPrChange>
        </w:rPr>
        <w:pPrChange w:id="3977" w:author="Cong" w:date="2020-10-02T20:43:00Z">
          <w:pPr>
            <w:ind w:firstLine="360"/>
          </w:pPr>
        </w:pPrChange>
      </w:pPr>
      <w:del w:id="3978" w:author="Cong" w:date="2020-10-02T20:23:00Z">
        <w:r w:rsidRPr="00637F62" w:rsidDel="006B14AF">
          <w:rPr>
            <w:rFonts w:asciiTheme="majorHAnsi" w:hAnsiTheme="majorHAnsi" w:cstheme="majorHAnsi"/>
            <w:sz w:val="22"/>
            <w:szCs w:val="22"/>
            <w:rPrChange w:id="3979" w:author="Cong" w:date="2020-10-02T19:21:00Z">
              <w:rPr>
                <w:rFonts w:asciiTheme="majorHAnsi" w:hAnsiTheme="majorHAnsi" w:cstheme="majorHAnsi"/>
                <w:sz w:val="22"/>
                <w:szCs w:val="22"/>
              </w:rPr>
            </w:rPrChange>
          </w:rPr>
          <w:tab/>
          <w:delText>}</w:delText>
        </w:r>
      </w:del>
    </w:p>
    <w:p w14:paraId="45CFA2B5" w14:textId="515A147E" w:rsidR="00FA1197" w:rsidRPr="00637F62" w:rsidRDefault="00FA1197" w:rsidP="00193BE5">
      <w:pPr>
        <w:ind w:left="-900"/>
        <w:rPr>
          <w:rFonts w:asciiTheme="majorHAnsi" w:hAnsiTheme="majorHAnsi" w:cstheme="majorHAnsi"/>
          <w:sz w:val="22"/>
          <w:szCs w:val="22"/>
          <w:rPrChange w:id="3980" w:author="Cong" w:date="2020-10-02T19:21:00Z">
            <w:rPr>
              <w:rFonts w:asciiTheme="majorHAnsi" w:hAnsiTheme="majorHAnsi" w:cstheme="majorHAnsi"/>
              <w:sz w:val="22"/>
              <w:szCs w:val="22"/>
            </w:rPr>
          </w:rPrChange>
        </w:rPr>
        <w:pPrChange w:id="3981" w:author="Cong" w:date="2020-10-02T20:43:00Z">
          <w:pPr>
            <w:ind w:firstLine="360"/>
          </w:pPr>
        </w:pPrChange>
      </w:pPr>
    </w:p>
    <w:p w14:paraId="107620CE" w14:textId="1ED52BF2" w:rsidR="00FA1197" w:rsidRPr="00637F62" w:rsidRDefault="00FA1197" w:rsidP="005068B2">
      <w:pPr>
        <w:ind w:firstLine="360"/>
        <w:rPr>
          <w:rFonts w:asciiTheme="majorHAnsi" w:hAnsiTheme="majorHAnsi" w:cstheme="majorHAnsi"/>
          <w:sz w:val="22"/>
          <w:szCs w:val="22"/>
          <w:rPrChange w:id="3982" w:author="Cong" w:date="2020-10-02T19:21:00Z">
            <w:rPr>
              <w:rFonts w:asciiTheme="majorHAnsi" w:hAnsiTheme="majorHAnsi" w:cstheme="majorHAnsi"/>
              <w:sz w:val="22"/>
              <w:szCs w:val="22"/>
            </w:rPr>
          </w:rPrChange>
        </w:rPr>
      </w:pPr>
    </w:p>
    <w:p w14:paraId="7303A3B9" w14:textId="77777777" w:rsidR="00FA1197" w:rsidRPr="00637F62" w:rsidRDefault="00FA1197" w:rsidP="005068B2">
      <w:pPr>
        <w:ind w:firstLine="360"/>
        <w:rPr>
          <w:rFonts w:asciiTheme="majorHAnsi" w:hAnsiTheme="majorHAnsi" w:cstheme="majorHAnsi"/>
          <w:sz w:val="22"/>
          <w:szCs w:val="22"/>
          <w:rPrChange w:id="3983" w:author="Cong" w:date="2020-10-02T19:21:00Z">
            <w:rPr>
              <w:rFonts w:asciiTheme="majorHAnsi" w:hAnsiTheme="majorHAnsi" w:cstheme="majorHAnsi"/>
              <w:sz w:val="22"/>
              <w:szCs w:val="22"/>
            </w:rPr>
          </w:rPrChange>
        </w:rPr>
      </w:pPr>
    </w:p>
    <w:sectPr w:rsidR="00FA1197" w:rsidRPr="00637F62" w:rsidSect="006B14AF">
      <w:pgSz w:w="12240" w:h="15840" w:orient="portrait"/>
      <w:pgMar w:top="1440" w:right="1800" w:bottom="1440" w:left="1800" w:header="720" w:footer="720" w:gutter="0"/>
      <w:cols w:space="720"/>
      <w:docGrid w:linePitch="360"/>
      <w:sectPrChange w:id="3984" w:author="Cong" w:date="2020-10-02T20:25:00Z">
        <w:sectPr w:rsidR="00FA1197" w:rsidRPr="00637F62" w:rsidSect="006B14AF">
          <w:pgSz w:w="15840" w:h="12240" w:orient="landscape"/>
          <w:pgMar w:top="1800" w:right="1440" w:bottom="1800" w:left="1440" w:header="720" w:footer="720" w:gutter="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CE60EF" w14:textId="77777777" w:rsidR="004366D4" w:rsidRDefault="004366D4" w:rsidP="00115C0E">
      <w:r>
        <w:separator/>
      </w:r>
    </w:p>
  </w:endnote>
  <w:endnote w:type="continuationSeparator" w:id="0">
    <w:p w14:paraId="5ECF28EB" w14:textId="77777777" w:rsidR="004366D4" w:rsidRDefault="004366D4" w:rsidP="00115C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Lucida Grande">
    <w:altName w:val="Segoe UI"/>
    <w:charset w:val="00"/>
    <w:family w:val="auto"/>
    <w:pitch w:val="variable"/>
    <w:sig w:usb0="E1000AEF" w:usb1="5000A1FF" w:usb2="00000000" w:usb3="00000000" w:csb0="000001BF" w:csb1="00000000"/>
  </w:font>
  <w:font w:name="docs-Calibri">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6E6DF3" w14:textId="77777777" w:rsidR="004366D4" w:rsidRDefault="004366D4" w:rsidP="00115C0E">
      <w:r>
        <w:separator/>
      </w:r>
    </w:p>
  </w:footnote>
  <w:footnote w:type="continuationSeparator" w:id="0">
    <w:p w14:paraId="74C615E4" w14:textId="77777777" w:rsidR="004366D4" w:rsidRDefault="004366D4" w:rsidP="00115C0E">
      <w:r>
        <w:continuationSeparator/>
      </w:r>
    </w:p>
  </w:footnote>
  <w:footnote w:id="1">
    <w:p w14:paraId="7FE1B368" w14:textId="12157D98" w:rsidR="00FE79AF" w:rsidRPr="00841BB5" w:rsidRDefault="00FE79AF" w:rsidP="00781446">
      <w:pPr>
        <w:pStyle w:val="FootnoteText"/>
        <w:rPr>
          <w:rFonts w:asciiTheme="majorHAnsi" w:hAnsiTheme="majorHAnsi" w:cstheme="majorHAnsi"/>
          <w:sz w:val="22"/>
          <w:szCs w:val="22"/>
          <w:rPrChange w:id="19" w:author="Cong" w:date="2020-10-02T17:18:00Z">
            <w:rPr>
              <w:rFonts w:ascii="Times New Roman" w:hAnsi="Times New Roman" w:cs="Times New Roman"/>
              <w:sz w:val="22"/>
              <w:szCs w:val="22"/>
            </w:rPr>
          </w:rPrChange>
        </w:rPr>
      </w:pPr>
      <w:r w:rsidRPr="00841BB5">
        <w:rPr>
          <w:rStyle w:val="FootnoteReference"/>
          <w:rFonts w:asciiTheme="majorHAnsi" w:hAnsiTheme="majorHAnsi" w:cstheme="majorHAnsi"/>
          <w:sz w:val="22"/>
          <w:szCs w:val="22"/>
          <w:rPrChange w:id="20" w:author="Cong" w:date="2020-10-02T17:18:00Z">
            <w:rPr>
              <w:rStyle w:val="FootnoteReference"/>
              <w:rFonts w:ascii="Times New Roman" w:hAnsi="Times New Roman" w:cs="Times New Roman"/>
              <w:sz w:val="22"/>
              <w:szCs w:val="22"/>
            </w:rPr>
          </w:rPrChange>
        </w:rPr>
        <w:footnoteRef/>
      </w:r>
      <w:r w:rsidRPr="00841BB5">
        <w:rPr>
          <w:rFonts w:asciiTheme="majorHAnsi" w:hAnsiTheme="majorHAnsi" w:cstheme="majorHAnsi"/>
          <w:sz w:val="22"/>
          <w:szCs w:val="22"/>
          <w:rPrChange w:id="21" w:author="Cong" w:date="2020-10-02T17:18:00Z">
            <w:rPr>
              <w:rFonts w:ascii="Times New Roman" w:hAnsi="Times New Roman" w:cs="Times New Roman"/>
              <w:sz w:val="22"/>
              <w:szCs w:val="22"/>
            </w:rPr>
          </w:rPrChange>
        </w:rPr>
        <w:t xml:space="preserve"> </w:t>
      </w:r>
      <w:ins w:id="22" w:author="Cong" w:date="2020-10-02T18:53:00Z">
        <w:r>
          <w:rPr>
            <w:rFonts w:asciiTheme="majorHAnsi" w:hAnsiTheme="majorHAnsi" w:cstheme="majorHAnsi"/>
            <w:sz w:val="22"/>
            <w:szCs w:val="22"/>
          </w:rPr>
          <w:t>Email</w:t>
        </w:r>
      </w:ins>
      <w:ins w:id="23" w:author="Cong" w:date="2020-10-02T19:08:00Z">
        <w:r>
          <w:rPr>
            <w:rFonts w:asciiTheme="majorHAnsi" w:hAnsiTheme="majorHAnsi" w:cstheme="majorHAnsi"/>
            <w:sz w:val="22"/>
            <w:szCs w:val="22"/>
          </w:rPr>
          <w:t>s</w:t>
        </w:r>
      </w:ins>
      <w:ins w:id="24" w:author="Cong" w:date="2020-10-02T18:53:00Z">
        <w:r>
          <w:rPr>
            <w:rFonts w:asciiTheme="majorHAnsi" w:hAnsiTheme="majorHAnsi" w:cstheme="majorHAnsi"/>
            <w:sz w:val="22"/>
            <w:szCs w:val="22"/>
          </w:rPr>
          <w:t xml:space="preserve">: </w:t>
        </w:r>
        <w:r>
          <w:rPr>
            <w:rFonts w:asciiTheme="majorHAnsi" w:hAnsiTheme="majorHAnsi" w:cstheme="majorHAnsi"/>
            <w:sz w:val="22"/>
            <w:szCs w:val="22"/>
          </w:rPr>
          <w:fldChar w:fldCharType="begin"/>
        </w:r>
        <w:r>
          <w:rPr>
            <w:rFonts w:asciiTheme="majorHAnsi" w:hAnsiTheme="majorHAnsi" w:cstheme="majorHAnsi"/>
            <w:sz w:val="22"/>
            <w:szCs w:val="22"/>
          </w:rPr>
          <w:instrText xml:space="preserve"> HYPERLINK "mailto:</w:instrText>
        </w:r>
        <w:r w:rsidRPr="00BE03B2">
          <w:rPr>
            <w:rFonts w:asciiTheme="majorHAnsi" w:hAnsiTheme="majorHAnsi" w:cstheme="majorHAnsi"/>
            <w:sz w:val="22"/>
            <w:szCs w:val="22"/>
          </w:rPr>
          <w:instrText>marcella_alsan@hks.harvard.edu</w:instrText>
        </w:r>
        <w:r>
          <w:rPr>
            <w:rFonts w:asciiTheme="majorHAnsi" w:hAnsiTheme="majorHAnsi" w:cstheme="majorHAnsi"/>
            <w:sz w:val="22"/>
            <w:szCs w:val="22"/>
          </w:rPr>
          <w:instrText xml:space="preserve">" </w:instrText>
        </w:r>
        <w:r>
          <w:rPr>
            <w:rFonts w:asciiTheme="majorHAnsi" w:hAnsiTheme="majorHAnsi" w:cstheme="majorHAnsi"/>
            <w:sz w:val="22"/>
            <w:szCs w:val="22"/>
          </w:rPr>
          <w:fldChar w:fldCharType="separate"/>
        </w:r>
        <w:r w:rsidRPr="003A5DD9">
          <w:rPr>
            <w:rStyle w:val="Hyperlink"/>
            <w:rFonts w:asciiTheme="majorHAnsi" w:hAnsiTheme="majorHAnsi" w:cstheme="majorHAnsi"/>
            <w:sz w:val="22"/>
            <w:szCs w:val="22"/>
          </w:rPr>
          <w:t>marcella_alsan@hks.harvard.edu</w:t>
        </w:r>
        <w:r>
          <w:rPr>
            <w:rFonts w:asciiTheme="majorHAnsi" w:hAnsiTheme="majorHAnsi" w:cstheme="majorHAnsi"/>
            <w:sz w:val="22"/>
            <w:szCs w:val="22"/>
          </w:rPr>
          <w:fldChar w:fldCharType="end"/>
        </w:r>
        <w:r>
          <w:rPr>
            <w:rFonts w:asciiTheme="majorHAnsi" w:hAnsiTheme="majorHAnsi" w:cstheme="majorHAnsi"/>
            <w:sz w:val="22"/>
            <w:szCs w:val="22"/>
          </w:rPr>
          <w:t xml:space="preserve">; </w:t>
        </w:r>
        <w:r>
          <w:rPr>
            <w:rFonts w:asciiTheme="majorHAnsi" w:hAnsiTheme="majorHAnsi" w:cstheme="majorHAnsi"/>
            <w:sz w:val="22"/>
            <w:szCs w:val="22"/>
          </w:rPr>
          <w:fldChar w:fldCharType="begin"/>
        </w:r>
        <w:r>
          <w:rPr>
            <w:rFonts w:asciiTheme="majorHAnsi" w:hAnsiTheme="majorHAnsi" w:cstheme="majorHAnsi"/>
            <w:sz w:val="22"/>
            <w:szCs w:val="22"/>
          </w:rPr>
          <w:instrText xml:space="preserve"> HYPERLINK "mailto:</w:instrText>
        </w:r>
        <w:r w:rsidRPr="00BE03B2">
          <w:rPr>
            <w:rFonts w:asciiTheme="majorHAnsi" w:hAnsiTheme="majorHAnsi" w:cstheme="majorHAnsi"/>
            <w:sz w:val="22"/>
            <w:szCs w:val="22"/>
          </w:rPr>
          <w:instrText>tgian@indiana.edu</w:instrText>
        </w:r>
        <w:r>
          <w:rPr>
            <w:rFonts w:asciiTheme="majorHAnsi" w:hAnsiTheme="majorHAnsi" w:cstheme="majorHAnsi"/>
            <w:sz w:val="22"/>
            <w:szCs w:val="22"/>
          </w:rPr>
          <w:instrText xml:space="preserve">" </w:instrText>
        </w:r>
        <w:r>
          <w:rPr>
            <w:rFonts w:asciiTheme="majorHAnsi" w:hAnsiTheme="majorHAnsi" w:cstheme="majorHAnsi"/>
            <w:sz w:val="22"/>
            <w:szCs w:val="22"/>
          </w:rPr>
          <w:fldChar w:fldCharType="separate"/>
        </w:r>
        <w:r w:rsidRPr="003A5DD9">
          <w:rPr>
            <w:rStyle w:val="Hyperlink"/>
            <w:rFonts w:asciiTheme="majorHAnsi" w:hAnsiTheme="majorHAnsi" w:cstheme="majorHAnsi"/>
            <w:sz w:val="22"/>
            <w:szCs w:val="22"/>
          </w:rPr>
          <w:t>tgian@indiana.edu</w:t>
        </w:r>
        <w:r>
          <w:rPr>
            <w:rFonts w:asciiTheme="majorHAnsi" w:hAnsiTheme="majorHAnsi" w:cstheme="majorHAnsi"/>
            <w:sz w:val="22"/>
            <w:szCs w:val="22"/>
          </w:rPr>
          <w:fldChar w:fldCharType="end"/>
        </w:r>
        <w:r>
          <w:rPr>
            <w:rFonts w:asciiTheme="majorHAnsi" w:hAnsiTheme="majorHAnsi" w:cstheme="majorHAnsi"/>
            <w:sz w:val="22"/>
            <w:szCs w:val="22"/>
          </w:rPr>
          <w:t xml:space="preserve">; </w:t>
        </w:r>
      </w:ins>
      <w:ins w:id="25" w:author="Cong" w:date="2020-10-02T18:54:00Z">
        <w:r>
          <w:rPr>
            <w:rFonts w:asciiTheme="majorHAnsi" w:hAnsiTheme="majorHAnsi" w:cstheme="majorHAnsi"/>
            <w:sz w:val="22"/>
            <w:szCs w:val="22"/>
          </w:rPr>
          <w:fldChar w:fldCharType="begin"/>
        </w:r>
        <w:r>
          <w:rPr>
            <w:rFonts w:asciiTheme="majorHAnsi" w:hAnsiTheme="majorHAnsi" w:cstheme="majorHAnsi"/>
            <w:sz w:val="22"/>
            <w:szCs w:val="22"/>
          </w:rPr>
          <w:instrText xml:space="preserve"> HYPERLINK "mailto:</w:instrText>
        </w:r>
        <w:r w:rsidRPr="00BE03B2">
          <w:rPr>
            <w:rFonts w:asciiTheme="majorHAnsi" w:hAnsiTheme="majorHAnsi" w:cstheme="majorHAnsi"/>
            <w:sz w:val="22"/>
            <w:szCs w:val="22"/>
          </w:rPr>
          <w:instrText>simonkos@indiana.edu</w:instrText>
        </w:r>
        <w:r>
          <w:rPr>
            <w:rFonts w:asciiTheme="majorHAnsi" w:hAnsiTheme="majorHAnsi" w:cstheme="majorHAnsi"/>
            <w:sz w:val="22"/>
            <w:szCs w:val="22"/>
          </w:rPr>
          <w:instrText xml:space="preserve">" </w:instrText>
        </w:r>
        <w:r>
          <w:rPr>
            <w:rFonts w:asciiTheme="majorHAnsi" w:hAnsiTheme="majorHAnsi" w:cstheme="majorHAnsi"/>
            <w:sz w:val="22"/>
            <w:szCs w:val="22"/>
          </w:rPr>
          <w:fldChar w:fldCharType="separate"/>
        </w:r>
        <w:r w:rsidRPr="003A5DD9">
          <w:rPr>
            <w:rStyle w:val="Hyperlink"/>
            <w:rFonts w:asciiTheme="majorHAnsi" w:hAnsiTheme="majorHAnsi" w:cstheme="majorHAnsi"/>
            <w:sz w:val="22"/>
            <w:szCs w:val="22"/>
          </w:rPr>
          <w:t>simonkos@indiana.edu</w:t>
        </w:r>
        <w:r>
          <w:rPr>
            <w:rFonts w:asciiTheme="majorHAnsi" w:hAnsiTheme="majorHAnsi" w:cstheme="majorHAnsi"/>
            <w:sz w:val="22"/>
            <w:szCs w:val="22"/>
          </w:rPr>
          <w:fldChar w:fldCharType="end"/>
        </w:r>
        <w:r>
          <w:rPr>
            <w:rFonts w:asciiTheme="majorHAnsi" w:hAnsiTheme="majorHAnsi" w:cstheme="majorHAnsi"/>
            <w:sz w:val="22"/>
            <w:szCs w:val="22"/>
          </w:rPr>
          <w:t xml:space="preserve">. </w:t>
        </w:r>
      </w:ins>
      <w:r w:rsidRPr="00841BB5">
        <w:rPr>
          <w:rFonts w:asciiTheme="majorHAnsi" w:hAnsiTheme="majorHAnsi" w:cstheme="majorHAnsi"/>
          <w:sz w:val="22"/>
          <w:szCs w:val="22"/>
          <w:rPrChange w:id="26" w:author="Cong" w:date="2020-10-02T17:18:00Z">
            <w:rPr>
              <w:rFonts w:ascii="Times New Roman" w:hAnsi="Times New Roman" w:cs="Times New Roman"/>
              <w:sz w:val="22"/>
              <w:szCs w:val="22"/>
            </w:rPr>
          </w:rPrChange>
        </w:rPr>
        <w:t xml:space="preserve">We thank Livia Crim, Ruth </w:t>
      </w:r>
      <w:proofErr w:type="spellStart"/>
      <w:r w:rsidRPr="00841BB5">
        <w:rPr>
          <w:rFonts w:asciiTheme="majorHAnsi" w:hAnsiTheme="majorHAnsi" w:cstheme="majorHAnsi"/>
          <w:sz w:val="22"/>
          <w:szCs w:val="22"/>
          <w:rPrChange w:id="27" w:author="Cong" w:date="2020-10-02T17:18:00Z">
            <w:rPr>
              <w:rFonts w:ascii="Times New Roman" w:hAnsi="Times New Roman" w:cs="Times New Roman"/>
              <w:sz w:val="22"/>
              <w:szCs w:val="22"/>
            </w:rPr>
          </w:rPrChange>
        </w:rPr>
        <w:t>Winecoff</w:t>
      </w:r>
      <w:proofErr w:type="spellEnd"/>
      <w:r w:rsidRPr="00841BB5">
        <w:rPr>
          <w:rFonts w:asciiTheme="majorHAnsi" w:hAnsiTheme="majorHAnsi" w:cstheme="majorHAnsi"/>
          <w:sz w:val="22"/>
          <w:szCs w:val="22"/>
          <w:rPrChange w:id="28" w:author="Cong" w:date="2020-10-02T17:18:00Z">
            <w:rPr>
              <w:rFonts w:ascii="Times New Roman" w:hAnsi="Times New Roman" w:cs="Times New Roman"/>
              <w:sz w:val="22"/>
              <w:szCs w:val="22"/>
            </w:rPr>
          </w:rPrChange>
        </w:rPr>
        <w:t xml:space="preserve">, and especially Nikhil Shankar for their help with the data sets included in this compilation.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65A7D"/>
    <w:multiLevelType w:val="hybridMultilevel"/>
    <w:tmpl w:val="51A81C2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A2DBA"/>
    <w:multiLevelType w:val="hybridMultilevel"/>
    <w:tmpl w:val="0AF843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247666"/>
    <w:multiLevelType w:val="hybridMultilevel"/>
    <w:tmpl w:val="E8D4C2E2"/>
    <w:lvl w:ilvl="0" w:tplc="AA249AB6">
      <w:start w:val="1"/>
      <w:numFmt w:val="decimal"/>
      <w:lvlText w:val="%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FA6819"/>
    <w:multiLevelType w:val="hybridMultilevel"/>
    <w:tmpl w:val="C3F66B3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76C6CF7"/>
    <w:multiLevelType w:val="hybridMultilevel"/>
    <w:tmpl w:val="04EE7886"/>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9B18BA"/>
    <w:multiLevelType w:val="hybridMultilevel"/>
    <w:tmpl w:val="91643BB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E73212"/>
    <w:multiLevelType w:val="multilevel"/>
    <w:tmpl w:val="167290F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1A462FB"/>
    <w:multiLevelType w:val="hybridMultilevel"/>
    <w:tmpl w:val="042A3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ED4259"/>
    <w:multiLevelType w:val="multilevel"/>
    <w:tmpl w:val="A0ECE6DE"/>
    <w:lvl w:ilvl="0">
      <w:start w:val="5"/>
      <w:numFmt w:val="decimal"/>
      <w:lvlText w:val="%1."/>
      <w:lvlJc w:val="left"/>
      <w:pPr>
        <w:ind w:left="720" w:hanging="360"/>
      </w:pPr>
      <w:rPr>
        <w:rFonts w:asciiTheme="majorHAnsi" w:hAnsiTheme="majorHAnsi" w:cstheme="majorHAnsi" w:hint="default"/>
        <w:sz w:val="22"/>
      </w:rPr>
    </w:lvl>
    <w:lvl w:ilvl="1">
      <w:start w:val="1"/>
      <w:numFmt w:val="decimal"/>
      <w:lvlText w:val="%1.%2."/>
      <w:lvlJc w:val="left"/>
      <w:pPr>
        <w:ind w:left="2520" w:hanging="720"/>
      </w:pPr>
      <w:rPr>
        <w:rFonts w:asciiTheme="majorHAnsi" w:hAnsiTheme="majorHAnsi" w:cstheme="majorHAnsi" w:hint="default"/>
        <w:sz w:val="22"/>
      </w:rPr>
    </w:lvl>
    <w:lvl w:ilvl="2">
      <w:start w:val="1"/>
      <w:numFmt w:val="decimal"/>
      <w:lvlText w:val="%1.%2.%3."/>
      <w:lvlJc w:val="left"/>
      <w:pPr>
        <w:ind w:left="3960" w:hanging="720"/>
      </w:pPr>
      <w:rPr>
        <w:rFonts w:asciiTheme="majorHAnsi" w:hAnsiTheme="majorHAnsi" w:cstheme="majorHAnsi" w:hint="default"/>
        <w:sz w:val="22"/>
      </w:rPr>
    </w:lvl>
    <w:lvl w:ilvl="3">
      <w:start w:val="1"/>
      <w:numFmt w:val="decimal"/>
      <w:lvlText w:val="%1.%2.%3.%4."/>
      <w:lvlJc w:val="left"/>
      <w:pPr>
        <w:ind w:left="5760" w:hanging="1080"/>
      </w:pPr>
      <w:rPr>
        <w:rFonts w:asciiTheme="majorHAnsi" w:hAnsiTheme="majorHAnsi" w:cstheme="majorHAnsi" w:hint="default"/>
        <w:sz w:val="22"/>
      </w:rPr>
    </w:lvl>
    <w:lvl w:ilvl="4">
      <w:start w:val="1"/>
      <w:numFmt w:val="decimal"/>
      <w:lvlText w:val="%1.%2.%3.%4.%5."/>
      <w:lvlJc w:val="left"/>
      <w:pPr>
        <w:ind w:left="7200" w:hanging="1080"/>
      </w:pPr>
      <w:rPr>
        <w:rFonts w:asciiTheme="majorHAnsi" w:hAnsiTheme="majorHAnsi" w:cstheme="majorHAnsi" w:hint="default"/>
        <w:sz w:val="22"/>
      </w:rPr>
    </w:lvl>
    <w:lvl w:ilvl="5">
      <w:start w:val="1"/>
      <w:numFmt w:val="decimal"/>
      <w:lvlText w:val="%1.%2.%3.%4.%5.%6."/>
      <w:lvlJc w:val="left"/>
      <w:pPr>
        <w:ind w:left="9000" w:hanging="1440"/>
      </w:pPr>
      <w:rPr>
        <w:rFonts w:asciiTheme="majorHAnsi" w:hAnsiTheme="majorHAnsi" w:cstheme="majorHAnsi" w:hint="default"/>
        <w:sz w:val="22"/>
      </w:rPr>
    </w:lvl>
    <w:lvl w:ilvl="6">
      <w:start w:val="1"/>
      <w:numFmt w:val="decimal"/>
      <w:lvlText w:val="%1.%2.%3.%4.%5.%6.%7."/>
      <w:lvlJc w:val="left"/>
      <w:pPr>
        <w:ind w:left="10440" w:hanging="1440"/>
      </w:pPr>
      <w:rPr>
        <w:rFonts w:asciiTheme="majorHAnsi" w:hAnsiTheme="majorHAnsi" w:cstheme="majorHAnsi" w:hint="default"/>
        <w:sz w:val="22"/>
      </w:rPr>
    </w:lvl>
    <w:lvl w:ilvl="7">
      <w:start w:val="1"/>
      <w:numFmt w:val="decimal"/>
      <w:lvlText w:val="%1.%2.%3.%4.%5.%6.%7.%8."/>
      <w:lvlJc w:val="left"/>
      <w:pPr>
        <w:ind w:left="12240" w:hanging="1800"/>
      </w:pPr>
      <w:rPr>
        <w:rFonts w:asciiTheme="majorHAnsi" w:hAnsiTheme="majorHAnsi" w:cstheme="majorHAnsi" w:hint="default"/>
        <w:sz w:val="22"/>
      </w:rPr>
    </w:lvl>
    <w:lvl w:ilvl="8">
      <w:start w:val="1"/>
      <w:numFmt w:val="decimal"/>
      <w:lvlText w:val="%1.%2.%3.%4.%5.%6.%7.%8.%9."/>
      <w:lvlJc w:val="left"/>
      <w:pPr>
        <w:ind w:left="13680" w:hanging="1800"/>
      </w:pPr>
      <w:rPr>
        <w:rFonts w:asciiTheme="majorHAnsi" w:hAnsiTheme="majorHAnsi" w:cstheme="majorHAnsi" w:hint="default"/>
        <w:sz w:val="22"/>
      </w:rPr>
    </w:lvl>
  </w:abstractNum>
  <w:abstractNum w:abstractNumId="9" w15:restartNumberingAfterBreak="0">
    <w:nsid w:val="13043577"/>
    <w:multiLevelType w:val="hybridMultilevel"/>
    <w:tmpl w:val="634A96D0"/>
    <w:lvl w:ilvl="0" w:tplc="04090017">
      <w:start w:val="1"/>
      <w:numFmt w:val="lowerLetter"/>
      <w:lvlText w:val="%1)"/>
      <w:lvlJc w:val="left"/>
      <w:pPr>
        <w:ind w:left="720" w:hanging="360"/>
      </w:pPr>
      <w:rPr>
        <w:rFonts w:hint="default"/>
      </w:rPr>
    </w:lvl>
    <w:lvl w:ilvl="1" w:tplc="0409001B">
      <w:start w:val="1"/>
      <w:numFmt w:val="lowerRoman"/>
      <w:lvlText w:val="%2."/>
      <w:lvlJc w:val="righ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D468D8"/>
    <w:multiLevelType w:val="hybridMultilevel"/>
    <w:tmpl w:val="AB38F1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624581"/>
    <w:multiLevelType w:val="hybridMultilevel"/>
    <w:tmpl w:val="91F4B1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8A2993"/>
    <w:multiLevelType w:val="multilevel"/>
    <w:tmpl w:val="43F80596"/>
    <w:lvl w:ilvl="0">
      <w:start w:val="3"/>
      <w:numFmt w:val="decimal"/>
      <w:lvlText w:val="%1."/>
      <w:lvlJc w:val="left"/>
      <w:pPr>
        <w:ind w:left="360" w:hanging="360"/>
      </w:pPr>
      <w:rPr>
        <w:rFonts w:hint="default"/>
        <w:u w:val="singl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single"/>
      </w:rPr>
    </w:lvl>
    <w:lvl w:ilvl="3">
      <w:start w:val="1"/>
      <w:numFmt w:val="decimal"/>
      <w:lvlText w:val="%1.%2.%3.%4."/>
      <w:lvlJc w:val="left"/>
      <w:pPr>
        <w:ind w:left="1800" w:hanging="720"/>
      </w:pPr>
      <w:rPr>
        <w:rFonts w:hint="default"/>
        <w:u w:val="single"/>
      </w:rPr>
    </w:lvl>
    <w:lvl w:ilvl="4">
      <w:start w:val="1"/>
      <w:numFmt w:val="decimal"/>
      <w:lvlText w:val="%1.%2.%3.%4.%5."/>
      <w:lvlJc w:val="left"/>
      <w:pPr>
        <w:ind w:left="2520" w:hanging="1080"/>
      </w:pPr>
      <w:rPr>
        <w:rFonts w:hint="default"/>
        <w:u w:val="single"/>
      </w:rPr>
    </w:lvl>
    <w:lvl w:ilvl="5">
      <w:start w:val="1"/>
      <w:numFmt w:val="decimal"/>
      <w:lvlText w:val="%1.%2.%3.%4.%5.%6."/>
      <w:lvlJc w:val="left"/>
      <w:pPr>
        <w:ind w:left="2880" w:hanging="1080"/>
      </w:pPr>
      <w:rPr>
        <w:rFonts w:hint="default"/>
        <w:u w:val="single"/>
      </w:rPr>
    </w:lvl>
    <w:lvl w:ilvl="6">
      <w:start w:val="1"/>
      <w:numFmt w:val="decimal"/>
      <w:lvlText w:val="%1.%2.%3.%4.%5.%6.%7."/>
      <w:lvlJc w:val="left"/>
      <w:pPr>
        <w:ind w:left="3600" w:hanging="1440"/>
      </w:pPr>
      <w:rPr>
        <w:rFonts w:hint="default"/>
        <w:u w:val="single"/>
      </w:rPr>
    </w:lvl>
    <w:lvl w:ilvl="7">
      <w:start w:val="1"/>
      <w:numFmt w:val="decimal"/>
      <w:lvlText w:val="%1.%2.%3.%4.%5.%6.%7.%8."/>
      <w:lvlJc w:val="left"/>
      <w:pPr>
        <w:ind w:left="3960" w:hanging="1440"/>
      </w:pPr>
      <w:rPr>
        <w:rFonts w:hint="default"/>
        <w:u w:val="single"/>
      </w:rPr>
    </w:lvl>
    <w:lvl w:ilvl="8">
      <w:start w:val="1"/>
      <w:numFmt w:val="decimal"/>
      <w:lvlText w:val="%1.%2.%3.%4.%5.%6.%7.%8.%9."/>
      <w:lvlJc w:val="left"/>
      <w:pPr>
        <w:ind w:left="4680" w:hanging="1800"/>
      </w:pPr>
      <w:rPr>
        <w:rFonts w:hint="default"/>
        <w:u w:val="single"/>
      </w:rPr>
    </w:lvl>
  </w:abstractNum>
  <w:abstractNum w:abstractNumId="13" w15:restartNumberingAfterBreak="0">
    <w:nsid w:val="1D3E057F"/>
    <w:multiLevelType w:val="hybridMultilevel"/>
    <w:tmpl w:val="8F32D7E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341014"/>
    <w:multiLevelType w:val="hybridMultilevel"/>
    <w:tmpl w:val="11C621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E8325A"/>
    <w:multiLevelType w:val="hybridMultilevel"/>
    <w:tmpl w:val="073CED58"/>
    <w:lvl w:ilvl="0" w:tplc="04090017">
      <w:start w:val="1"/>
      <w:numFmt w:val="lowerLetter"/>
      <w:lvlText w:val="%1)"/>
      <w:lvlJc w:val="left"/>
      <w:pPr>
        <w:ind w:left="720" w:hanging="360"/>
      </w:pPr>
      <w:rPr>
        <w:rFonts w:hint="default"/>
      </w:rPr>
    </w:lvl>
    <w:lvl w:ilvl="1" w:tplc="2DE295DA">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A13827"/>
    <w:multiLevelType w:val="hybridMultilevel"/>
    <w:tmpl w:val="DF905080"/>
    <w:lvl w:ilvl="0" w:tplc="F63E35EE">
      <w:start w:val="4"/>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175E4E"/>
    <w:multiLevelType w:val="multilevel"/>
    <w:tmpl w:val="250A6B0E"/>
    <w:lvl w:ilvl="0">
      <w:start w:val="5"/>
      <w:numFmt w:val="decimal"/>
      <w:lvlText w:val="%1"/>
      <w:lvlJc w:val="left"/>
      <w:pPr>
        <w:ind w:left="360" w:hanging="360"/>
      </w:pPr>
      <w:rPr>
        <w:rFonts w:asciiTheme="majorHAnsi" w:hAnsiTheme="majorHAnsi" w:cstheme="majorHAnsi" w:hint="default"/>
        <w:sz w:val="22"/>
      </w:rPr>
    </w:lvl>
    <w:lvl w:ilvl="1">
      <w:start w:val="1"/>
      <w:numFmt w:val="decimal"/>
      <w:lvlText w:val="%1.%2"/>
      <w:lvlJc w:val="left"/>
      <w:pPr>
        <w:ind w:left="1800" w:hanging="360"/>
      </w:pPr>
      <w:rPr>
        <w:rFonts w:asciiTheme="majorHAnsi" w:hAnsiTheme="majorHAnsi" w:cstheme="majorHAnsi" w:hint="default"/>
        <w:sz w:val="22"/>
      </w:rPr>
    </w:lvl>
    <w:lvl w:ilvl="2">
      <w:start w:val="1"/>
      <w:numFmt w:val="decimal"/>
      <w:lvlText w:val="%1.%2.%3"/>
      <w:lvlJc w:val="left"/>
      <w:pPr>
        <w:ind w:left="3600" w:hanging="720"/>
      </w:pPr>
      <w:rPr>
        <w:rFonts w:asciiTheme="majorHAnsi" w:hAnsiTheme="majorHAnsi" w:cstheme="majorHAnsi" w:hint="default"/>
        <w:sz w:val="22"/>
      </w:rPr>
    </w:lvl>
    <w:lvl w:ilvl="3">
      <w:start w:val="1"/>
      <w:numFmt w:val="decimal"/>
      <w:lvlText w:val="%1.%2.%3.%4"/>
      <w:lvlJc w:val="left"/>
      <w:pPr>
        <w:ind w:left="5400" w:hanging="1080"/>
      </w:pPr>
      <w:rPr>
        <w:rFonts w:asciiTheme="majorHAnsi" w:hAnsiTheme="majorHAnsi" w:cstheme="majorHAnsi" w:hint="default"/>
        <w:sz w:val="22"/>
      </w:rPr>
    </w:lvl>
    <w:lvl w:ilvl="4">
      <w:start w:val="1"/>
      <w:numFmt w:val="decimal"/>
      <w:lvlText w:val="%1.%2.%3.%4.%5"/>
      <w:lvlJc w:val="left"/>
      <w:pPr>
        <w:ind w:left="6840" w:hanging="1080"/>
      </w:pPr>
      <w:rPr>
        <w:rFonts w:asciiTheme="majorHAnsi" w:hAnsiTheme="majorHAnsi" w:cstheme="majorHAnsi" w:hint="default"/>
        <w:sz w:val="22"/>
      </w:rPr>
    </w:lvl>
    <w:lvl w:ilvl="5">
      <w:start w:val="1"/>
      <w:numFmt w:val="decimal"/>
      <w:lvlText w:val="%1.%2.%3.%4.%5.%6"/>
      <w:lvlJc w:val="left"/>
      <w:pPr>
        <w:ind w:left="8640" w:hanging="1440"/>
      </w:pPr>
      <w:rPr>
        <w:rFonts w:asciiTheme="majorHAnsi" w:hAnsiTheme="majorHAnsi" w:cstheme="majorHAnsi" w:hint="default"/>
        <w:sz w:val="22"/>
      </w:rPr>
    </w:lvl>
    <w:lvl w:ilvl="6">
      <w:start w:val="1"/>
      <w:numFmt w:val="decimal"/>
      <w:lvlText w:val="%1.%2.%3.%4.%5.%6.%7"/>
      <w:lvlJc w:val="left"/>
      <w:pPr>
        <w:ind w:left="10080" w:hanging="1440"/>
      </w:pPr>
      <w:rPr>
        <w:rFonts w:asciiTheme="majorHAnsi" w:hAnsiTheme="majorHAnsi" w:cstheme="majorHAnsi" w:hint="default"/>
        <w:sz w:val="22"/>
      </w:rPr>
    </w:lvl>
    <w:lvl w:ilvl="7">
      <w:start w:val="1"/>
      <w:numFmt w:val="decimal"/>
      <w:lvlText w:val="%1.%2.%3.%4.%5.%6.%7.%8"/>
      <w:lvlJc w:val="left"/>
      <w:pPr>
        <w:ind w:left="11880" w:hanging="1800"/>
      </w:pPr>
      <w:rPr>
        <w:rFonts w:asciiTheme="majorHAnsi" w:hAnsiTheme="majorHAnsi" w:cstheme="majorHAnsi" w:hint="default"/>
        <w:sz w:val="22"/>
      </w:rPr>
    </w:lvl>
    <w:lvl w:ilvl="8">
      <w:start w:val="1"/>
      <w:numFmt w:val="decimal"/>
      <w:lvlText w:val="%1.%2.%3.%4.%5.%6.%7.%8.%9"/>
      <w:lvlJc w:val="left"/>
      <w:pPr>
        <w:ind w:left="13320" w:hanging="1800"/>
      </w:pPr>
      <w:rPr>
        <w:rFonts w:asciiTheme="majorHAnsi" w:hAnsiTheme="majorHAnsi" w:cstheme="majorHAnsi" w:hint="default"/>
        <w:sz w:val="22"/>
      </w:rPr>
    </w:lvl>
  </w:abstractNum>
  <w:abstractNum w:abstractNumId="18" w15:restartNumberingAfterBreak="0">
    <w:nsid w:val="27400AAC"/>
    <w:multiLevelType w:val="hybridMultilevel"/>
    <w:tmpl w:val="51AEF9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83A6BB4"/>
    <w:multiLevelType w:val="hybridMultilevel"/>
    <w:tmpl w:val="8B3E4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D2340B"/>
    <w:multiLevelType w:val="hybridMultilevel"/>
    <w:tmpl w:val="AE7E9D4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94A3FCC"/>
    <w:multiLevelType w:val="hybridMultilevel"/>
    <w:tmpl w:val="92A68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0B6EC9"/>
    <w:multiLevelType w:val="hybridMultilevel"/>
    <w:tmpl w:val="AB708C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2E605501"/>
    <w:multiLevelType w:val="hybridMultilevel"/>
    <w:tmpl w:val="8E7A69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5512B2"/>
    <w:multiLevelType w:val="hybridMultilevel"/>
    <w:tmpl w:val="DF600F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63B29FB"/>
    <w:multiLevelType w:val="hybridMultilevel"/>
    <w:tmpl w:val="576AEE50"/>
    <w:lvl w:ilvl="0" w:tplc="04090019">
      <w:start w:val="1"/>
      <w:numFmt w:val="lowerLetter"/>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947295B"/>
    <w:multiLevelType w:val="hybridMultilevel"/>
    <w:tmpl w:val="839EDFE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3B5E4142"/>
    <w:multiLevelType w:val="hybridMultilevel"/>
    <w:tmpl w:val="ED0CAA70"/>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BFC7602"/>
    <w:multiLevelType w:val="hybridMultilevel"/>
    <w:tmpl w:val="02E66A3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03F6BDD"/>
    <w:multiLevelType w:val="hybridMultilevel"/>
    <w:tmpl w:val="A468BB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21D216A"/>
    <w:multiLevelType w:val="hybridMultilevel"/>
    <w:tmpl w:val="4732CCC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4FB1CF9"/>
    <w:multiLevelType w:val="hybridMultilevel"/>
    <w:tmpl w:val="D2D6FE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6126087"/>
    <w:multiLevelType w:val="hybridMultilevel"/>
    <w:tmpl w:val="C6B81BCA"/>
    <w:lvl w:ilvl="0" w:tplc="AA249AB6">
      <w:start w:val="1"/>
      <w:numFmt w:val="decimal"/>
      <w:lvlText w:val="%1."/>
      <w:lvlJc w:val="left"/>
      <w:pPr>
        <w:ind w:left="1080" w:hanging="360"/>
      </w:pPr>
      <w:rPr>
        <w:rFonts w:ascii="Times New Roman" w:hAnsi="Times New Roman" w:cs="Times New Roman"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63A6BE1"/>
    <w:multiLevelType w:val="hybridMultilevel"/>
    <w:tmpl w:val="CF14D8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8BA4262"/>
    <w:multiLevelType w:val="multilevel"/>
    <w:tmpl w:val="BA42FE0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4A7832F1"/>
    <w:multiLevelType w:val="hybridMultilevel"/>
    <w:tmpl w:val="1E502A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4CC446C0"/>
    <w:multiLevelType w:val="hybridMultilevel"/>
    <w:tmpl w:val="F31E4F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4ECD4D0D"/>
    <w:multiLevelType w:val="hybridMultilevel"/>
    <w:tmpl w:val="8D06BEC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0BD1952"/>
    <w:multiLevelType w:val="hybridMultilevel"/>
    <w:tmpl w:val="969C450A"/>
    <w:lvl w:ilvl="0" w:tplc="04090017">
      <w:start w:val="1"/>
      <w:numFmt w:val="lowerLetter"/>
      <w:lvlText w:val="%1)"/>
      <w:lvlJc w:val="left"/>
      <w:pPr>
        <w:ind w:left="720" w:hanging="360"/>
      </w:pPr>
      <w:rPr>
        <w:rFonts w:hint="default"/>
      </w:rPr>
    </w:lvl>
    <w:lvl w:ilvl="1" w:tplc="2DE295DA">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2110BB3"/>
    <w:multiLevelType w:val="hybridMultilevel"/>
    <w:tmpl w:val="460A80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681985"/>
    <w:multiLevelType w:val="hybridMultilevel"/>
    <w:tmpl w:val="572A7A4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5327508D"/>
    <w:multiLevelType w:val="hybridMultilevel"/>
    <w:tmpl w:val="F8C669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564265C9"/>
    <w:multiLevelType w:val="multilevel"/>
    <w:tmpl w:val="CEFC558A"/>
    <w:lvl w:ilvl="0">
      <w:start w:val="1"/>
      <w:numFmt w:val="decimal"/>
      <w:lvlText w:val="%1."/>
      <w:lvlJc w:val="left"/>
      <w:pPr>
        <w:ind w:left="360" w:hanging="360"/>
      </w:pPr>
      <w:rPr>
        <w:rFonts w:hint="default"/>
        <w:u w:val="single"/>
      </w:rPr>
    </w:lvl>
    <w:lvl w:ilvl="1">
      <w:start w:val="1"/>
      <w:numFmt w:val="decimal"/>
      <w:lvlText w:val="%1.%2."/>
      <w:lvlJc w:val="left"/>
      <w:pPr>
        <w:ind w:left="720" w:hanging="360"/>
      </w:pPr>
      <w:rPr>
        <w:rFonts w:hint="default"/>
        <w:u w:val="single"/>
      </w:rPr>
    </w:lvl>
    <w:lvl w:ilvl="2">
      <w:start w:val="1"/>
      <w:numFmt w:val="decimal"/>
      <w:lvlText w:val="%1.%2.%3."/>
      <w:lvlJc w:val="left"/>
      <w:pPr>
        <w:ind w:left="1440" w:hanging="720"/>
      </w:pPr>
      <w:rPr>
        <w:rFonts w:hint="default"/>
        <w:u w:val="single"/>
      </w:rPr>
    </w:lvl>
    <w:lvl w:ilvl="3">
      <w:start w:val="1"/>
      <w:numFmt w:val="decimal"/>
      <w:lvlText w:val="%1.%2.%3.%4."/>
      <w:lvlJc w:val="left"/>
      <w:pPr>
        <w:ind w:left="1800" w:hanging="720"/>
      </w:pPr>
      <w:rPr>
        <w:rFonts w:hint="default"/>
        <w:u w:val="single"/>
      </w:rPr>
    </w:lvl>
    <w:lvl w:ilvl="4">
      <w:start w:val="1"/>
      <w:numFmt w:val="decimal"/>
      <w:lvlText w:val="%1.%2.%3.%4.%5."/>
      <w:lvlJc w:val="left"/>
      <w:pPr>
        <w:ind w:left="2520" w:hanging="1080"/>
      </w:pPr>
      <w:rPr>
        <w:rFonts w:hint="default"/>
        <w:u w:val="single"/>
      </w:rPr>
    </w:lvl>
    <w:lvl w:ilvl="5">
      <w:start w:val="1"/>
      <w:numFmt w:val="decimal"/>
      <w:lvlText w:val="%1.%2.%3.%4.%5.%6."/>
      <w:lvlJc w:val="left"/>
      <w:pPr>
        <w:ind w:left="2880" w:hanging="1080"/>
      </w:pPr>
      <w:rPr>
        <w:rFonts w:hint="default"/>
        <w:u w:val="single"/>
      </w:rPr>
    </w:lvl>
    <w:lvl w:ilvl="6">
      <w:start w:val="1"/>
      <w:numFmt w:val="decimal"/>
      <w:lvlText w:val="%1.%2.%3.%4.%5.%6.%7."/>
      <w:lvlJc w:val="left"/>
      <w:pPr>
        <w:ind w:left="3600" w:hanging="1440"/>
      </w:pPr>
      <w:rPr>
        <w:rFonts w:hint="default"/>
        <w:u w:val="single"/>
      </w:rPr>
    </w:lvl>
    <w:lvl w:ilvl="7">
      <w:start w:val="1"/>
      <w:numFmt w:val="decimal"/>
      <w:lvlText w:val="%1.%2.%3.%4.%5.%6.%7.%8."/>
      <w:lvlJc w:val="left"/>
      <w:pPr>
        <w:ind w:left="3960" w:hanging="1440"/>
      </w:pPr>
      <w:rPr>
        <w:rFonts w:hint="default"/>
        <w:u w:val="single"/>
      </w:rPr>
    </w:lvl>
    <w:lvl w:ilvl="8">
      <w:start w:val="1"/>
      <w:numFmt w:val="decimal"/>
      <w:lvlText w:val="%1.%2.%3.%4.%5.%6.%7.%8.%9."/>
      <w:lvlJc w:val="left"/>
      <w:pPr>
        <w:ind w:left="4680" w:hanging="1800"/>
      </w:pPr>
      <w:rPr>
        <w:rFonts w:hint="default"/>
        <w:u w:val="single"/>
      </w:rPr>
    </w:lvl>
  </w:abstractNum>
  <w:abstractNum w:abstractNumId="43" w15:restartNumberingAfterBreak="0">
    <w:nsid w:val="571F0B3A"/>
    <w:multiLevelType w:val="hybridMultilevel"/>
    <w:tmpl w:val="D3669D5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58D3729B"/>
    <w:multiLevelType w:val="hybridMultilevel"/>
    <w:tmpl w:val="02E66A3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593505AC"/>
    <w:multiLevelType w:val="hybridMultilevel"/>
    <w:tmpl w:val="AB28C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95B4EF3"/>
    <w:multiLevelType w:val="hybridMultilevel"/>
    <w:tmpl w:val="FDE035D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5D986D97"/>
    <w:multiLevelType w:val="multilevel"/>
    <w:tmpl w:val="43F80596"/>
    <w:lvl w:ilvl="0">
      <w:start w:val="3"/>
      <w:numFmt w:val="decimal"/>
      <w:lvlText w:val="%1."/>
      <w:lvlJc w:val="left"/>
      <w:pPr>
        <w:ind w:left="360" w:hanging="360"/>
      </w:pPr>
      <w:rPr>
        <w:rFonts w:hint="default"/>
        <w:u w:val="singl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single"/>
      </w:rPr>
    </w:lvl>
    <w:lvl w:ilvl="3">
      <w:start w:val="1"/>
      <w:numFmt w:val="decimal"/>
      <w:lvlText w:val="%1.%2.%3.%4."/>
      <w:lvlJc w:val="left"/>
      <w:pPr>
        <w:ind w:left="1800" w:hanging="720"/>
      </w:pPr>
      <w:rPr>
        <w:rFonts w:hint="default"/>
        <w:u w:val="single"/>
      </w:rPr>
    </w:lvl>
    <w:lvl w:ilvl="4">
      <w:start w:val="1"/>
      <w:numFmt w:val="decimal"/>
      <w:lvlText w:val="%1.%2.%3.%4.%5."/>
      <w:lvlJc w:val="left"/>
      <w:pPr>
        <w:ind w:left="2520" w:hanging="1080"/>
      </w:pPr>
      <w:rPr>
        <w:rFonts w:hint="default"/>
        <w:u w:val="single"/>
      </w:rPr>
    </w:lvl>
    <w:lvl w:ilvl="5">
      <w:start w:val="1"/>
      <w:numFmt w:val="decimal"/>
      <w:lvlText w:val="%1.%2.%3.%4.%5.%6."/>
      <w:lvlJc w:val="left"/>
      <w:pPr>
        <w:ind w:left="2880" w:hanging="1080"/>
      </w:pPr>
      <w:rPr>
        <w:rFonts w:hint="default"/>
        <w:u w:val="single"/>
      </w:rPr>
    </w:lvl>
    <w:lvl w:ilvl="6">
      <w:start w:val="1"/>
      <w:numFmt w:val="decimal"/>
      <w:lvlText w:val="%1.%2.%3.%4.%5.%6.%7."/>
      <w:lvlJc w:val="left"/>
      <w:pPr>
        <w:ind w:left="3600" w:hanging="1440"/>
      </w:pPr>
      <w:rPr>
        <w:rFonts w:hint="default"/>
        <w:u w:val="single"/>
      </w:rPr>
    </w:lvl>
    <w:lvl w:ilvl="7">
      <w:start w:val="1"/>
      <w:numFmt w:val="decimal"/>
      <w:lvlText w:val="%1.%2.%3.%4.%5.%6.%7.%8."/>
      <w:lvlJc w:val="left"/>
      <w:pPr>
        <w:ind w:left="3960" w:hanging="1440"/>
      </w:pPr>
      <w:rPr>
        <w:rFonts w:hint="default"/>
        <w:u w:val="single"/>
      </w:rPr>
    </w:lvl>
    <w:lvl w:ilvl="8">
      <w:start w:val="1"/>
      <w:numFmt w:val="decimal"/>
      <w:lvlText w:val="%1.%2.%3.%4.%5.%6.%7.%8.%9."/>
      <w:lvlJc w:val="left"/>
      <w:pPr>
        <w:ind w:left="4680" w:hanging="1800"/>
      </w:pPr>
      <w:rPr>
        <w:rFonts w:hint="default"/>
        <w:u w:val="single"/>
      </w:rPr>
    </w:lvl>
  </w:abstractNum>
  <w:abstractNum w:abstractNumId="48" w15:restartNumberingAfterBreak="0">
    <w:nsid w:val="645F516F"/>
    <w:multiLevelType w:val="hybridMultilevel"/>
    <w:tmpl w:val="A730679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6C1B07E4"/>
    <w:multiLevelType w:val="hybridMultilevel"/>
    <w:tmpl w:val="C6901F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6D680054"/>
    <w:multiLevelType w:val="hybridMultilevel"/>
    <w:tmpl w:val="B7A82714"/>
    <w:lvl w:ilvl="0" w:tplc="1FF6667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EBE486A"/>
    <w:multiLevelType w:val="multilevel"/>
    <w:tmpl w:val="8F32DAD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2" w15:restartNumberingAfterBreak="0">
    <w:nsid w:val="705C4CC5"/>
    <w:multiLevelType w:val="hybridMultilevel"/>
    <w:tmpl w:val="ED0CAA70"/>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76347811"/>
    <w:multiLevelType w:val="multilevel"/>
    <w:tmpl w:val="E102A56E"/>
    <w:lvl w:ilvl="0">
      <w:start w:val="1"/>
      <w:numFmt w:val="decimal"/>
      <w:lvlText w:val="%1."/>
      <w:lvlJc w:val="left"/>
      <w:pPr>
        <w:ind w:left="360" w:hanging="360"/>
      </w:pPr>
      <w:rPr>
        <w:rFonts w:hint="default"/>
        <w:u w:val="singl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single"/>
      </w:rPr>
    </w:lvl>
    <w:lvl w:ilvl="3">
      <w:start w:val="1"/>
      <w:numFmt w:val="decimal"/>
      <w:lvlText w:val="%1.%2.%3.%4."/>
      <w:lvlJc w:val="left"/>
      <w:pPr>
        <w:ind w:left="1800" w:hanging="720"/>
      </w:pPr>
      <w:rPr>
        <w:rFonts w:hint="default"/>
        <w:u w:val="single"/>
      </w:rPr>
    </w:lvl>
    <w:lvl w:ilvl="4">
      <w:start w:val="1"/>
      <w:numFmt w:val="decimal"/>
      <w:lvlText w:val="%1.%2.%3.%4.%5."/>
      <w:lvlJc w:val="left"/>
      <w:pPr>
        <w:ind w:left="2520" w:hanging="1080"/>
      </w:pPr>
      <w:rPr>
        <w:rFonts w:hint="default"/>
        <w:u w:val="single"/>
      </w:rPr>
    </w:lvl>
    <w:lvl w:ilvl="5">
      <w:start w:val="1"/>
      <w:numFmt w:val="decimal"/>
      <w:lvlText w:val="%1.%2.%3.%4.%5.%6."/>
      <w:lvlJc w:val="left"/>
      <w:pPr>
        <w:ind w:left="2880" w:hanging="1080"/>
      </w:pPr>
      <w:rPr>
        <w:rFonts w:hint="default"/>
        <w:u w:val="single"/>
      </w:rPr>
    </w:lvl>
    <w:lvl w:ilvl="6">
      <w:start w:val="1"/>
      <w:numFmt w:val="decimal"/>
      <w:lvlText w:val="%1.%2.%3.%4.%5.%6.%7."/>
      <w:lvlJc w:val="left"/>
      <w:pPr>
        <w:ind w:left="3600" w:hanging="1440"/>
      </w:pPr>
      <w:rPr>
        <w:rFonts w:hint="default"/>
        <w:u w:val="single"/>
      </w:rPr>
    </w:lvl>
    <w:lvl w:ilvl="7">
      <w:start w:val="1"/>
      <w:numFmt w:val="decimal"/>
      <w:lvlText w:val="%1.%2.%3.%4.%5.%6.%7.%8."/>
      <w:lvlJc w:val="left"/>
      <w:pPr>
        <w:ind w:left="3960" w:hanging="1440"/>
      </w:pPr>
      <w:rPr>
        <w:rFonts w:hint="default"/>
        <w:u w:val="single"/>
      </w:rPr>
    </w:lvl>
    <w:lvl w:ilvl="8">
      <w:start w:val="1"/>
      <w:numFmt w:val="decimal"/>
      <w:lvlText w:val="%1.%2.%3.%4.%5.%6.%7.%8.%9."/>
      <w:lvlJc w:val="left"/>
      <w:pPr>
        <w:ind w:left="4680" w:hanging="1800"/>
      </w:pPr>
      <w:rPr>
        <w:rFonts w:hint="default"/>
        <w:u w:val="single"/>
      </w:rPr>
    </w:lvl>
  </w:abstractNum>
  <w:abstractNum w:abstractNumId="54" w15:restartNumberingAfterBreak="0">
    <w:nsid w:val="76E46107"/>
    <w:multiLevelType w:val="hybridMultilevel"/>
    <w:tmpl w:val="DF905080"/>
    <w:lvl w:ilvl="0" w:tplc="F63E35EE">
      <w:start w:val="4"/>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AC536CC"/>
    <w:multiLevelType w:val="hybridMultilevel"/>
    <w:tmpl w:val="41A60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B414644"/>
    <w:multiLevelType w:val="multilevel"/>
    <w:tmpl w:val="A0ECE6DE"/>
    <w:lvl w:ilvl="0">
      <w:start w:val="5"/>
      <w:numFmt w:val="decimal"/>
      <w:lvlText w:val="%1."/>
      <w:lvlJc w:val="left"/>
      <w:pPr>
        <w:ind w:left="360" w:hanging="360"/>
      </w:pPr>
      <w:rPr>
        <w:rFonts w:asciiTheme="majorHAnsi" w:hAnsiTheme="majorHAnsi" w:cstheme="majorHAnsi" w:hint="default"/>
        <w:sz w:val="22"/>
      </w:rPr>
    </w:lvl>
    <w:lvl w:ilvl="1">
      <w:start w:val="1"/>
      <w:numFmt w:val="decimal"/>
      <w:lvlText w:val="%1.%2."/>
      <w:lvlJc w:val="left"/>
      <w:pPr>
        <w:ind w:left="2160" w:hanging="720"/>
      </w:pPr>
      <w:rPr>
        <w:rFonts w:asciiTheme="majorHAnsi" w:hAnsiTheme="majorHAnsi" w:cstheme="majorHAnsi" w:hint="default"/>
        <w:sz w:val="22"/>
      </w:rPr>
    </w:lvl>
    <w:lvl w:ilvl="2">
      <w:start w:val="1"/>
      <w:numFmt w:val="decimal"/>
      <w:lvlText w:val="%1.%2.%3."/>
      <w:lvlJc w:val="left"/>
      <w:pPr>
        <w:ind w:left="3600" w:hanging="720"/>
      </w:pPr>
      <w:rPr>
        <w:rFonts w:asciiTheme="majorHAnsi" w:hAnsiTheme="majorHAnsi" w:cstheme="majorHAnsi" w:hint="default"/>
        <w:sz w:val="22"/>
      </w:rPr>
    </w:lvl>
    <w:lvl w:ilvl="3">
      <w:start w:val="1"/>
      <w:numFmt w:val="decimal"/>
      <w:lvlText w:val="%1.%2.%3.%4."/>
      <w:lvlJc w:val="left"/>
      <w:pPr>
        <w:ind w:left="5400" w:hanging="1080"/>
      </w:pPr>
      <w:rPr>
        <w:rFonts w:asciiTheme="majorHAnsi" w:hAnsiTheme="majorHAnsi" w:cstheme="majorHAnsi" w:hint="default"/>
        <w:sz w:val="22"/>
      </w:rPr>
    </w:lvl>
    <w:lvl w:ilvl="4">
      <w:start w:val="1"/>
      <w:numFmt w:val="decimal"/>
      <w:lvlText w:val="%1.%2.%3.%4.%5."/>
      <w:lvlJc w:val="left"/>
      <w:pPr>
        <w:ind w:left="6840" w:hanging="1080"/>
      </w:pPr>
      <w:rPr>
        <w:rFonts w:asciiTheme="majorHAnsi" w:hAnsiTheme="majorHAnsi" w:cstheme="majorHAnsi" w:hint="default"/>
        <w:sz w:val="22"/>
      </w:rPr>
    </w:lvl>
    <w:lvl w:ilvl="5">
      <w:start w:val="1"/>
      <w:numFmt w:val="decimal"/>
      <w:lvlText w:val="%1.%2.%3.%4.%5.%6."/>
      <w:lvlJc w:val="left"/>
      <w:pPr>
        <w:ind w:left="8640" w:hanging="1440"/>
      </w:pPr>
      <w:rPr>
        <w:rFonts w:asciiTheme="majorHAnsi" w:hAnsiTheme="majorHAnsi" w:cstheme="majorHAnsi" w:hint="default"/>
        <w:sz w:val="22"/>
      </w:rPr>
    </w:lvl>
    <w:lvl w:ilvl="6">
      <w:start w:val="1"/>
      <w:numFmt w:val="decimal"/>
      <w:lvlText w:val="%1.%2.%3.%4.%5.%6.%7."/>
      <w:lvlJc w:val="left"/>
      <w:pPr>
        <w:ind w:left="10080" w:hanging="1440"/>
      </w:pPr>
      <w:rPr>
        <w:rFonts w:asciiTheme="majorHAnsi" w:hAnsiTheme="majorHAnsi" w:cstheme="majorHAnsi" w:hint="default"/>
        <w:sz w:val="22"/>
      </w:rPr>
    </w:lvl>
    <w:lvl w:ilvl="7">
      <w:start w:val="1"/>
      <w:numFmt w:val="decimal"/>
      <w:lvlText w:val="%1.%2.%3.%4.%5.%6.%7.%8."/>
      <w:lvlJc w:val="left"/>
      <w:pPr>
        <w:ind w:left="11880" w:hanging="1800"/>
      </w:pPr>
      <w:rPr>
        <w:rFonts w:asciiTheme="majorHAnsi" w:hAnsiTheme="majorHAnsi" w:cstheme="majorHAnsi" w:hint="default"/>
        <w:sz w:val="22"/>
      </w:rPr>
    </w:lvl>
    <w:lvl w:ilvl="8">
      <w:start w:val="1"/>
      <w:numFmt w:val="decimal"/>
      <w:lvlText w:val="%1.%2.%3.%4.%5.%6.%7.%8.%9."/>
      <w:lvlJc w:val="left"/>
      <w:pPr>
        <w:ind w:left="13320" w:hanging="1800"/>
      </w:pPr>
      <w:rPr>
        <w:rFonts w:asciiTheme="majorHAnsi" w:hAnsiTheme="majorHAnsi" w:cstheme="majorHAnsi" w:hint="default"/>
        <w:sz w:val="22"/>
      </w:rPr>
    </w:lvl>
  </w:abstractNum>
  <w:abstractNum w:abstractNumId="57" w15:restartNumberingAfterBreak="0">
    <w:nsid w:val="7C575F1C"/>
    <w:multiLevelType w:val="hybridMultilevel"/>
    <w:tmpl w:val="363643A8"/>
    <w:lvl w:ilvl="0" w:tplc="B27262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7"/>
  </w:num>
  <w:num w:numId="2">
    <w:abstractNumId w:val="10"/>
  </w:num>
  <w:num w:numId="3">
    <w:abstractNumId w:val="38"/>
  </w:num>
  <w:num w:numId="4">
    <w:abstractNumId w:val="19"/>
  </w:num>
  <w:num w:numId="5">
    <w:abstractNumId w:val="50"/>
  </w:num>
  <w:num w:numId="6">
    <w:abstractNumId w:val="7"/>
  </w:num>
  <w:num w:numId="7">
    <w:abstractNumId w:val="23"/>
  </w:num>
  <w:num w:numId="8">
    <w:abstractNumId w:val="21"/>
  </w:num>
  <w:num w:numId="9">
    <w:abstractNumId w:val="2"/>
  </w:num>
  <w:num w:numId="10">
    <w:abstractNumId w:val="32"/>
  </w:num>
  <w:num w:numId="11">
    <w:abstractNumId w:val="25"/>
  </w:num>
  <w:num w:numId="12">
    <w:abstractNumId w:val="39"/>
  </w:num>
  <w:num w:numId="13">
    <w:abstractNumId w:val="31"/>
  </w:num>
  <w:num w:numId="14">
    <w:abstractNumId w:val="0"/>
  </w:num>
  <w:num w:numId="15">
    <w:abstractNumId w:val="33"/>
  </w:num>
  <w:num w:numId="16">
    <w:abstractNumId w:val="26"/>
  </w:num>
  <w:num w:numId="17">
    <w:abstractNumId w:val="5"/>
  </w:num>
  <w:num w:numId="18">
    <w:abstractNumId w:val="27"/>
  </w:num>
  <w:num w:numId="19">
    <w:abstractNumId w:val="30"/>
  </w:num>
  <w:num w:numId="20">
    <w:abstractNumId w:val="13"/>
  </w:num>
  <w:num w:numId="21">
    <w:abstractNumId w:val="37"/>
  </w:num>
  <w:num w:numId="22">
    <w:abstractNumId w:val="55"/>
  </w:num>
  <w:num w:numId="23">
    <w:abstractNumId w:val="3"/>
  </w:num>
  <w:num w:numId="24">
    <w:abstractNumId w:val="11"/>
  </w:num>
  <w:num w:numId="25">
    <w:abstractNumId w:val="52"/>
  </w:num>
  <w:num w:numId="26">
    <w:abstractNumId w:val="9"/>
  </w:num>
  <w:num w:numId="27">
    <w:abstractNumId w:val="46"/>
  </w:num>
  <w:num w:numId="28">
    <w:abstractNumId w:val="4"/>
  </w:num>
  <w:num w:numId="29">
    <w:abstractNumId w:val="40"/>
  </w:num>
  <w:num w:numId="30">
    <w:abstractNumId w:val="20"/>
  </w:num>
  <w:num w:numId="31">
    <w:abstractNumId w:val="43"/>
  </w:num>
  <w:num w:numId="32">
    <w:abstractNumId w:val="44"/>
  </w:num>
  <w:num w:numId="33">
    <w:abstractNumId w:val="48"/>
  </w:num>
  <w:num w:numId="34">
    <w:abstractNumId w:val="16"/>
  </w:num>
  <w:num w:numId="35">
    <w:abstractNumId w:val="28"/>
  </w:num>
  <w:num w:numId="36">
    <w:abstractNumId w:val="15"/>
  </w:num>
  <w:num w:numId="37">
    <w:abstractNumId w:val="29"/>
  </w:num>
  <w:num w:numId="38">
    <w:abstractNumId w:val="54"/>
  </w:num>
  <w:num w:numId="39">
    <w:abstractNumId w:val="53"/>
  </w:num>
  <w:num w:numId="40">
    <w:abstractNumId w:val="42"/>
  </w:num>
  <w:num w:numId="41">
    <w:abstractNumId w:val="51"/>
  </w:num>
  <w:num w:numId="42">
    <w:abstractNumId w:val="6"/>
  </w:num>
  <w:num w:numId="43">
    <w:abstractNumId w:val="41"/>
  </w:num>
  <w:num w:numId="44">
    <w:abstractNumId w:val="12"/>
  </w:num>
  <w:num w:numId="45">
    <w:abstractNumId w:val="47"/>
  </w:num>
  <w:num w:numId="46">
    <w:abstractNumId w:val="34"/>
  </w:num>
  <w:num w:numId="47">
    <w:abstractNumId w:val="24"/>
  </w:num>
  <w:num w:numId="48">
    <w:abstractNumId w:val="49"/>
  </w:num>
  <w:num w:numId="49">
    <w:abstractNumId w:val="14"/>
  </w:num>
  <w:num w:numId="50">
    <w:abstractNumId w:val="45"/>
  </w:num>
  <w:num w:numId="51">
    <w:abstractNumId w:val="18"/>
  </w:num>
  <w:num w:numId="52">
    <w:abstractNumId w:val="1"/>
  </w:num>
  <w:num w:numId="53">
    <w:abstractNumId w:val="22"/>
  </w:num>
  <w:num w:numId="54">
    <w:abstractNumId w:val="36"/>
  </w:num>
  <w:num w:numId="55">
    <w:abstractNumId w:val="35"/>
  </w:num>
  <w:num w:numId="56">
    <w:abstractNumId w:val="17"/>
  </w:num>
  <w:num w:numId="57">
    <w:abstractNumId w:val="56"/>
  </w:num>
  <w:num w:numId="58">
    <w:abstractNumId w:val="8"/>
  </w:num>
  <w:numIdMacAtCleanup w:val="5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ong">
    <w15:presenceInfo w15:providerId="AD" w15:userId="S::tgian@iu.edu::39b3debc-a5d6-4706-99f2-99338c9a5e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5C0E"/>
    <w:rsid w:val="00006262"/>
    <w:rsid w:val="00022205"/>
    <w:rsid w:val="00042105"/>
    <w:rsid w:val="00077548"/>
    <w:rsid w:val="000D7468"/>
    <w:rsid w:val="00115C0E"/>
    <w:rsid w:val="00150D42"/>
    <w:rsid w:val="00193BE5"/>
    <w:rsid w:val="001A5E58"/>
    <w:rsid w:val="001B28D6"/>
    <w:rsid w:val="001C3EFF"/>
    <w:rsid w:val="001D093A"/>
    <w:rsid w:val="001E3C5A"/>
    <w:rsid w:val="002648A3"/>
    <w:rsid w:val="002C42AB"/>
    <w:rsid w:val="002D02DE"/>
    <w:rsid w:val="002E266C"/>
    <w:rsid w:val="002E7D0C"/>
    <w:rsid w:val="002F0786"/>
    <w:rsid w:val="00312F0E"/>
    <w:rsid w:val="003A44F0"/>
    <w:rsid w:val="003F6185"/>
    <w:rsid w:val="004366D4"/>
    <w:rsid w:val="004A48D8"/>
    <w:rsid w:val="004A52A7"/>
    <w:rsid w:val="004C53DC"/>
    <w:rsid w:val="004E30D7"/>
    <w:rsid w:val="005056F5"/>
    <w:rsid w:val="005068B2"/>
    <w:rsid w:val="0057052A"/>
    <w:rsid w:val="0058032C"/>
    <w:rsid w:val="005C2CA0"/>
    <w:rsid w:val="005F4B33"/>
    <w:rsid w:val="0060057E"/>
    <w:rsid w:val="00637F62"/>
    <w:rsid w:val="00694A13"/>
    <w:rsid w:val="006B14AF"/>
    <w:rsid w:val="006D5968"/>
    <w:rsid w:val="00781446"/>
    <w:rsid w:val="00784693"/>
    <w:rsid w:val="00787285"/>
    <w:rsid w:val="007F0D52"/>
    <w:rsid w:val="0080105A"/>
    <w:rsid w:val="00822A45"/>
    <w:rsid w:val="008341B5"/>
    <w:rsid w:val="00841BB5"/>
    <w:rsid w:val="008727C6"/>
    <w:rsid w:val="008D118B"/>
    <w:rsid w:val="00934A78"/>
    <w:rsid w:val="00995917"/>
    <w:rsid w:val="00A16A77"/>
    <w:rsid w:val="00A32431"/>
    <w:rsid w:val="00A51936"/>
    <w:rsid w:val="00AB10E3"/>
    <w:rsid w:val="00AD1C08"/>
    <w:rsid w:val="00AE46C0"/>
    <w:rsid w:val="00B041E6"/>
    <w:rsid w:val="00BE03B2"/>
    <w:rsid w:val="00BF056A"/>
    <w:rsid w:val="00BF0969"/>
    <w:rsid w:val="00C17AF3"/>
    <w:rsid w:val="00C43CE8"/>
    <w:rsid w:val="00C46152"/>
    <w:rsid w:val="00C47A82"/>
    <w:rsid w:val="00C575CA"/>
    <w:rsid w:val="00CA0F8D"/>
    <w:rsid w:val="00D156AD"/>
    <w:rsid w:val="00DB52CA"/>
    <w:rsid w:val="00DB6F03"/>
    <w:rsid w:val="00DC5924"/>
    <w:rsid w:val="00DE2E9B"/>
    <w:rsid w:val="00DF413F"/>
    <w:rsid w:val="00E504B5"/>
    <w:rsid w:val="00E871F3"/>
    <w:rsid w:val="00E96B11"/>
    <w:rsid w:val="00EC14AE"/>
    <w:rsid w:val="00F138C8"/>
    <w:rsid w:val="00F34521"/>
    <w:rsid w:val="00FA1197"/>
    <w:rsid w:val="00FD1A2C"/>
    <w:rsid w:val="00FE6766"/>
    <w:rsid w:val="00FE79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E7CB2AE"/>
  <w14:defaultImageDpi w14:val="300"/>
  <w15:docId w15:val="{A8BF2DD1-0809-4821-86FE-CFC1C8ACE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52A7"/>
    <w:pPr>
      <w:keepNext/>
      <w:keepLines/>
      <w:spacing w:before="240"/>
      <w:outlineLvl w:val="0"/>
    </w:pPr>
    <w:rPr>
      <w:rFonts w:asciiTheme="majorHAnsi" w:eastAsiaTheme="majorEastAsia" w:hAnsiTheme="majorHAnsi" w:cstheme="majorBidi"/>
      <w:sz w:val="28"/>
      <w:szCs w:val="32"/>
    </w:rPr>
  </w:style>
  <w:style w:type="paragraph" w:styleId="Heading2">
    <w:name w:val="heading 2"/>
    <w:basedOn w:val="Normal"/>
    <w:next w:val="Normal"/>
    <w:link w:val="Heading2Char"/>
    <w:uiPriority w:val="9"/>
    <w:unhideWhenUsed/>
    <w:qFormat/>
    <w:rsid w:val="004A52A7"/>
    <w:pPr>
      <w:keepNext/>
      <w:keepLines/>
      <w:spacing w:before="40"/>
      <w:outlineLvl w:val="1"/>
    </w:pPr>
    <w:rPr>
      <w:rFonts w:asciiTheme="majorHAnsi" w:eastAsiaTheme="majorEastAsia" w:hAnsiTheme="majorHAnsi" w:cstheme="majorBidi"/>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tyle1">
    <w:name w:val="Style1"/>
    <w:basedOn w:val="TableNormal"/>
    <w:uiPriority w:val="99"/>
    <w:rsid w:val="004E30D7"/>
    <w:rPr>
      <w:rFonts w:ascii="Times New Roman" w:eastAsiaTheme="minorHAnsi" w:hAnsi="Times New Roman"/>
      <w:lang w:val="en-GB"/>
    </w:rPr>
    <w:tblPr>
      <w:tblBorders>
        <w:top w:val="double" w:sz="4" w:space="0" w:color="auto"/>
        <w:bottom w:val="double" w:sz="4" w:space="0" w:color="auto"/>
      </w:tblBorders>
    </w:tblPr>
    <w:tblStylePr w:type="firstRow">
      <w:tblPr/>
      <w:tcPr>
        <w:tcBorders>
          <w:bottom w:val="single" w:sz="4" w:space="0" w:color="auto"/>
        </w:tcBorders>
      </w:tcPr>
    </w:tblStylePr>
  </w:style>
  <w:style w:type="table" w:customStyle="1" w:styleId="Style2">
    <w:name w:val="Style2"/>
    <w:basedOn w:val="TableNormal"/>
    <w:rsid w:val="00BF0969"/>
    <w:rPr>
      <w:rFonts w:ascii="Times New Roman" w:eastAsia="Times New Roman" w:hAnsi="Times New Roman" w:cs="Times New Roman"/>
      <w:sz w:val="26"/>
      <w:szCs w:val="20"/>
    </w:rPr>
    <w:tblPr>
      <w:tblBorders>
        <w:top w:val="double" w:sz="4" w:space="0" w:color="auto"/>
        <w:bottom w:val="double" w:sz="4" w:space="0" w:color="auto"/>
      </w:tblBorders>
    </w:tblPr>
    <w:tblStylePr w:type="firstRow">
      <w:tblPr/>
      <w:tcPr>
        <w:tcBorders>
          <w:bottom w:val="single" w:sz="4" w:space="0" w:color="auto"/>
        </w:tcBorders>
      </w:tcPr>
    </w:tblStylePr>
  </w:style>
  <w:style w:type="paragraph" w:styleId="FootnoteText">
    <w:name w:val="footnote text"/>
    <w:basedOn w:val="Normal"/>
    <w:link w:val="FootnoteTextChar"/>
    <w:uiPriority w:val="99"/>
    <w:unhideWhenUsed/>
    <w:rsid w:val="00115C0E"/>
  </w:style>
  <w:style w:type="character" w:customStyle="1" w:styleId="FootnoteTextChar">
    <w:name w:val="Footnote Text Char"/>
    <w:basedOn w:val="DefaultParagraphFont"/>
    <w:link w:val="FootnoteText"/>
    <w:uiPriority w:val="99"/>
    <w:rsid w:val="00115C0E"/>
  </w:style>
  <w:style w:type="character" w:styleId="FootnoteReference">
    <w:name w:val="footnote reference"/>
    <w:basedOn w:val="DefaultParagraphFont"/>
    <w:uiPriority w:val="99"/>
    <w:unhideWhenUsed/>
    <w:rsid w:val="00115C0E"/>
    <w:rPr>
      <w:vertAlign w:val="superscript"/>
    </w:rPr>
  </w:style>
  <w:style w:type="paragraph" w:styleId="PlainText">
    <w:name w:val="Plain Text"/>
    <w:basedOn w:val="Normal"/>
    <w:link w:val="PlainTextChar"/>
    <w:uiPriority w:val="99"/>
    <w:unhideWhenUsed/>
    <w:rsid w:val="00115C0E"/>
    <w:rPr>
      <w:rFonts w:ascii="Consolas" w:eastAsiaTheme="minorHAnsi" w:hAnsi="Consolas"/>
      <w:sz w:val="21"/>
      <w:szCs w:val="21"/>
    </w:rPr>
  </w:style>
  <w:style w:type="character" w:customStyle="1" w:styleId="PlainTextChar">
    <w:name w:val="Plain Text Char"/>
    <w:basedOn w:val="DefaultParagraphFont"/>
    <w:link w:val="PlainText"/>
    <w:uiPriority w:val="99"/>
    <w:rsid w:val="00115C0E"/>
    <w:rPr>
      <w:rFonts w:ascii="Consolas" w:eastAsiaTheme="minorHAnsi" w:hAnsi="Consolas"/>
      <w:sz w:val="21"/>
      <w:szCs w:val="21"/>
    </w:rPr>
  </w:style>
  <w:style w:type="character" w:styleId="Hyperlink">
    <w:name w:val="Hyperlink"/>
    <w:basedOn w:val="DefaultParagraphFont"/>
    <w:uiPriority w:val="99"/>
    <w:unhideWhenUsed/>
    <w:rsid w:val="00115C0E"/>
    <w:rPr>
      <w:color w:val="0000FF" w:themeColor="hyperlink"/>
      <w:u w:val="single"/>
    </w:rPr>
  </w:style>
  <w:style w:type="paragraph" w:styleId="ListParagraph">
    <w:name w:val="List Paragraph"/>
    <w:basedOn w:val="Normal"/>
    <w:uiPriority w:val="34"/>
    <w:qFormat/>
    <w:rsid w:val="00115C0E"/>
    <w:pPr>
      <w:ind w:left="720"/>
      <w:contextualSpacing/>
    </w:pPr>
    <w:rPr>
      <w:rFonts w:eastAsiaTheme="minorHAnsi"/>
    </w:rPr>
  </w:style>
  <w:style w:type="paragraph" w:styleId="BalloonText">
    <w:name w:val="Balloon Text"/>
    <w:basedOn w:val="Normal"/>
    <w:link w:val="BalloonTextChar"/>
    <w:uiPriority w:val="99"/>
    <w:semiHidden/>
    <w:unhideWhenUsed/>
    <w:rsid w:val="00115C0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15C0E"/>
    <w:rPr>
      <w:rFonts w:ascii="Lucida Grande" w:hAnsi="Lucida Grande" w:cs="Lucida Grande"/>
      <w:sz w:val="18"/>
      <w:szCs w:val="18"/>
    </w:rPr>
  </w:style>
  <w:style w:type="character" w:styleId="Strong">
    <w:name w:val="Strong"/>
    <w:basedOn w:val="DefaultParagraphFont"/>
    <w:uiPriority w:val="22"/>
    <w:qFormat/>
    <w:rsid w:val="00DC5924"/>
    <w:rPr>
      <w:b/>
      <w:bCs/>
    </w:rPr>
  </w:style>
  <w:style w:type="character" w:styleId="FollowedHyperlink">
    <w:name w:val="FollowedHyperlink"/>
    <w:basedOn w:val="DefaultParagraphFont"/>
    <w:uiPriority w:val="99"/>
    <w:semiHidden/>
    <w:unhideWhenUsed/>
    <w:rsid w:val="00784693"/>
    <w:rPr>
      <w:color w:val="800080" w:themeColor="followedHyperlink"/>
      <w:u w:val="single"/>
    </w:rPr>
  </w:style>
  <w:style w:type="character" w:customStyle="1" w:styleId="UnresolvedMention1">
    <w:name w:val="Unresolved Mention1"/>
    <w:basedOn w:val="DefaultParagraphFont"/>
    <w:uiPriority w:val="99"/>
    <w:semiHidden/>
    <w:unhideWhenUsed/>
    <w:rsid w:val="00AB10E3"/>
    <w:rPr>
      <w:color w:val="605E5C"/>
      <w:shd w:val="clear" w:color="auto" w:fill="E1DFDD"/>
    </w:rPr>
  </w:style>
  <w:style w:type="character" w:styleId="CommentReference">
    <w:name w:val="annotation reference"/>
    <w:basedOn w:val="DefaultParagraphFont"/>
    <w:uiPriority w:val="99"/>
    <w:semiHidden/>
    <w:unhideWhenUsed/>
    <w:rsid w:val="00995917"/>
    <w:rPr>
      <w:sz w:val="16"/>
      <w:szCs w:val="16"/>
    </w:rPr>
  </w:style>
  <w:style w:type="paragraph" w:styleId="CommentText">
    <w:name w:val="annotation text"/>
    <w:basedOn w:val="Normal"/>
    <w:link w:val="CommentTextChar"/>
    <w:uiPriority w:val="99"/>
    <w:semiHidden/>
    <w:unhideWhenUsed/>
    <w:rsid w:val="00995917"/>
    <w:rPr>
      <w:sz w:val="20"/>
      <w:szCs w:val="20"/>
    </w:rPr>
  </w:style>
  <w:style w:type="character" w:customStyle="1" w:styleId="CommentTextChar">
    <w:name w:val="Comment Text Char"/>
    <w:basedOn w:val="DefaultParagraphFont"/>
    <w:link w:val="CommentText"/>
    <w:uiPriority w:val="99"/>
    <w:semiHidden/>
    <w:rsid w:val="00995917"/>
    <w:rPr>
      <w:sz w:val="20"/>
      <w:szCs w:val="20"/>
    </w:rPr>
  </w:style>
  <w:style w:type="paragraph" w:styleId="CommentSubject">
    <w:name w:val="annotation subject"/>
    <w:basedOn w:val="CommentText"/>
    <w:next w:val="CommentText"/>
    <w:link w:val="CommentSubjectChar"/>
    <w:uiPriority w:val="99"/>
    <w:semiHidden/>
    <w:unhideWhenUsed/>
    <w:rsid w:val="00995917"/>
    <w:rPr>
      <w:b/>
      <w:bCs/>
    </w:rPr>
  </w:style>
  <w:style w:type="character" w:customStyle="1" w:styleId="CommentSubjectChar">
    <w:name w:val="Comment Subject Char"/>
    <w:basedOn w:val="CommentTextChar"/>
    <w:link w:val="CommentSubject"/>
    <w:uiPriority w:val="99"/>
    <w:semiHidden/>
    <w:rsid w:val="00995917"/>
    <w:rPr>
      <w:b/>
      <w:bCs/>
      <w:sz w:val="20"/>
      <w:szCs w:val="20"/>
    </w:rPr>
  </w:style>
  <w:style w:type="paragraph" w:styleId="Header">
    <w:name w:val="header"/>
    <w:basedOn w:val="Normal"/>
    <w:link w:val="HeaderChar"/>
    <w:uiPriority w:val="99"/>
    <w:unhideWhenUsed/>
    <w:rsid w:val="00FE6766"/>
    <w:pPr>
      <w:tabs>
        <w:tab w:val="center" w:pos="4680"/>
        <w:tab w:val="right" w:pos="9360"/>
      </w:tabs>
    </w:pPr>
  </w:style>
  <w:style w:type="character" w:customStyle="1" w:styleId="HeaderChar">
    <w:name w:val="Header Char"/>
    <w:basedOn w:val="DefaultParagraphFont"/>
    <w:link w:val="Header"/>
    <w:uiPriority w:val="99"/>
    <w:rsid w:val="00FE6766"/>
  </w:style>
  <w:style w:type="paragraph" w:styleId="Footer">
    <w:name w:val="footer"/>
    <w:basedOn w:val="Normal"/>
    <w:link w:val="FooterChar"/>
    <w:uiPriority w:val="99"/>
    <w:unhideWhenUsed/>
    <w:rsid w:val="00FE6766"/>
    <w:pPr>
      <w:tabs>
        <w:tab w:val="center" w:pos="4680"/>
        <w:tab w:val="right" w:pos="9360"/>
      </w:tabs>
    </w:pPr>
  </w:style>
  <w:style w:type="character" w:customStyle="1" w:styleId="FooterChar">
    <w:name w:val="Footer Char"/>
    <w:basedOn w:val="DefaultParagraphFont"/>
    <w:link w:val="Footer"/>
    <w:uiPriority w:val="99"/>
    <w:rsid w:val="00FE6766"/>
  </w:style>
  <w:style w:type="character" w:styleId="UnresolvedMention">
    <w:name w:val="Unresolved Mention"/>
    <w:basedOn w:val="DefaultParagraphFont"/>
    <w:uiPriority w:val="99"/>
    <w:semiHidden/>
    <w:unhideWhenUsed/>
    <w:rsid w:val="00BE03B2"/>
    <w:rPr>
      <w:color w:val="605E5C"/>
      <w:shd w:val="clear" w:color="auto" w:fill="E1DFDD"/>
    </w:rPr>
  </w:style>
  <w:style w:type="character" w:customStyle="1" w:styleId="Heading1Char">
    <w:name w:val="Heading 1 Char"/>
    <w:basedOn w:val="DefaultParagraphFont"/>
    <w:link w:val="Heading1"/>
    <w:uiPriority w:val="9"/>
    <w:rsid w:val="004A52A7"/>
    <w:rPr>
      <w:rFonts w:asciiTheme="majorHAnsi" w:eastAsiaTheme="majorEastAsia" w:hAnsiTheme="majorHAnsi" w:cstheme="majorBidi"/>
      <w:sz w:val="28"/>
      <w:szCs w:val="32"/>
    </w:rPr>
  </w:style>
  <w:style w:type="character" w:customStyle="1" w:styleId="Heading2Char">
    <w:name w:val="Heading 2 Char"/>
    <w:basedOn w:val="DefaultParagraphFont"/>
    <w:link w:val="Heading2"/>
    <w:uiPriority w:val="9"/>
    <w:rsid w:val="004A52A7"/>
    <w:rPr>
      <w:rFonts w:asciiTheme="majorHAnsi" w:eastAsiaTheme="majorEastAsia" w:hAnsiTheme="majorHAnsi" w:cstheme="majorBidi"/>
      <w:sz w:val="22"/>
      <w:szCs w:val="26"/>
    </w:rPr>
  </w:style>
  <w:style w:type="paragraph" w:styleId="TOCHeading">
    <w:name w:val="TOC Heading"/>
    <w:basedOn w:val="Heading1"/>
    <w:next w:val="Normal"/>
    <w:uiPriority w:val="39"/>
    <w:unhideWhenUsed/>
    <w:qFormat/>
    <w:rsid w:val="001B28D6"/>
    <w:pPr>
      <w:spacing w:line="259" w:lineRule="auto"/>
      <w:outlineLvl w:val="9"/>
    </w:pPr>
    <w:rPr>
      <w:color w:val="365F91" w:themeColor="accent1" w:themeShade="BF"/>
      <w:sz w:val="32"/>
    </w:rPr>
  </w:style>
  <w:style w:type="paragraph" w:styleId="TOC1">
    <w:name w:val="toc 1"/>
    <w:basedOn w:val="Normal"/>
    <w:next w:val="Normal"/>
    <w:autoRedefine/>
    <w:uiPriority w:val="39"/>
    <w:unhideWhenUsed/>
    <w:rsid w:val="001B28D6"/>
    <w:pPr>
      <w:spacing w:after="100"/>
    </w:pPr>
  </w:style>
  <w:style w:type="paragraph" w:styleId="TOC2">
    <w:name w:val="toc 2"/>
    <w:basedOn w:val="Normal"/>
    <w:next w:val="Normal"/>
    <w:autoRedefine/>
    <w:uiPriority w:val="39"/>
    <w:unhideWhenUsed/>
    <w:rsid w:val="00DE2E9B"/>
    <w:pPr>
      <w:tabs>
        <w:tab w:val="right" w:leader="dot" w:pos="8630"/>
      </w:tabs>
      <w:spacing w:after="100"/>
      <w:ind w:left="240"/>
    </w:pPr>
    <w:rPr>
      <w:rFonts w:asciiTheme="majorHAnsi" w:hAnsiTheme="majorHAnsi" w:cstheme="majorHAnsi"/>
      <w:b/>
      <w:b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015837">
      <w:bodyDiv w:val="1"/>
      <w:marLeft w:val="0"/>
      <w:marRight w:val="0"/>
      <w:marTop w:val="0"/>
      <w:marBottom w:val="0"/>
      <w:divBdr>
        <w:top w:val="none" w:sz="0" w:space="0" w:color="auto"/>
        <w:left w:val="none" w:sz="0" w:space="0" w:color="auto"/>
        <w:bottom w:val="none" w:sz="0" w:space="0" w:color="auto"/>
        <w:right w:val="none" w:sz="0" w:space="0" w:color="auto"/>
      </w:divBdr>
    </w:div>
    <w:div w:id="468940555">
      <w:bodyDiv w:val="1"/>
      <w:marLeft w:val="0"/>
      <w:marRight w:val="0"/>
      <w:marTop w:val="0"/>
      <w:marBottom w:val="0"/>
      <w:divBdr>
        <w:top w:val="none" w:sz="0" w:space="0" w:color="auto"/>
        <w:left w:val="none" w:sz="0" w:space="0" w:color="auto"/>
        <w:bottom w:val="none" w:sz="0" w:space="0" w:color="auto"/>
        <w:right w:val="none" w:sz="0" w:space="0" w:color="auto"/>
      </w:divBdr>
    </w:div>
    <w:div w:id="725491193">
      <w:bodyDiv w:val="1"/>
      <w:marLeft w:val="0"/>
      <w:marRight w:val="0"/>
      <w:marTop w:val="0"/>
      <w:marBottom w:val="0"/>
      <w:divBdr>
        <w:top w:val="none" w:sz="0" w:space="0" w:color="auto"/>
        <w:left w:val="none" w:sz="0" w:space="0" w:color="auto"/>
        <w:bottom w:val="none" w:sz="0" w:space="0" w:color="auto"/>
        <w:right w:val="none" w:sz="0" w:space="0" w:color="auto"/>
      </w:divBdr>
    </w:div>
    <w:div w:id="934361304">
      <w:bodyDiv w:val="1"/>
      <w:marLeft w:val="0"/>
      <w:marRight w:val="0"/>
      <w:marTop w:val="0"/>
      <w:marBottom w:val="0"/>
      <w:divBdr>
        <w:top w:val="none" w:sz="0" w:space="0" w:color="auto"/>
        <w:left w:val="none" w:sz="0" w:space="0" w:color="auto"/>
        <w:bottom w:val="none" w:sz="0" w:space="0" w:color="auto"/>
        <w:right w:val="none" w:sz="0" w:space="0" w:color="auto"/>
      </w:divBdr>
    </w:div>
    <w:div w:id="1591962188">
      <w:bodyDiv w:val="1"/>
      <w:marLeft w:val="0"/>
      <w:marRight w:val="0"/>
      <w:marTop w:val="0"/>
      <w:marBottom w:val="0"/>
      <w:divBdr>
        <w:top w:val="none" w:sz="0" w:space="0" w:color="auto"/>
        <w:left w:val="none" w:sz="0" w:space="0" w:color="auto"/>
        <w:bottom w:val="none" w:sz="0" w:space="0" w:color="auto"/>
        <w:right w:val="none" w:sz="0" w:space="0" w:color="auto"/>
      </w:divBdr>
    </w:div>
    <w:div w:id="1694724042">
      <w:bodyDiv w:val="1"/>
      <w:marLeft w:val="0"/>
      <w:marRight w:val="0"/>
      <w:marTop w:val="0"/>
      <w:marBottom w:val="0"/>
      <w:divBdr>
        <w:top w:val="none" w:sz="0" w:space="0" w:color="auto"/>
        <w:left w:val="none" w:sz="0" w:space="0" w:color="auto"/>
        <w:bottom w:val="none" w:sz="0" w:space="0" w:color="auto"/>
        <w:right w:val="none" w:sz="0" w:space="0" w:color="auto"/>
      </w:divBdr>
    </w:div>
    <w:div w:id="20240174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4403FE-DC56-498B-86C1-119689998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19</Pages>
  <Words>5937</Words>
  <Characters>33841</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 Cong Thanh</dc:creator>
  <cp:keywords/>
  <dc:description/>
  <cp:lastModifiedBy>Cong</cp:lastModifiedBy>
  <cp:revision>34</cp:revision>
  <dcterms:created xsi:type="dcterms:W3CDTF">2020-10-02T21:20:00Z</dcterms:created>
  <dcterms:modified xsi:type="dcterms:W3CDTF">2020-10-03T00:56:00Z</dcterms:modified>
</cp:coreProperties>
</file>